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DD48F" w14:textId="402300F3" w:rsidR="00597D84" w:rsidRDefault="00CA3C14" w:rsidP="008B02B4">
      <w:pPr>
        <w:pStyle w:val="Titel"/>
      </w:pPr>
      <w:r>
        <w:t>Projektdokumentation</w:t>
      </w:r>
    </w:p>
    <w:p w14:paraId="0424A37B" w14:textId="7D081CE5" w:rsidR="00CA3C14" w:rsidRDefault="00CA3C14" w:rsidP="008B02B4">
      <w:pPr>
        <w:pStyle w:val="Untertitel"/>
      </w:pPr>
      <w:proofErr w:type="spellStart"/>
      <w:r>
        <w:t>RefugeesWelcomeApp</w:t>
      </w:r>
      <w:proofErr w:type="spellEnd"/>
    </w:p>
    <w:p w14:paraId="0CA04F1F" w14:textId="77777777" w:rsidR="00CA3C14" w:rsidRDefault="00CA3C14"/>
    <w:p w14:paraId="3B4965B8" w14:textId="77777777" w:rsidR="00CA3C14" w:rsidRDefault="00CA3C14"/>
    <w:p w14:paraId="09D0064F" w14:textId="77777777" w:rsidR="00CA3C14" w:rsidRDefault="00CA3C14"/>
    <w:p w14:paraId="0C8EBC99" w14:textId="77777777" w:rsidR="00CA3C14" w:rsidRDefault="00CA3C14"/>
    <w:p w14:paraId="5AE60063" w14:textId="77777777" w:rsidR="00CA3C14" w:rsidRDefault="00CA3C14"/>
    <w:p w14:paraId="44A9C8C1" w14:textId="77777777" w:rsidR="00CA3C14" w:rsidRDefault="00CA3C14"/>
    <w:p w14:paraId="40877871" w14:textId="77777777" w:rsidR="00CA3C14" w:rsidRDefault="00CA3C14"/>
    <w:p w14:paraId="28246935" w14:textId="77777777" w:rsidR="00CA3C14" w:rsidRDefault="00CA3C14"/>
    <w:p w14:paraId="17E4EE26" w14:textId="77777777" w:rsidR="00CA3C14" w:rsidRDefault="00CA3C14"/>
    <w:p w14:paraId="4490DDC1" w14:textId="77777777" w:rsidR="00CA3C14" w:rsidRDefault="00CA3C14"/>
    <w:p w14:paraId="04980690" w14:textId="77777777" w:rsidR="00CA3C14" w:rsidRDefault="00CA3C14"/>
    <w:p w14:paraId="574086CC" w14:textId="77777777" w:rsidR="00CA3C14" w:rsidRDefault="00CA3C14"/>
    <w:p w14:paraId="61801AB2" w14:textId="77777777" w:rsidR="00CA3C14" w:rsidRDefault="00CA3C14"/>
    <w:p w14:paraId="0A8D0FA9" w14:textId="77777777" w:rsidR="00CA3C14" w:rsidRDefault="00CA3C14"/>
    <w:p w14:paraId="609E7692" w14:textId="77777777" w:rsidR="00CA3C14" w:rsidRDefault="00CA3C14"/>
    <w:p w14:paraId="3A37B760" w14:textId="08AF70EE" w:rsidR="00CA3C14" w:rsidRDefault="00CA3C14" w:rsidP="008B02B4">
      <w:pPr>
        <w:tabs>
          <w:tab w:val="left" w:pos="7770"/>
        </w:tabs>
      </w:pPr>
      <w:r>
        <w:tab/>
      </w:r>
    </w:p>
    <w:p w14:paraId="0682ACC7" w14:textId="77777777" w:rsidR="00CA3C14" w:rsidRDefault="00CA3C14"/>
    <w:p w14:paraId="5E2B0C08" w14:textId="77777777" w:rsidR="00CA3C14" w:rsidRDefault="00CA3C14"/>
    <w:p w14:paraId="34798286" w14:textId="77777777" w:rsidR="00CA3C14" w:rsidRDefault="00CA3C14"/>
    <w:p w14:paraId="34910C92" w14:textId="77777777" w:rsidR="00CA3C14" w:rsidRDefault="00CA3C14"/>
    <w:p w14:paraId="3B9C183A" w14:textId="77777777" w:rsidR="00CA3C14" w:rsidRDefault="00CA3C14"/>
    <w:p w14:paraId="6E5A4514" w14:textId="77777777" w:rsidR="00CA3C14" w:rsidRDefault="00CA3C14"/>
    <w:p w14:paraId="18191292" w14:textId="77777777" w:rsidR="00CA3C14" w:rsidRDefault="00CA3C14"/>
    <w:p w14:paraId="14EA19B9" w14:textId="77777777" w:rsidR="00CA3C14" w:rsidRDefault="00CA3C14"/>
    <w:p w14:paraId="73E987E6" w14:textId="77777777" w:rsidR="00CA3C14" w:rsidRDefault="00CA3C14"/>
    <w:p w14:paraId="610F7D83" w14:textId="5D603710" w:rsidR="00CA3C14" w:rsidRDefault="00CA3C14">
      <w:r>
        <w:t xml:space="preserve">Autoren: </w:t>
      </w:r>
      <w:r>
        <w:tab/>
      </w:r>
      <w:r>
        <w:tab/>
      </w:r>
      <w:r>
        <w:tab/>
        <w:t xml:space="preserve">Nico Remus, Philipp Staats, Stefan </w:t>
      </w:r>
      <w:proofErr w:type="spellStart"/>
      <w:r>
        <w:t>Ludowicy</w:t>
      </w:r>
      <w:proofErr w:type="spellEnd"/>
      <w:r>
        <w:t xml:space="preserve"> und Jean-P. </w:t>
      </w:r>
      <w:proofErr w:type="spellStart"/>
      <w:r>
        <w:t>Klodzinski</w:t>
      </w:r>
      <w:proofErr w:type="spellEnd"/>
      <w:r>
        <w:t xml:space="preserve"> </w:t>
      </w:r>
    </w:p>
    <w:p w14:paraId="79450685" w14:textId="4F2D4345" w:rsidR="00CA3C14" w:rsidRDefault="00CA3C14">
      <w:r>
        <w:t>Bearbeitungszeitraum:</w:t>
      </w:r>
      <w:r>
        <w:tab/>
      </w:r>
      <w:r>
        <w:tab/>
        <w:t>5. Semester</w:t>
      </w:r>
    </w:p>
    <w:p w14:paraId="68182548" w14:textId="73DF766B" w:rsidR="00CA3C14" w:rsidRDefault="00CA3C14">
      <w:r>
        <w:t xml:space="preserve">Semestergemeinschaft: </w:t>
      </w:r>
      <w:r>
        <w:tab/>
        <w:t>DWI 13</w:t>
      </w:r>
    </w:p>
    <w:sdt>
      <w:sdtPr>
        <w:id w:val="805057232"/>
        <w:docPartObj>
          <w:docPartGallery w:val="Table of Contents"/>
          <w:docPartUnique/>
        </w:docPartObj>
      </w:sdtPr>
      <w:sdtEndPr>
        <w:rPr>
          <w:b/>
          <w:bCs/>
        </w:rPr>
      </w:sdtEndPr>
      <w:sdtContent>
        <w:p w14:paraId="5093EAFB" w14:textId="55AA8A08" w:rsidR="00CA3C14" w:rsidRDefault="00CA3C14">
          <w:r>
            <w:br w:type="page"/>
          </w:r>
        </w:p>
        <w:p w14:paraId="501F6BB9" w14:textId="37BFB51D" w:rsidR="00597D84" w:rsidRDefault="00597D84" w:rsidP="005E3665">
          <w:r>
            <w:lastRenderedPageBreak/>
            <w:t>Inhaltsverzeichnis</w:t>
          </w:r>
        </w:p>
        <w:p w14:paraId="035C5FCA" w14:textId="77777777" w:rsidR="003A603A" w:rsidRDefault="00597D84">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39671985" w:history="1">
            <w:r w:rsidR="003A603A" w:rsidRPr="00442BBA">
              <w:rPr>
                <w:rStyle w:val="Hyperlink"/>
                <w:noProof/>
              </w:rPr>
              <w:t>1</w:t>
            </w:r>
            <w:r w:rsidR="003A603A">
              <w:rPr>
                <w:rFonts w:eastAsiaTheme="minorEastAsia"/>
                <w:noProof/>
                <w:lang w:eastAsia="de-DE"/>
              </w:rPr>
              <w:tab/>
            </w:r>
            <w:r w:rsidR="003A603A" w:rsidRPr="00442BBA">
              <w:rPr>
                <w:rStyle w:val="Hyperlink"/>
                <w:noProof/>
              </w:rPr>
              <w:t>Projektbeschreibung</w:t>
            </w:r>
            <w:r w:rsidR="003A603A">
              <w:rPr>
                <w:noProof/>
                <w:webHidden/>
              </w:rPr>
              <w:tab/>
            </w:r>
            <w:r w:rsidR="003A603A">
              <w:rPr>
                <w:noProof/>
                <w:webHidden/>
              </w:rPr>
              <w:fldChar w:fldCharType="begin"/>
            </w:r>
            <w:r w:rsidR="003A603A">
              <w:rPr>
                <w:noProof/>
                <w:webHidden/>
              </w:rPr>
              <w:instrText xml:space="preserve"> PAGEREF _Toc439671985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09D38A8C" w14:textId="77777777" w:rsidR="003A603A" w:rsidRDefault="00D701D9">
          <w:pPr>
            <w:pStyle w:val="Verzeichnis2"/>
            <w:tabs>
              <w:tab w:val="left" w:pos="880"/>
              <w:tab w:val="right" w:leader="dot" w:pos="9062"/>
            </w:tabs>
            <w:rPr>
              <w:rFonts w:eastAsiaTheme="minorEastAsia"/>
              <w:noProof/>
              <w:lang w:eastAsia="de-DE"/>
            </w:rPr>
          </w:pPr>
          <w:hyperlink w:anchor="_Toc439671986" w:history="1">
            <w:r w:rsidR="003A603A" w:rsidRPr="00442BBA">
              <w:rPr>
                <w:rStyle w:val="Hyperlink"/>
                <w:noProof/>
              </w:rPr>
              <w:t>1.1</w:t>
            </w:r>
            <w:r w:rsidR="003A603A">
              <w:rPr>
                <w:rFonts w:eastAsiaTheme="minorEastAsia"/>
                <w:noProof/>
                <w:lang w:eastAsia="de-DE"/>
              </w:rPr>
              <w:tab/>
            </w:r>
            <w:r w:rsidR="003A603A" w:rsidRPr="00442BBA">
              <w:rPr>
                <w:rStyle w:val="Hyperlink"/>
                <w:noProof/>
              </w:rPr>
              <w:t>Ausgangsituation</w:t>
            </w:r>
            <w:r w:rsidR="003A603A">
              <w:rPr>
                <w:noProof/>
                <w:webHidden/>
              </w:rPr>
              <w:tab/>
            </w:r>
            <w:r w:rsidR="003A603A">
              <w:rPr>
                <w:noProof/>
                <w:webHidden/>
              </w:rPr>
              <w:fldChar w:fldCharType="begin"/>
            </w:r>
            <w:r w:rsidR="003A603A">
              <w:rPr>
                <w:noProof/>
                <w:webHidden/>
              </w:rPr>
              <w:instrText xml:space="preserve"> PAGEREF _Toc439671986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1376DF40" w14:textId="77777777" w:rsidR="003A603A" w:rsidRDefault="00D701D9">
          <w:pPr>
            <w:pStyle w:val="Verzeichnis2"/>
            <w:tabs>
              <w:tab w:val="left" w:pos="880"/>
              <w:tab w:val="right" w:leader="dot" w:pos="9062"/>
            </w:tabs>
            <w:rPr>
              <w:rFonts w:eastAsiaTheme="minorEastAsia"/>
              <w:noProof/>
              <w:lang w:eastAsia="de-DE"/>
            </w:rPr>
          </w:pPr>
          <w:hyperlink w:anchor="_Toc439671987" w:history="1">
            <w:r w:rsidR="003A603A" w:rsidRPr="00442BBA">
              <w:rPr>
                <w:rStyle w:val="Hyperlink"/>
                <w:noProof/>
              </w:rPr>
              <w:t>1.2</w:t>
            </w:r>
            <w:r w:rsidR="003A603A">
              <w:rPr>
                <w:rFonts w:eastAsiaTheme="minorEastAsia"/>
                <w:noProof/>
                <w:lang w:eastAsia="de-DE"/>
              </w:rPr>
              <w:tab/>
            </w:r>
            <w:r w:rsidR="003A603A" w:rsidRPr="00442BBA">
              <w:rPr>
                <w:rStyle w:val="Hyperlink"/>
                <w:noProof/>
              </w:rPr>
              <w:t>Zielsetzung</w:t>
            </w:r>
            <w:r w:rsidR="003A603A">
              <w:rPr>
                <w:noProof/>
                <w:webHidden/>
              </w:rPr>
              <w:tab/>
            </w:r>
            <w:r w:rsidR="003A603A">
              <w:rPr>
                <w:noProof/>
                <w:webHidden/>
              </w:rPr>
              <w:fldChar w:fldCharType="begin"/>
            </w:r>
            <w:r w:rsidR="003A603A">
              <w:rPr>
                <w:noProof/>
                <w:webHidden/>
              </w:rPr>
              <w:instrText xml:space="preserve"> PAGEREF _Toc439671987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25F4B2D" w14:textId="77777777" w:rsidR="003A603A" w:rsidRDefault="00D701D9">
          <w:pPr>
            <w:pStyle w:val="Verzeichnis3"/>
            <w:tabs>
              <w:tab w:val="left" w:pos="1320"/>
              <w:tab w:val="right" w:leader="dot" w:pos="9062"/>
            </w:tabs>
            <w:rPr>
              <w:rFonts w:eastAsiaTheme="minorEastAsia"/>
              <w:noProof/>
              <w:lang w:eastAsia="de-DE"/>
            </w:rPr>
          </w:pPr>
          <w:hyperlink w:anchor="_Toc439671988" w:history="1">
            <w:r w:rsidR="003A603A" w:rsidRPr="00442BBA">
              <w:rPr>
                <w:rStyle w:val="Hyperlink"/>
                <w:noProof/>
              </w:rPr>
              <w:t>1.2.1</w:t>
            </w:r>
            <w:r w:rsidR="003A603A">
              <w:rPr>
                <w:rFonts w:eastAsiaTheme="minorEastAsia"/>
                <w:noProof/>
                <w:lang w:eastAsia="de-DE"/>
              </w:rPr>
              <w:tab/>
            </w:r>
            <w:r w:rsidR="003A603A" w:rsidRPr="00442BBA">
              <w:rPr>
                <w:rStyle w:val="Hyperlink"/>
                <w:noProof/>
              </w:rPr>
              <w:t>Grobkonzept</w:t>
            </w:r>
            <w:r w:rsidR="003A603A">
              <w:rPr>
                <w:noProof/>
                <w:webHidden/>
              </w:rPr>
              <w:tab/>
            </w:r>
            <w:r w:rsidR="003A603A">
              <w:rPr>
                <w:noProof/>
                <w:webHidden/>
              </w:rPr>
              <w:fldChar w:fldCharType="begin"/>
            </w:r>
            <w:r w:rsidR="003A603A">
              <w:rPr>
                <w:noProof/>
                <w:webHidden/>
              </w:rPr>
              <w:instrText xml:space="preserve"> PAGEREF _Toc439671988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2CD3EEA4" w14:textId="77777777" w:rsidR="003A603A" w:rsidRDefault="00D701D9">
          <w:pPr>
            <w:pStyle w:val="Verzeichnis3"/>
            <w:tabs>
              <w:tab w:val="left" w:pos="1320"/>
              <w:tab w:val="right" w:leader="dot" w:pos="9062"/>
            </w:tabs>
            <w:rPr>
              <w:rFonts w:eastAsiaTheme="minorEastAsia"/>
              <w:noProof/>
              <w:lang w:eastAsia="de-DE"/>
            </w:rPr>
          </w:pPr>
          <w:hyperlink w:anchor="_Toc439671989" w:history="1">
            <w:r w:rsidR="003A603A" w:rsidRPr="00442BBA">
              <w:rPr>
                <w:rStyle w:val="Hyperlink"/>
                <w:noProof/>
              </w:rPr>
              <w:t>1.2.2</w:t>
            </w:r>
            <w:r w:rsidR="003A603A">
              <w:rPr>
                <w:rFonts w:eastAsiaTheme="minorEastAsia"/>
                <w:noProof/>
                <w:lang w:eastAsia="de-DE"/>
              </w:rPr>
              <w:tab/>
            </w:r>
            <w:r w:rsidR="003A603A" w:rsidRPr="00442BBA">
              <w:rPr>
                <w:rStyle w:val="Hyperlink"/>
                <w:noProof/>
              </w:rPr>
              <w:t>Zielgruppe</w:t>
            </w:r>
            <w:r w:rsidR="003A603A">
              <w:rPr>
                <w:noProof/>
                <w:webHidden/>
              </w:rPr>
              <w:tab/>
            </w:r>
            <w:r w:rsidR="003A603A">
              <w:rPr>
                <w:noProof/>
                <w:webHidden/>
              </w:rPr>
              <w:fldChar w:fldCharType="begin"/>
            </w:r>
            <w:r w:rsidR="003A603A">
              <w:rPr>
                <w:noProof/>
                <w:webHidden/>
              </w:rPr>
              <w:instrText xml:space="preserve"> PAGEREF _Toc439671989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976D5A1" w14:textId="77777777" w:rsidR="003A603A" w:rsidRDefault="00D701D9">
          <w:pPr>
            <w:pStyle w:val="Verzeichnis3"/>
            <w:tabs>
              <w:tab w:val="left" w:pos="1320"/>
              <w:tab w:val="right" w:leader="dot" w:pos="9062"/>
            </w:tabs>
            <w:rPr>
              <w:rFonts w:eastAsiaTheme="minorEastAsia"/>
              <w:noProof/>
              <w:lang w:eastAsia="de-DE"/>
            </w:rPr>
          </w:pPr>
          <w:hyperlink w:anchor="_Toc439671990" w:history="1">
            <w:r w:rsidR="003A603A" w:rsidRPr="00442BBA">
              <w:rPr>
                <w:rStyle w:val="Hyperlink"/>
                <w:noProof/>
              </w:rPr>
              <w:t>1.2.3</w:t>
            </w:r>
            <w:r w:rsidR="003A603A">
              <w:rPr>
                <w:rFonts w:eastAsiaTheme="minorEastAsia"/>
                <w:noProof/>
                <w:lang w:eastAsia="de-DE"/>
              </w:rPr>
              <w:tab/>
            </w:r>
            <w:r w:rsidR="003A603A" w:rsidRPr="00442BBA">
              <w:rPr>
                <w:rStyle w:val="Hyperlink"/>
                <w:noProof/>
              </w:rPr>
              <w:t>Funktion und benötigte Rechte der Benutzergruppen</w:t>
            </w:r>
            <w:r w:rsidR="003A603A">
              <w:rPr>
                <w:noProof/>
                <w:webHidden/>
              </w:rPr>
              <w:tab/>
            </w:r>
            <w:r w:rsidR="003A603A">
              <w:rPr>
                <w:noProof/>
                <w:webHidden/>
              </w:rPr>
              <w:fldChar w:fldCharType="begin"/>
            </w:r>
            <w:r w:rsidR="003A603A">
              <w:rPr>
                <w:noProof/>
                <w:webHidden/>
              </w:rPr>
              <w:instrText xml:space="preserve"> PAGEREF _Toc439671990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3EEE6957" w14:textId="77777777" w:rsidR="003A603A" w:rsidRDefault="00D701D9">
          <w:pPr>
            <w:pStyle w:val="Verzeichnis3"/>
            <w:tabs>
              <w:tab w:val="left" w:pos="1320"/>
              <w:tab w:val="right" w:leader="dot" w:pos="9062"/>
            </w:tabs>
            <w:rPr>
              <w:rFonts w:eastAsiaTheme="minorEastAsia"/>
              <w:noProof/>
              <w:lang w:eastAsia="de-DE"/>
            </w:rPr>
          </w:pPr>
          <w:hyperlink w:anchor="_Toc439671991" w:history="1">
            <w:r w:rsidR="003A603A" w:rsidRPr="00442BBA">
              <w:rPr>
                <w:rStyle w:val="Hyperlink"/>
                <w:noProof/>
              </w:rPr>
              <w:t>1.2.4</w:t>
            </w:r>
            <w:r w:rsidR="003A603A">
              <w:rPr>
                <w:rFonts w:eastAsiaTheme="minorEastAsia"/>
                <w:noProof/>
                <w:lang w:eastAsia="de-DE"/>
              </w:rPr>
              <w:tab/>
            </w:r>
            <w:r w:rsidR="003A603A" w:rsidRPr="00442BBA">
              <w:rPr>
                <w:rStyle w:val="Hyperlink"/>
                <w:noProof/>
              </w:rPr>
              <w:t>Allgemeine Beschreibung der Funktionen</w:t>
            </w:r>
            <w:r w:rsidR="003A603A">
              <w:rPr>
                <w:noProof/>
                <w:webHidden/>
              </w:rPr>
              <w:tab/>
            </w:r>
            <w:r w:rsidR="003A603A">
              <w:rPr>
                <w:noProof/>
                <w:webHidden/>
              </w:rPr>
              <w:fldChar w:fldCharType="begin"/>
            </w:r>
            <w:r w:rsidR="003A603A">
              <w:rPr>
                <w:noProof/>
                <w:webHidden/>
              </w:rPr>
              <w:instrText xml:space="preserve"> PAGEREF _Toc439671991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B4BFF01" w14:textId="77777777" w:rsidR="003A603A" w:rsidRDefault="00D701D9">
          <w:pPr>
            <w:pStyle w:val="Verzeichnis3"/>
            <w:tabs>
              <w:tab w:val="left" w:pos="1320"/>
              <w:tab w:val="right" w:leader="dot" w:pos="9062"/>
            </w:tabs>
            <w:rPr>
              <w:rFonts w:eastAsiaTheme="minorEastAsia"/>
              <w:noProof/>
              <w:lang w:eastAsia="de-DE"/>
            </w:rPr>
          </w:pPr>
          <w:hyperlink w:anchor="_Toc439671992" w:history="1">
            <w:r w:rsidR="003A603A" w:rsidRPr="00442BBA">
              <w:rPr>
                <w:rStyle w:val="Hyperlink"/>
                <w:noProof/>
              </w:rPr>
              <w:t>1.2.5</w:t>
            </w:r>
            <w:r w:rsidR="003A603A">
              <w:rPr>
                <w:rFonts w:eastAsiaTheme="minorEastAsia"/>
                <w:noProof/>
                <w:lang w:eastAsia="de-DE"/>
              </w:rPr>
              <w:tab/>
            </w:r>
            <w:r w:rsidR="003A603A" w:rsidRPr="00442BBA">
              <w:rPr>
                <w:rStyle w:val="Hyperlink"/>
                <w:noProof/>
              </w:rPr>
              <w:t>Genutzte Plattformen</w:t>
            </w:r>
            <w:r w:rsidR="003A603A">
              <w:rPr>
                <w:noProof/>
                <w:webHidden/>
              </w:rPr>
              <w:tab/>
            </w:r>
            <w:r w:rsidR="003A603A">
              <w:rPr>
                <w:noProof/>
                <w:webHidden/>
              </w:rPr>
              <w:fldChar w:fldCharType="begin"/>
            </w:r>
            <w:r w:rsidR="003A603A">
              <w:rPr>
                <w:noProof/>
                <w:webHidden/>
              </w:rPr>
              <w:instrText xml:space="preserve"> PAGEREF _Toc439671992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0D829F62" w14:textId="77777777" w:rsidR="003A603A" w:rsidRDefault="00D701D9">
          <w:pPr>
            <w:pStyle w:val="Verzeichnis3"/>
            <w:tabs>
              <w:tab w:val="left" w:pos="1320"/>
              <w:tab w:val="right" w:leader="dot" w:pos="9062"/>
            </w:tabs>
            <w:rPr>
              <w:rFonts w:eastAsiaTheme="minorEastAsia"/>
              <w:noProof/>
              <w:lang w:eastAsia="de-DE"/>
            </w:rPr>
          </w:pPr>
          <w:hyperlink w:anchor="_Toc439671993" w:history="1">
            <w:r w:rsidR="003A603A" w:rsidRPr="00442BBA">
              <w:rPr>
                <w:rStyle w:val="Hyperlink"/>
                <w:noProof/>
              </w:rPr>
              <w:t>1.2.6</w:t>
            </w:r>
            <w:r w:rsidR="003A603A">
              <w:rPr>
                <w:rFonts w:eastAsiaTheme="minorEastAsia"/>
                <w:noProof/>
                <w:lang w:eastAsia="de-DE"/>
              </w:rPr>
              <w:tab/>
            </w:r>
            <w:r w:rsidR="003A603A" w:rsidRPr="00442BBA">
              <w:rPr>
                <w:rStyle w:val="Hyperlink"/>
                <w:noProof/>
              </w:rPr>
              <w:t>Rahmenbedingungen</w:t>
            </w:r>
            <w:r w:rsidR="003A603A">
              <w:rPr>
                <w:noProof/>
                <w:webHidden/>
              </w:rPr>
              <w:tab/>
            </w:r>
            <w:r w:rsidR="003A603A">
              <w:rPr>
                <w:noProof/>
                <w:webHidden/>
              </w:rPr>
              <w:fldChar w:fldCharType="begin"/>
            </w:r>
            <w:r w:rsidR="003A603A">
              <w:rPr>
                <w:noProof/>
                <w:webHidden/>
              </w:rPr>
              <w:instrText xml:space="preserve"> PAGEREF _Toc439671993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67293A28" w14:textId="77777777" w:rsidR="003A603A" w:rsidRDefault="00D701D9">
          <w:pPr>
            <w:pStyle w:val="Verzeichnis3"/>
            <w:tabs>
              <w:tab w:val="left" w:pos="1320"/>
              <w:tab w:val="right" w:leader="dot" w:pos="9062"/>
            </w:tabs>
            <w:rPr>
              <w:rFonts w:eastAsiaTheme="minorEastAsia"/>
              <w:noProof/>
              <w:lang w:eastAsia="de-DE"/>
            </w:rPr>
          </w:pPr>
          <w:hyperlink w:anchor="_Toc439671994" w:history="1">
            <w:r w:rsidR="003A603A" w:rsidRPr="00442BBA">
              <w:rPr>
                <w:rStyle w:val="Hyperlink"/>
                <w:noProof/>
              </w:rPr>
              <w:t>1.2.7</w:t>
            </w:r>
            <w:r w:rsidR="003A603A">
              <w:rPr>
                <w:rFonts w:eastAsiaTheme="minorEastAsia"/>
                <w:noProof/>
                <w:lang w:eastAsia="de-DE"/>
              </w:rPr>
              <w:tab/>
            </w:r>
            <w:r w:rsidR="003A603A" w:rsidRPr="00442BBA">
              <w:rPr>
                <w:rStyle w:val="Hyperlink"/>
                <w:noProof/>
              </w:rPr>
              <w:t>Technische Umgebung</w:t>
            </w:r>
            <w:r w:rsidR="003A603A">
              <w:rPr>
                <w:noProof/>
                <w:webHidden/>
              </w:rPr>
              <w:tab/>
            </w:r>
            <w:r w:rsidR="003A603A">
              <w:rPr>
                <w:noProof/>
                <w:webHidden/>
              </w:rPr>
              <w:fldChar w:fldCharType="begin"/>
            </w:r>
            <w:r w:rsidR="003A603A">
              <w:rPr>
                <w:noProof/>
                <w:webHidden/>
              </w:rPr>
              <w:instrText xml:space="preserve"> PAGEREF _Toc439671994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33A8FC47" w14:textId="77777777" w:rsidR="003A603A" w:rsidRDefault="00D701D9">
          <w:pPr>
            <w:pStyle w:val="Verzeichnis3"/>
            <w:tabs>
              <w:tab w:val="left" w:pos="1320"/>
              <w:tab w:val="right" w:leader="dot" w:pos="9062"/>
            </w:tabs>
            <w:rPr>
              <w:rFonts w:eastAsiaTheme="minorEastAsia"/>
              <w:noProof/>
              <w:lang w:eastAsia="de-DE"/>
            </w:rPr>
          </w:pPr>
          <w:hyperlink w:anchor="_Toc439671995" w:history="1">
            <w:r w:rsidR="003A603A" w:rsidRPr="00442BBA">
              <w:rPr>
                <w:rStyle w:val="Hyperlink"/>
                <w:noProof/>
              </w:rPr>
              <w:t>1.2.8</w:t>
            </w:r>
            <w:r w:rsidR="003A603A">
              <w:rPr>
                <w:rFonts w:eastAsiaTheme="minorEastAsia"/>
                <w:noProof/>
                <w:lang w:eastAsia="de-DE"/>
              </w:rPr>
              <w:tab/>
            </w:r>
            <w:r w:rsidR="003A603A" w:rsidRPr="00442BBA">
              <w:rPr>
                <w:rStyle w:val="Hyperlink"/>
                <w:noProof/>
              </w:rPr>
              <w:t>Einsatzbedingungen</w:t>
            </w:r>
            <w:r w:rsidR="003A603A">
              <w:rPr>
                <w:noProof/>
                <w:webHidden/>
              </w:rPr>
              <w:tab/>
            </w:r>
            <w:r w:rsidR="003A603A">
              <w:rPr>
                <w:noProof/>
                <w:webHidden/>
              </w:rPr>
              <w:fldChar w:fldCharType="begin"/>
            </w:r>
            <w:r w:rsidR="003A603A">
              <w:rPr>
                <w:noProof/>
                <w:webHidden/>
              </w:rPr>
              <w:instrText xml:space="preserve"> PAGEREF _Toc439671995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74E31146" w14:textId="77777777" w:rsidR="003A603A" w:rsidRDefault="00D701D9">
          <w:pPr>
            <w:pStyle w:val="Verzeichnis3"/>
            <w:tabs>
              <w:tab w:val="left" w:pos="1320"/>
              <w:tab w:val="right" w:leader="dot" w:pos="9062"/>
            </w:tabs>
            <w:rPr>
              <w:rFonts w:eastAsiaTheme="minorEastAsia"/>
              <w:noProof/>
              <w:lang w:eastAsia="de-DE"/>
            </w:rPr>
          </w:pPr>
          <w:hyperlink w:anchor="_Toc439671996" w:history="1">
            <w:r w:rsidR="003A603A" w:rsidRPr="00442BBA">
              <w:rPr>
                <w:rStyle w:val="Hyperlink"/>
                <w:noProof/>
              </w:rPr>
              <w:t>1.2.9</w:t>
            </w:r>
            <w:r w:rsidR="003A603A">
              <w:rPr>
                <w:rFonts w:eastAsiaTheme="minorEastAsia"/>
                <w:noProof/>
                <w:lang w:eastAsia="de-DE"/>
              </w:rPr>
              <w:tab/>
            </w:r>
            <w:r w:rsidR="003A603A" w:rsidRPr="00442BBA">
              <w:rPr>
                <w:rStyle w:val="Hyperlink"/>
                <w:noProof/>
              </w:rPr>
              <w:t>Rechtliches</w:t>
            </w:r>
            <w:r w:rsidR="003A603A">
              <w:rPr>
                <w:noProof/>
                <w:webHidden/>
              </w:rPr>
              <w:tab/>
            </w:r>
            <w:r w:rsidR="003A603A">
              <w:rPr>
                <w:noProof/>
                <w:webHidden/>
              </w:rPr>
              <w:fldChar w:fldCharType="begin"/>
            </w:r>
            <w:r w:rsidR="003A603A">
              <w:rPr>
                <w:noProof/>
                <w:webHidden/>
              </w:rPr>
              <w:instrText xml:space="preserve"> PAGEREF _Toc439671996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461A9055" w14:textId="77777777" w:rsidR="003A603A" w:rsidRDefault="00D701D9">
          <w:pPr>
            <w:pStyle w:val="Verzeichnis3"/>
            <w:tabs>
              <w:tab w:val="left" w:pos="1320"/>
              <w:tab w:val="right" w:leader="dot" w:pos="9062"/>
            </w:tabs>
            <w:rPr>
              <w:rFonts w:eastAsiaTheme="minorEastAsia"/>
              <w:noProof/>
              <w:lang w:eastAsia="de-DE"/>
            </w:rPr>
          </w:pPr>
          <w:hyperlink w:anchor="_Toc439671997" w:history="1">
            <w:r w:rsidR="003A603A" w:rsidRPr="00442BBA">
              <w:rPr>
                <w:rStyle w:val="Hyperlink"/>
                <w:noProof/>
              </w:rPr>
              <w:t>1.2.10</w:t>
            </w:r>
            <w:r w:rsidR="003A603A">
              <w:rPr>
                <w:rFonts w:eastAsiaTheme="minorEastAsia"/>
                <w:noProof/>
                <w:lang w:eastAsia="de-DE"/>
              </w:rPr>
              <w:tab/>
            </w:r>
            <w:r w:rsidR="003A603A" w:rsidRPr="00442BBA">
              <w:rPr>
                <w:rStyle w:val="Hyperlink"/>
                <w:noProof/>
              </w:rPr>
              <w:t>Vorkenntnisse</w:t>
            </w:r>
            <w:r w:rsidR="003A603A">
              <w:rPr>
                <w:noProof/>
                <w:webHidden/>
              </w:rPr>
              <w:tab/>
            </w:r>
            <w:r w:rsidR="003A603A">
              <w:rPr>
                <w:noProof/>
                <w:webHidden/>
              </w:rPr>
              <w:fldChar w:fldCharType="begin"/>
            </w:r>
            <w:r w:rsidR="003A603A">
              <w:rPr>
                <w:noProof/>
                <w:webHidden/>
              </w:rPr>
              <w:instrText xml:space="preserve"> PAGEREF _Toc439671997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041FE7EC" w14:textId="77777777" w:rsidR="003A603A" w:rsidRDefault="00D701D9">
          <w:pPr>
            <w:pStyle w:val="Verzeichnis3"/>
            <w:tabs>
              <w:tab w:val="left" w:pos="1320"/>
              <w:tab w:val="right" w:leader="dot" w:pos="9062"/>
            </w:tabs>
            <w:rPr>
              <w:rFonts w:eastAsiaTheme="minorEastAsia"/>
              <w:noProof/>
              <w:lang w:eastAsia="de-DE"/>
            </w:rPr>
          </w:pPr>
          <w:hyperlink w:anchor="_Toc439671998" w:history="1">
            <w:r w:rsidR="003A603A" w:rsidRPr="00442BBA">
              <w:rPr>
                <w:rStyle w:val="Hyperlink"/>
                <w:noProof/>
              </w:rPr>
              <w:t>1.2.11</w:t>
            </w:r>
            <w:r w:rsidR="003A603A">
              <w:rPr>
                <w:rFonts w:eastAsiaTheme="minorEastAsia"/>
                <w:noProof/>
                <w:lang w:eastAsia="de-DE"/>
              </w:rPr>
              <w:tab/>
            </w:r>
            <w:r w:rsidR="003A603A" w:rsidRPr="00442BBA">
              <w:rPr>
                <w:rStyle w:val="Hyperlink"/>
                <w:noProof/>
              </w:rPr>
              <w:t>Einschränkungen</w:t>
            </w:r>
            <w:r w:rsidR="003A603A">
              <w:rPr>
                <w:noProof/>
                <w:webHidden/>
              </w:rPr>
              <w:tab/>
            </w:r>
            <w:r w:rsidR="003A603A">
              <w:rPr>
                <w:noProof/>
                <w:webHidden/>
              </w:rPr>
              <w:fldChar w:fldCharType="begin"/>
            </w:r>
            <w:r w:rsidR="003A603A">
              <w:rPr>
                <w:noProof/>
                <w:webHidden/>
              </w:rPr>
              <w:instrText xml:space="preserve"> PAGEREF _Toc439671998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5710F072" w14:textId="77777777" w:rsidR="003A603A" w:rsidRDefault="00D701D9">
          <w:pPr>
            <w:pStyle w:val="Verzeichnis2"/>
            <w:tabs>
              <w:tab w:val="left" w:pos="880"/>
              <w:tab w:val="right" w:leader="dot" w:pos="9062"/>
            </w:tabs>
            <w:rPr>
              <w:rFonts w:eastAsiaTheme="minorEastAsia"/>
              <w:noProof/>
              <w:lang w:eastAsia="de-DE"/>
            </w:rPr>
          </w:pPr>
          <w:hyperlink w:anchor="_Toc439671999" w:history="1">
            <w:r w:rsidR="003A603A" w:rsidRPr="00442BBA">
              <w:rPr>
                <w:rStyle w:val="Hyperlink"/>
                <w:i/>
                <w:iCs/>
                <w:noProof/>
              </w:rPr>
              <w:t>1.3</w:t>
            </w:r>
            <w:r w:rsidR="003A603A">
              <w:rPr>
                <w:rFonts w:eastAsiaTheme="minorEastAsia"/>
                <w:noProof/>
                <w:lang w:eastAsia="de-DE"/>
              </w:rPr>
              <w:tab/>
            </w:r>
            <w:r w:rsidR="003A603A" w:rsidRPr="00442BBA">
              <w:rPr>
                <w:rStyle w:val="Hyperlink"/>
                <w:noProof/>
              </w:rPr>
              <w:t>Meilensteine</w:t>
            </w:r>
            <w:r w:rsidR="003A603A">
              <w:rPr>
                <w:noProof/>
                <w:webHidden/>
              </w:rPr>
              <w:tab/>
            </w:r>
            <w:r w:rsidR="003A603A">
              <w:rPr>
                <w:noProof/>
                <w:webHidden/>
              </w:rPr>
              <w:fldChar w:fldCharType="begin"/>
            </w:r>
            <w:r w:rsidR="003A603A">
              <w:rPr>
                <w:noProof/>
                <w:webHidden/>
              </w:rPr>
              <w:instrText xml:space="preserve"> PAGEREF _Toc439671999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3FE52998" w14:textId="77777777" w:rsidR="003A603A" w:rsidRDefault="00D701D9">
          <w:pPr>
            <w:pStyle w:val="Verzeichnis1"/>
            <w:tabs>
              <w:tab w:val="left" w:pos="440"/>
              <w:tab w:val="right" w:leader="dot" w:pos="9062"/>
            </w:tabs>
            <w:rPr>
              <w:rFonts w:eastAsiaTheme="minorEastAsia"/>
              <w:noProof/>
              <w:lang w:eastAsia="de-DE"/>
            </w:rPr>
          </w:pPr>
          <w:hyperlink w:anchor="_Toc439672000" w:history="1">
            <w:r w:rsidR="003A603A" w:rsidRPr="00442BBA">
              <w:rPr>
                <w:rStyle w:val="Hyperlink"/>
                <w:noProof/>
              </w:rPr>
              <w:t>2</w:t>
            </w:r>
            <w:r w:rsidR="003A603A">
              <w:rPr>
                <w:rFonts w:eastAsiaTheme="minorEastAsia"/>
                <w:noProof/>
                <w:lang w:eastAsia="de-DE"/>
              </w:rPr>
              <w:tab/>
            </w:r>
            <w:r w:rsidR="003A603A" w:rsidRPr="00442BBA">
              <w:rPr>
                <w:rStyle w:val="Hyperlink"/>
                <w:noProof/>
              </w:rPr>
              <w:t>Organisation</w:t>
            </w:r>
            <w:r w:rsidR="003A603A">
              <w:rPr>
                <w:noProof/>
                <w:webHidden/>
              </w:rPr>
              <w:tab/>
            </w:r>
            <w:r w:rsidR="003A603A">
              <w:rPr>
                <w:noProof/>
                <w:webHidden/>
              </w:rPr>
              <w:fldChar w:fldCharType="begin"/>
            </w:r>
            <w:r w:rsidR="003A603A">
              <w:rPr>
                <w:noProof/>
                <w:webHidden/>
              </w:rPr>
              <w:instrText xml:space="preserve"> PAGEREF _Toc439672000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55798070" w14:textId="77777777" w:rsidR="003A603A" w:rsidRDefault="00D701D9">
          <w:pPr>
            <w:pStyle w:val="Verzeichnis2"/>
            <w:tabs>
              <w:tab w:val="left" w:pos="880"/>
              <w:tab w:val="right" w:leader="dot" w:pos="9062"/>
            </w:tabs>
            <w:rPr>
              <w:rFonts w:eastAsiaTheme="minorEastAsia"/>
              <w:noProof/>
              <w:lang w:eastAsia="de-DE"/>
            </w:rPr>
          </w:pPr>
          <w:hyperlink w:anchor="_Toc439672001" w:history="1">
            <w:r w:rsidR="003A603A" w:rsidRPr="00442BBA">
              <w:rPr>
                <w:rStyle w:val="Hyperlink"/>
                <w:noProof/>
              </w:rPr>
              <w:t>2.1</w:t>
            </w:r>
            <w:r w:rsidR="003A603A">
              <w:rPr>
                <w:rFonts w:eastAsiaTheme="minorEastAsia"/>
                <w:noProof/>
                <w:lang w:eastAsia="de-DE"/>
              </w:rPr>
              <w:tab/>
            </w:r>
            <w:r w:rsidR="003A603A" w:rsidRPr="00442BBA">
              <w:rPr>
                <w:rStyle w:val="Hyperlink"/>
                <w:noProof/>
              </w:rPr>
              <w:t>Aufbauorganisation</w:t>
            </w:r>
            <w:r w:rsidR="003A603A">
              <w:rPr>
                <w:noProof/>
                <w:webHidden/>
              </w:rPr>
              <w:tab/>
            </w:r>
            <w:r w:rsidR="003A603A">
              <w:rPr>
                <w:noProof/>
                <w:webHidden/>
              </w:rPr>
              <w:fldChar w:fldCharType="begin"/>
            </w:r>
            <w:r w:rsidR="003A603A">
              <w:rPr>
                <w:noProof/>
                <w:webHidden/>
              </w:rPr>
              <w:instrText xml:space="preserve"> PAGEREF _Toc439672001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314128D2" w14:textId="77777777" w:rsidR="003A603A" w:rsidRDefault="00D701D9">
          <w:pPr>
            <w:pStyle w:val="Verzeichnis3"/>
            <w:tabs>
              <w:tab w:val="left" w:pos="1320"/>
              <w:tab w:val="right" w:leader="dot" w:pos="9062"/>
            </w:tabs>
            <w:rPr>
              <w:rFonts w:eastAsiaTheme="minorEastAsia"/>
              <w:noProof/>
              <w:lang w:eastAsia="de-DE"/>
            </w:rPr>
          </w:pPr>
          <w:hyperlink w:anchor="_Toc439672002" w:history="1">
            <w:r w:rsidR="003A603A" w:rsidRPr="00442BBA">
              <w:rPr>
                <w:rStyle w:val="Hyperlink"/>
                <w:noProof/>
              </w:rPr>
              <w:t>2.1.1</w:t>
            </w:r>
            <w:r w:rsidR="003A603A">
              <w:rPr>
                <w:rFonts w:eastAsiaTheme="minorEastAsia"/>
                <w:noProof/>
                <w:lang w:eastAsia="de-DE"/>
              </w:rPr>
              <w:tab/>
            </w:r>
            <w:r w:rsidR="003A603A" w:rsidRPr="00442BBA">
              <w:rPr>
                <w:rStyle w:val="Hyperlink"/>
                <w:noProof/>
              </w:rPr>
              <w:t>Projekt Hierarchie</w:t>
            </w:r>
            <w:r w:rsidR="003A603A">
              <w:rPr>
                <w:noProof/>
                <w:webHidden/>
              </w:rPr>
              <w:tab/>
            </w:r>
            <w:r w:rsidR="003A603A">
              <w:rPr>
                <w:noProof/>
                <w:webHidden/>
              </w:rPr>
              <w:fldChar w:fldCharType="begin"/>
            </w:r>
            <w:r w:rsidR="003A603A">
              <w:rPr>
                <w:noProof/>
                <w:webHidden/>
              </w:rPr>
              <w:instrText xml:space="preserve"> PAGEREF _Toc439672002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2BC7DBDA" w14:textId="77777777" w:rsidR="003A603A" w:rsidRDefault="00D701D9">
          <w:pPr>
            <w:pStyle w:val="Verzeichnis3"/>
            <w:tabs>
              <w:tab w:val="left" w:pos="1320"/>
              <w:tab w:val="right" w:leader="dot" w:pos="9062"/>
            </w:tabs>
            <w:rPr>
              <w:rFonts w:eastAsiaTheme="minorEastAsia"/>
              <w:noProof/>
              <w:lang w:eastAsia="de-DE"/>
            </w:rPr>
          </w:pPr>
          <w:hyperlink w:anchor="_Toc439672003" w:history="1">
            <w:r w:rsidR="003A603A" w:rsidRPr="00442BBA">
              <w:rPr>
                <w:rStyle w:val="Hyperlink"/>
                <w:noProof/>
              </w:rPr>
              <w:t>2.1.2</w:t>
            </w:r>
            <w:r w:rsidR="003A603A">
              <w:rPr>
                <w:rFonts w:eastAsiaTheme="minorEastAsia"/>
                <w:noProof/>
                <w:lang w:eastAsia="de-DE"/>
              </w:rPr>
              <w:tab/>
            </w:r>
            <w:r w:rsidR="003A603A" w:rsidRPr="00442BBA">
              <w:rPr>
                <w:rStyle w:val="Hyperlink"/>
                <w:noProof/>
              </w:rPr>
              <w:t>Taskforces</w:t>
            </w:r>
            <w:r w:rsidR="003A603A">
              <w:rPr>
                <w:noProof/>
                <w:webHidden/>
              </w:rPr>
              <w:tab/>
            </w:r>
            <w:r w:rsidR="003A603A">
              <w:rPr>
                <w:noProof/>
                <w:webHidden/>
              </w:rPr>
              <w:fldChar w:fldCharType="begin"/>
            </w:r>
            <w:r w:rsidR="003A603A">
              <w:rPr>
                <w:noProof/>
                <w:webHidden/>
              </w:rPr>
              <w:instrText xml:space="preserve"> PAGEREF _Toc439672003 \h </w:instrText>
            </w:r>
            <w:r w:rsidR="003A603A">
              <w:rPr>
                <w:noProof/>
                <w:webHidden/>
              </w:rPr>
            </w:r>
            <w:r w:rsidR="003A603A">
              <w:rPr>
                <w:noProof/>
                <w:webHidden/>
              </w:rPr>
              <w:fldChar w:fldCharType="separate"/>
            </w:r>
            <w:r w:rsidR="003A603A">
              <w:rPr>
                <w:noProof/>
                <w:webHidden/>
              </w:rPr>
              <w:t>8</w:t>
            </w:r>
            <w:r w:rsidR="003A603A">
              <w:rPr>
                <w:noProof/>
                <w:webHidden/>
              </w:rPr>
              <w:fldChar w:fldCharType="end"/>
            </w:r>
          </w:hyperlink>
        </w:p>
        <w:p w14:paraId="2D4A12B0" w14:textId="77777777" w:rsidR="003A603A" w:rsidRDefault="00D701D9">
          <w:pPr>
            <w:pStyle w:val="Verzeichnis2"/>
            <w:tabs>
              <w:tab w:val="left" w:pos="880"/>
              <w:tab w:val="right" w:leader="dot" w:pos="9062"/>
            </w:tabs>
            <w:rPr>
              <w:rFonts w:eastAsiaTheme="minorEastAsia"/>
              <w:noProof/>
              <w:lang w:eastAsia="de-DE"/>
            </w:rPr>
          </w:pPr>
          <w:hyperlink w:anchor="_Toc439672004" w:history="1">
            <w:r w:rsidR="003A603A" w:rsidRPr="00442BBA">
              <w:rPr>
                <w:rStyle w:val="Hyperlink"/>
                <w:noProof/>
              </w:rPr>
              <w:t>2.2</w:t>
            </w:r>
            <w:r w:rsidR="003A603A">
              <w:rPr>
                <w:rFonts w:eastAsiaTheme="minorEastAsia"/>
                <w:noProof/>
                <w:lang w:eastAsia="de-DE"/>
              </w:rPr>
              <w:tab/>
            </w:r>
            <w:r w:rsidR="003A603A" w:rsidRPr="00442BBA">
              <w:rPr>
                <w:rStyle w:val="Hyperlink"/>
                <w:noProof/>
              </w:rPr>
              <w:t>Skillsheet</w:t>
            </w:r>
            <w:r w:rsidR="003A603A">
              <w:rPr>
                <w:noProof/>
                <w:webHidden/>
              </w:rPr>
              <w:tab/>
            </w:r>
            <w:r w:rsidR="003A603A">
              <w:rPr>
                <w:noProof/>
                <w:webHidden/>
              </w:rPr>
              <w:fldChar w:fldCharType="begin"/>
            </w:r>
            <w:r w:rsidR="003A603A">
              <w:rPr>
                <w:noProof/>
                <w:webHidden/>
              </w:rPr>
              <w:instrText xml:space="preserve"> PAGEREF _Toc439672004 \h </w:instrText>
            </w:r>
            <w:r w:rsidR="003A603A">
              <w:rPr>
                <w:noProof/>
                <w:webHidden/>
              </w:rPr>
            </w:r>
            <w:r w:rsidR="003A603A">
              <w:rPr>
                <w:noProof/>
                <w:webHidden/>
              </w:rPr>
              <w:fldChar w:fldCharType="separate"/>
            </w:r>
            <w:r w:rsidR="003A603A">
              <w:rPr>
                <w:noProof/>
                <w:webHidden/>
              </w:rPr>
              <w:t>9</w:t>
            </w:r>
            <w:r w:rsidR="003A603A">
              <w:rPr>
                <w:noProof/>
                <w:webHidden/>
              </w:rPr>
              <w:fldChar w:fldCharType="end"/>
            </w:r>
          </w:hyperlink>
        </w:p>
        <w:p w14:paraId="0DBBB146" w14:textId="77777777" w:rsidR="003A603A" w:rsidRDefault="00D701D9">
          <w:pPr>
            <w:pStyle w:val="Verzeichnis1"/>
            <w:tabs>
              <w:tab w:val="left" w:pos="440"/>
              <w:tab w:val="right" w:leader="dot" w:pos="9062"/>
            </w:tabs>
            <w:rPr>
              <w:rFonts w:eastAsiaTheme="minorEastAsia"/>
              <w:noProof/>
              <w:lang w:eastAsia="de-DE"/>
            </w:rPr>
          </w:pPr>
          <w:hyperlink w:anchor="_Toc439672005" w:history="1">
            <w:r w:rsidR="003A603A" w:rsidRPr="00442BBA">
              <w:rPr>
                <w:rStyle w:val="Hyperlink"/>
                <w:noProof/>
              </w:rPr>
              <w:t>3</w:t>
            </w:r>
            <w:r w:rsidR="003A603A">
              <w:rPr>
                <w:rFonts w:eastAsiaTheme="minorEastAsia"/>
                <w:noProof/>
                <w:lang w:eastAsia="de-DE"/>
              </w:rPr>
              <w:tab/>
            </w:r>
            <w:r w:rsidR="003A603A" w:rsidRPr="00442BBA">
              <w:rPr>
                <w:rStyle w:val="Hyperlink"/>
                <w:noProof/>
              </w:rPr>
              <w:t>Ablaufsteuerung</w:t>
            </w:r>
            <w:r w:rsidR="003A603A">
              <w:rPr>
                <w:noProof/>
                <w:webHidden/>
              </w:rPr>
              <w:tab/>
            </w:r>
            <w:r w:rsidR="003A603A">
              <w:rPr>
                <w:noProof/>
                <w:webHidden/>
              </w:rPr>
              <w:fldChar w:fldCharType="begin"/>
            </w:r>
            <w:r w:rsidR="003A603A">
              <w:rPr>
                <w:noProof/>
                <w:webHidden/>
              </w:rPr>
              <w:instrText xml:space="preserve"> PAGEREF _Toc439672005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748C7AE8" w14:textId="77777777" w:rsidR="003A603A" w:rsidRDefault="00D701D9">
          <w:pPr>
            <w:pStyle w:val="Verzeichnis2"/>
            <w:tabs>
              <w:tab w:val="left" w:pos="880"/>
              <w:tab w:val="right" w:leader="dot" w:pos="9062"/>
            </w:tabs>
            <w:rPr>
              <w:rFonts w:eastAsiaTheme="minorEastAsia"/>
              <w:noProof/>
              <w:lang w:eastAsia="de-DE"/>
            </w:rPr>
          </w:pPr>
          <w:hyperlink w:anchor="_Toc439672006" w:history="1">
            <w:r w:rsidR="003A603A" w:rsidRPr="00442BBA">
              <w:rPr>
                <w:rStyle w:val="Hyperlink"/>
                <w:noProof/>
              </w:rPr>
              <w:t>3.1</w:t>
            </w:r>
            <w:r w:rsidR="003A603A">
              <w:rPr>
                <w:rFonts w:eastAsiaTheme="minorEastAsia"/>
                <w:noProof/>
                <w:lang w:eastAsia="de-DE"/>
              </w:rPr>
              <w:tab/>
            </w:r>
            <w:r w:rsidR="003A603A" w:rsidRPr="00442BBA">
              <w:rPr>
                <w:rStyle w:val="Hyperlink"/>
                <w:noProof/>
              </w:rPr>
              <w:t>Phasenmodell</w:t>
            </w:r>
            <w:r w:rsidR="003A603A">
              <w:rPr>
                <w:noProof/>
                <w:webHidden/>
              </w:rPr>
              <w:tab/>
            </w:r>
            <w:r w:rsidR="003A603A">
              <w:rPr>
                <w:noProof/>
                <w:webHidden/>
              </w:rPr>
              <w:fldChar w:fldCharType="begin"/>
            </w:r>
            <w:r w:rsidR="003A603A">
              <w:rPr>
                <w:noProof/>
                <w:webHidden/>
              </w:rPr>
              <w:instrText xml:space="preserve"> PAGEREF _Toc439672006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4C540420" w14:textId="77777777" w:rsidR="003A603A" w:rsidRDefault="00D701D9">
          <w:pPr>
            <w:pStyle w:val="Verzeichnis3"/>
            <w:tabs>
              <w:tab w:val="left" w:pos="1320"/>
              <w:tab w:val="right" w:leader="dot" w:pos="9062"/>
            </w:tabs>
            <w:rPr>
              <w:rFonts w:eastAsiaTheme="minorEastAsia"/>
              <w:noProof/>
              <w:lang w:eastAsia="de-DE"/>
            </w:rPr>
          </w:pPr>
          <w:hyperlink w:anchor="_Toc439672007" w:history="1">
            <w:r w:rsidR="003A603A" w:rsidRPr="00442BBA">
              <w:rPr>
                <w:rStyle w:val="Hyperlink"/>
                <w:noProof/>
              </w:rPr>
              <w:t>3.1.1</w:t>
            </w:r>
            <w:r w:rsidR="003A603A">
              <w:rPr>
                <w:rFonts w:eastAsiaTheme="minorEastAsia"/>
                <w:noProof/>
                <w:lang w:eastAsia="de-DE"/>
              </w:rPr>
              <w:tab/>
            </w:r>
            <w:r w:rsidR="003A603A" w:rsidRPr="00442BBA">
              <w:rPr>
                <w:rStyle w:val="Hyperlink"/>
                <w:noProof/>
              </w:rPr>
              <w:t>Erste Planung</w:t>
            </w:r>
            <w:r w:rsidR="003A603A">
              <w:rPr>
                <w:noProof/>
                <w:webHidden/>
              </w:rPr>
              <w:tab/>
            </w:r>
            <w:r w:rsidR="003A603A">
              <w:rPr>
                <w:noProof/>
                <w:webHidden/>
              </w:rPr>
              <w:fldChar w:fldCharType="begin"/>
            </w:r>
            <w:r w:rsidR="003A603A">
              <w:rPr>
                <w:noProof/>
                <w:webHidden/>
              </w:rPr>
              <w:instrText xml:space="preserve"> PAGEREF _Toc439672007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4E2F248E" w14:textId="77777777" w:rsidR="003A603A" w:rsidRDefault="00D701D9">
          <w:pPr>
            <w:pStyle w:val="Verzeichnis3"/>
            <w:tabs>
              <w:tab w:val="left" w:pos="1320"/>
              <w:tab w:val="right" w:leader="dot" w:pos="9062"/>
            </w:tabs>
            <w:rPr>
              <w:rFonts w:eastAsiaTheme="minorEastAsia"/>
              <w:noProof/>
              <w:lang w:eastAsia="de-DE"/>
            </w:rPr>
          </w:pPr>
          <w:hyperlink w:anchor="_Toc439672008" w:history="1">
            <w:r w:rsidR="003A603A" w:rsidRPr="00442BBA">
              <w:rPr>
                <w:rStyle w:val="Hyperlink"/>
                <w:noProof/>
              </w:rPr>
              <w:t>3.1.2</w:t>
            </w:r>
            <w:r w:rsidR="003A603A">
              <w:rPr>
                <w:rFonts w:eastAsiaTheme="minorEastAsia"/>
                <w:noProof/>
                <w:lang w:eastAsia="de-DE"/>
              </w:rPr>
              <w:tab/>
            </w:r>
            <w:r w:rsidR="003A603A" w:rsidRPr="00442BBA">
              <w:rPr>
                <w:rStyle w:val="Hyperlink"/>
                <w:noProof/>
              </w:rPr>
              <w:t>Zweite Planung</w:t>
            </w:r>
            <w:r w:rsidR="003A603A">
              <w:rPr>
                <w:noProof/>
                <w:webHidden/>
              </w:rPr>
              <w:tab/>
            </w:r>
            <w:r w:rsidR="003A603A">
              <w:rPr>
                <w:noProof/>
                <w:webHidden/>
              </w:rPr>
              <w:fldChar w:fldCharType="begin"/>
            </w:r>
            <w:r w:rsidR="003A603A">
              <w:rPr>
                <w:noProof/>
                <w:webHidden/>
              </w:rPr>
              <w:instrText xml:space="preserve"> PAGEREF _Toc439672008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019A28C4" w14:textId="77777777" w:rsidR="003A603A" w:rsidRDefault="00D701D9">
          <w:pPr>
            <w:pStyle w:val="Verzeichnis2"/>
            <w:tabs>
              <w:tab w:val="left" w:pos="880"/>
              <w:tab w:val="right" w:leader="dot" w:pos="9062"/>
            </w:tabs>
            <w:rPr>
              <w:rFonts w:eastAsiaTheme="minorEastAsia"/>
              <w:noProof/>
              <w:lang w:eastAsia="de-DE"/>
            </w:rPr>
          </w:pPr>
          <w:hyperlink w:anchor="_Toc439672009" w:history="1">
            <w:r w:rsidR="003A603A" w:rsidRPr="00442BBA">
              <w:rPr>
                <w:rStyle w:val="Hyperlink"/>
                <w:noProof/>
              </w:rPr>
              <w:t>3.2</w:t>
            </w:r>
            <w:r w:rsidR="003A603A">
              <w:rPr>
                <w:rFonts w:eastAsiaTheme="minorEastAsia"/>
                <w:noProof/>
                <w:lang w:eastAsia="de-DE"/>
              </w:rPr>
              <w:tab/>
            </w:r>
            <w:r w:rsidR="003A603A" w:rsidRPr="00442BBA">
              <w:rPr>
                <w:rStyle w:val="Hyperlink"/>
                <w:noProof/>
              </w:rPr>
              <w:t>Scrum</w:t>
            </w:r>
            <w:r w:rsidR="003A603A">
              <w:rPr>
                <w:noProof/>
                <w:webHidden/>
              </w:rPr>
              <w:tab/>
            </w:r>
            <w:r w:rsidR="003A603A">
              <w:rPr>
                <w:noProof/>
                <w:webHidden/>
              </w:rPr>
              <w:fldChar w:fldCharType="begin"/>
            </w:r>
            <w:r w:rsidR="003A603A">
              <w:rPr>
                <w:noProof/>
                <w:webHidden/>
              </w:rPr>
              <w:instrText xml:space="preserve"> PAGEREF _Toc439672009 \h </w:instrText>
            </w:r>
            <w:r w:rsidR="003A603A">
              <w:rPr>
                <w:noProof/>
                <w:webHidden/>
              </w:rPr>
            </w:r>
            <w:r w:rsidR="003A603A">
              <w:rPr>
                <w:noProof/>
                <w:webHidden/>
              </w:rPr>
              <w:fldChar w:fldCharType="separate"/>
            </w:r>
            <w:r w:rsidR="003A603A">
              <w:rPr>
                <w:noProof/>
                <w:webHidden/>
              </w:rPr>
              <w:t>11</w:t>
            </w:r>
            <w:r w:rsidR="003A603A">
              <w:rPr>
                <w:noProof/>
                <w:webHidden/>
              </w:rPr>
              <w:fldChar w:fldCharType="end"/>
            </w:r>
          </w:hyperlink>
        </w:p>
        <w:p w14:paraId="121A9E21" w14:textId="77777777" w:rsidR="003A603A" w:rsidRDefault="00D701D9">
          <w:pPr>
            <w:pStyle w:val="Verzeichnis3"/>
            <w:tabs>
              <w:tab w:val="left" w:pos="1320"/>
              <w:tab w:val="right" w:leader="dot" w:pos="9062"/>
            </w:tabs>
            <w:rPr>
              <w:rFonts w:eastAsiaTheme="minorEastAsia"/>
              <w:noProof/>
              <w:lang w:eastAsia="de-DE"/>
            </w:rPr>
          </w:pPr>
          <w:hyperlink w:anchor="_Toc439672010" w:history="1">
            <w:r w:rsidR="003A603A" w:rsidRPr="00442BBA">
              <w:rPr>
                <w:rStyle w:val="Hyperlink"/>
                <w:noProof/>
              </w:rPr>
              <w:t>3.2.1</w:t>
            </w:r>
            <w:r w:rsidR="003A603A">
              <w:rPr>
                <w:rFonts w:eastAsiaTheme="minorEastAsia"/>
                <w:noProof/>
                <w:lang w:eastAsia="de-DE"/>
              </w:rPr>
              <w:tab/>
            </w:r>
            <w:r w:rsidR="003A603A" w:rsidRPr="00442BBA">
              <w:rPr>
                <w:rStyle w:val="Hyperlink"/>
                <w:noProof/>
              </w:rPr>
              <w:t>Scrum im Projekt</w:t>
            </w:r>
            <w:r w:rsidR="003A603A">
              <w:rPr>
                <w:noProof/>
                <w:webHidden/>
              </w:rPr>
              <w:tab/>
            </w:r>
            <w:r w:rsidR="003A603A">
              <w:rPr>
                <w:noProof/>
                <w:webHidden/>
              </w:rPr>
              <w:fldChar w:fldCharType="begin"/>
            </w:r>
            <w:r w:rsidR="003A603A">
              <w:rPr>
                <w:noProof/>
                <w:webHidden/>
              </w:rPr>
              <w:instrText xml:space="preserve"> PAGEREF _Toc439672010 \h </w:instrText>
            </w:r>
            <w:r w:rsidR="003A603A">
              <w:rPr>
                <w:noProof/>
                <w:webHidden/>
              </w:rPr>
            </w:r>
            <w:r w:rsidR="003A603A">
              <w:rPr>
                <w:noProof/>
                <w:webHidden/>
              </w:rPr>
              <w:fldChar w:fldCharType="separate"/>
            </w:r>
            <w:r w:rsidR="003A603A">
              <w:rPr>
                <w:noProof/>
                <w:webHidden/>
              </w:rPr>
              <w:t>11</w:t>
            </w:r>
            <w:r w:rsidR="003A603A">
              <w:rPr>
                <w:noProof/>
                <w:webHidden/>
              </w:rPr>
              <w:fldChar w:fldCharType="end"/>
            </w:r>
          </w:hyperlink>
        </w:p>
        <w:p w14:paraId="223110F0" w14:textId="77777777" w:rsidR="003A603A" w:rsidRDefault="00D701D9">
          <w:pPr>
            <w:pStyle w:val="Verzeichnis2"/>
            <w:tabs>
              <w:tab w:val="left" w:pos="880"/>
              <w:tab w:val="right" w:leader="dot" w:pos="9062"/>
            </w:tabs>
            <w:rPr>
              <w:rFonts w:eastAsiaTheme="minorEastAsia"/>
              <w:noProof/>
              <w:lang w:eastAsia="de-DE"/>
            </w:rPr>
          </w:pPr>
          <w:hyperlink w:anchor="_Toc439672011" w:history="1">
            <w:r w:rsidR="003A603A" w:rsidRPr="00442BBA">
              <w:rPr>
                <w:rStyle w:val="Hyperlink"/>
                <w:noProof/>
              </w:rPr>
              <w:t>3.3</w:t>
            </w:r>
            <w:r w:rsidR="003A603A">
              <w:rPr>
                <w:rFonts w:eastAsiaTheme="minorEastAsia"/>
                <w:noProof/>
                <w:lang w:eastAsia="de-DE"/>
              </w:rPr>
              <w:tab/>
            </w:r>
            <w:r w:rsidR="003A603A" w:rsidRPr="00442BBA">
              <w:rPr>
                <w:rStyle w:val="Hyperlink"/>
                <w:noProof/>
              </w:rPr>
              <w:t>Extreme Programming</w:t>
            </w:r>
            <w:r w:rsidR="003A603A">
              <w:rPr>
                <w:noProof/>
                <w:webHidden/>
              </w:rPr>
              <w:tab/>
            </w:r>
            <w:r w:rsidR="003A603A">
              <w:rPr>
                <w:noProof/>
                <w:webHidden/>
              </w:rPr>
              <w:fldChar w:fldCharType="begin"/>
            </w:r>
            <w:r w:rsidR="003A603A">
              <w:rPr>
                <w:noProof/>
                <w:webHidden/>
              </w:rPr>
              <w:instrText xml:space="preserve"> PAGEREF _Toc439672011 \h </w:instrText>
            </w:r>
            <w:r w:rsidR="003A603A">
              <w:rPr>
                <w:noProof/>
                <w:webHidden/>
              </w:rPr>
            </w:r>
            <w:r w:rsidR="003A603A">
              <w:rPr>
                <w:noProof/>
                <w:webHidden/>
              </w:rPr>
              <w:fldChar w:fldCharType="separate"/>
            </w:r>
            <w:r w:rsidR="003A603A">
              <w:rPr>
                <w:noProof/>
                <w:webHidden/>
              </w:rPr>
              <w:t>12</w:t>
            </w:r>
            <w:r w:rsidR="003A603A">
              <w:rPr>
                <w:noProof/>
                <w:webHidden/>
              </w:rPr>
              <w:fldChar w:fldCharType="end"/>
            </w:r>
          </w:hyperlink>
        </w:p>
        <w:p w14:paraId="4F6387F6" w14:textId="77777777" w:rsidR="003A603A" w:rsidRDefault="00D701D9">
          <w:pPr>
            <w:pStyle w:val="Verzeichnis2"/>
            <w:tabs>
              <w:tab w:val="left" w:pos="880"/>
              <w:tab w:val="right" w:leader="dot" w:pos="9062"/>
            </w:tabs>
            <w:rPr>
              <w:rFonts w:eastAsiaTheme="minorEastAsia"/>
              <w:noProof/>
              <w:lang w:eastAsia="de-DE"/>
            </w:rPr>
          </w:pPr>
          <w:hyperlink w:anchor="_Toc439672012" w:history="1">
            <w:r w:rsidR="003A603A" w:rsidRPr="00442BBA">
              <w:rPr>
                <w:rStyle w:val="Hyperlink"/>
                <w:noProof/>
              </w:rPr>
              <w:t>3.4</w:t>
            </w:r>
            <w:r w:rsidR="003A603A">
              <w:rPr>
                <w:rFonts w:eastAsiaTheme="minorEastAsia"/>
                <w:noProof/>
                <w:lang w:eastAsia="de-DE"/>
              </w:rPr>
              <w:tab/>
            </w:r>
            <w:r w:rsidR="003A603A" w:rsidRPr="00442BBA">
              <w:rPr>
                <w:rStyle w:val="Hyperlink"/>
                <w:noProof/>
              </w:rPr>
              <w:t>Risikomanagement &amp; Stakeholderanalyse</w:t>
            </w:r>
            <w:r w:rsidR="003A603A">
              <w:rPr>
                <w:noProof/>
                <w:webHidden/>
              </w:rPr>
              <w:tab/>
            </w:r>
            <w:r w:rsidR="003A603A">
              <w:rPr>
                <w:noProof/>
                <w:webHidden/>
              </w:rPr>
              <w:fldChar w:fldCharType="begin"/>
            </w:r>
            <w:r w:rsidR="003A603A">
              <w:rPr>
                <w:noProof/>
                <w:webHidden/>
              </w:rPr>
              <w:instrText xml:space="preserve"> PAGEREF _Toc439672012 \h </w:instrText>
            </w:r>
            <w:r w:rsidR="003A603A">
              <w:rPr>
                <w:noProof/>
                <w:webHidden/>
              </w:rPr>
            </w:r>
            <w:r w:rsidR="003A603A">
              <w:rPr>
                <w:noProof/>
                <w:webHidden/>
              </w:rPr>
              <w:fldChar w:fldCharType="separate"/>
            </w:r>
            <w:r w:rsidR="003A603A">
              <w:rPr>
                <w:noProof/>
                <w:webHidden/>
              </w:rPr>
              <w:t>13</w:t>
            </w:r>
            <w:r w:rsidR="003A603A">
              <w:rPr>
                <w:noProof/>
                <w:webHidden/>
              </w:rPr>
              <w:fldChar w:fldCharType="end"/>
            </w:r>
          </w:hyperlink>
        </w:p>
        <w:p w14:paraId="3863D67A" w14:textId="77777777" w:rsidR="003A603A" w:rsidRDefault="00D701D9">
          <w:pPr>
            <w:pStyle w:val="Verzeichnis1"/>
            <w:tabs>
              <w:tab w:val="left" w:pos="440"/>
              <w:tab w:val="right" w:leader="dot" w:pos="9062"/>
            </w:tabs>
            <w:rPr>
              <w:rFonts w:eastAsiaTheme="minorEastAsia"/>
              <w:noProof/>
              <w:lang w:eastAsia="de-DE"/>
            </w:rPr>
          </w:pPr>
          <w:hyperlink w:anchor="_Toc439672013" w:history="1">
            <w:r w:rsidR="003A603A" w:rsidRPr="00442BBA">
              <w:rPr>
                <w:rStyle w:val="Hyperlink"/>
                <w:noProof/>
              </w:rPr>
              <w:t>4</w:t>
            </w:r>
            <w:r w:rsidR="003A603A">
              <w:rPr>
                <w:rFonts w:eastAsiaTheme="minorEastAsia"/>
                <w:noProof/>
                <w:lang w:eastAsia="de-DE"/>
              </w:rPr>
              <w:tab/>
            </w:r>
            <w:r w:rsidR="003A603A" w:rsidRPr="00442BBA">
              <w:rPr>
                <w:rStyle w:val="Hyperlink"/>
                <w:noProof/>
              </w:rPr>
              <w:t>Das Softwaresystem</w:t>
            </w:r>
            <w:r w:rsidR="003A603A">
              <w:rPr>
                <w:noProof/>
                <w:webHidden/>
              </w:rPr>
              <w:tab/>
            </w:r>
            <w:r w:rsidR="003A603A">
              <w:rPr>
                <w:noProof/>
                <w:webHidden/>
              </w:rPr>
              <w:fldChar w:fldCharType="begin"/>
            </w:r>
            <w:r w:rsidR="003A603A">
              <w:rPr>
                <w:noProof/>
                <w:webHidden/>
              </w:rPr>
              <w:instrText xml:space="preserve"> PAGEREF _Toc439672013 \h </w:instrText>
            </w:r>
            <w:r w:rsidR="003A603A">
              <w:rPr>
                <w:noProof/>
                <w:webHidden/>
              </w:rPr>
            </w:r>
            <w:r w:rsidR="003A603A">
              <w:rPr>
                <w:noProof/>
                <w:webHidden/>
              </w:rPr>
              <w:fldChar w:fldCharType="separate"/>
            </w:r>
            <w:r w:rsidR="003A603A">
              <w:rPr>
                <w:noProof/>
                <w:webHidden/>
              </w:rPr>
              <w:t>13</w:t>
            </w:r>
            <w:r w:rsidR="003A603A">
              <w:rPr>
                <w:noProof/>
                <w:webHidden/>
              </w:rPr>
              <w:fldChar w:fldCharType="end"/>
            </w:r>
          </w:hyperlink>
        </w:p>
        <w:p w14:paraId="6927C9E7" w14:textId="77777777" w:rsidR="003A603A" w:rsidRDefault="00D701D9">
          <w:pPr>
            <w:pStyle w:val="Verzeichnis2"/>
            <w:tabs>
              <w:tab w:val="left" w:pos="880"/>
              <w:tab w:val="right" w:leader="dot" w:pos="9062"/>
            </w:tabs>
            <w:rPr>
              <w:rFonts w:eastAsiaTheme="minorEastAsia"/>
              <w:noProof/>
              <w:lang w:eastAsia="de-DE"/>
            </w:rPr>
          </w:pPr>
          <w:hyperlink w:anchor="_Toc439672014" w:history="1">
            <w:r w:rsidR="003A603A" w:rsidRPr="00442BBA">
              <w:rPr>
                <w:rStyle w:val="Hyperlink"/>
                <w:noProof/>
              </w:rPr>
              <w:t>4.1</w:t>
            </w:r>
            <w:r w:rsidR="003A603A">
              <w:rPr>
                <w:rFonts w:eastAsiaTheme="minorEastAsia"/>
                <w:noProof/>
                <w:lang w:eastAsia="de-DE"/>
              </w:rPr>
              <w:tab/>
            </w:r>
            <w:r w:rsidR="003A603A" w:rsidRPr="00442BBA">
              <w:rPr>
                <w:rStyle w:val="Hyperlink"/>
                <w:noProof/>
              </w:rPr>
              <w:t>Anwendungsfall Beschreibung</w:t>
            </w:r>
            <w:r w:rsidR="003A603A">
              <w:rPr>
                <w:noProof/>
                <w:webHidden/>
              </w:rPr>
              <w:tab/>
            </w:r>
            <w:r w:rsidR="003A603A">
              <w:rPr>
                <w:noProof/>
                <w:webHidden/>
              </w:rPr>
              <w:fldChar w:fldCharType="begin"/>
            </w:r>
            <w:r w:rsidR="003A603A">
              <w:rPr>
                <w:noProof/>
                <w:webHidden/>
              </w:rPr>
              <w:instrText xml:space="preserve"> PAGEREF _Toc439672014 \h </w:instrText>
            </w:r>
            <w:r w:rsidR="003A603A">
              <w:rPr>
                <w:noProof/>
                <w:webHidden/>
              </w:rPr>
            </w:r>
            <w:r w:rsidR="003A603A">
              <w:rPr>
                <w:noProof/>
                <w:webHidden/>
              </w:rPr>
              <w:fldChar w:fldCharType="separate"/>
            </w:r>
            <w:r w:rsidR="003A603A">
              <w:rPr>
                <w:noProof/>
                <w:webHidden/>
              </w:rPr>
              <w:t>14</w:t>
            </w:r>
            <w:r w:rsidR="003A603A">
              <w:rPr>
                <w:noProof/>
                <w:webHidden/>
              </w:rPr>
              <w:fldChar w:fldCharType="end"/>
            </w:r>
          </w:hyperlink>
        </w:p>
        <w:p w14:paraId="36799CFA" w14:textId="77777777" w:rsidR="003A603A" w:rsidRDefault="00D701D9">
          <w:pPr>
            <w:pStyle w:val="Verzeichnis2"/>
            <w:tabs>
              <w:tab w:val="left" w:pos="880"/>
              <w:tab w:val="right" w:leader="dot" w:pos="9062"/>
            </w:tabs>
            <w:rPr>
              <w:rFonts w:eastAsiaTheme="minorEastAsia"/>
              <w:noProof/>
              <w:lang w:eastAsia="de-DE"/>
            </w:rPr>
          </w:pPr>
          <w:hyperlink w:anchor="_Toc439672015" w:history="1">
            <w:r w:rsidR="003A603A" w:rsidRPr="00442BBA">
              <w:rPr>
                <w:rStyle w:val="Hyperlink"/>
                <w:noProof/>
              </w:rPr>
              <w:t>4.2</w:t>
            </w:r>
            <w:r w:rsidR="003A603A">
              <w:rPr>
                <w:rFonts w:eastAsiaTheme="minorEastAsia"/>
                <w:noProof/>
                <w:lang w:eastAsia="de-DE"/>
              </w:rPr>
              <w:tab/>
            </w:r>
            <w:r w:rsidR="003A603A" w:rsidRPr="00442BBA">
              <w:rPr>
                <w:rStyle w:val="Hyperlink"/>
                <w:noProof/>
              </w:rPr>
              <w:t>Anwendungsfalldiagramm</w:t>
            </w:r>
            <w:r w:rsidR="003A603A">
              <w:rPr>
                <w:noProof/>
                <w:webHidden/>
              </w:rPr>
              <w:tab/>
            </w:r>
            <w:r w:rsidR="003A603A">
              <w:rPr>
                <w:noProof/>
                <w:webHidden/>
              </w:rPr>
              <w:fldChar w:fldCharType="begin"/>
            </w:r>
            <w:r w:rsidR="003A603A">
              <w:rPr>
                <w:noProof/>
                <w:webHidden/>
              </w:rPr>
              <w:instrText xml:space="preserve"> PAGEREF _Toc439672015 \h </w:instrText>
            </w:r>
            <w:r w:rsidR="003A603A">
              <w:rPr>
                <w:noProof/>
                <w:webHidden/>
              </w:rPr>
            </w:r>
            <w:r w:rsidR="003A603A">
              <w:rPr>
                <w:noProof/>
                <w:webHidden/>
              </w:rPr>
              <w:fldChar w:fldCharType="separate"/>
            </w:r>
            <w:r w:rsidR="003A603A">
              <w:rPr>
                <w:noProof/>
                <w:webHidden/>
              </w:rPr>
              <w:t>14</w:t>
            </w:r>
            <w:r w:rsidR="003A603A">
              <w:rPr>
                <w:noProof/>
                <w:webHidden/>
              </w:rPr>
              <w:fldChar w:fldCharType="end"/>
            </w:r>
          </w:hyperlink>
        </w:p>
        <w:p w14:paraId="7287F889" w14:textId="77777777" w:rsidR="003A603A" w:rsidRDefault="00D701D9">
          <w:pPr>
            <w:pStyle w:val="Verzeichnis2"/>
            <w:tabs>
              <w:tab w:val="left" w:pos="880"/>
              <w:tab w:val="right" w:leader="dot" w:pos="9062"/>
            </w:tabs>
            <w:rPr>
              <w:rFonts w:eastAsiaTheme="minorEastAsia"/>
              <w:noProof/>
              <w:lang w:eastAsia="de-DE"/>
            </w:rPr>
          </w:pPr>
          <w:hyperlink w:anchor="_Toc439672016" w:history="1">
            <w:r w:rsidR="003A603A" w:rsidRPr="00442BBA">
              <w:rPr>
                <w:rStyle w:val="Hyperlink"/>
                <w:noProof/>
              </w:rPr>
              <w:t>4.3</w:t>
            </w:r>
            <w:r w:rsidR="003A603A">
              <w:rPr>
                <w:rFonts w:eastAsiaTheme="minorEastAsia"/>
                <w:noProof/>
                <w:lang w:eastAsia="de-DE"/>
              </w:rPr>
              <w:tab/>
            </w:r>
            <w:r w:rsidR="003A603A" w:rsidRPr="00442BBA">
              <w:rPr>
                <w:rStyle w:val="Hyperlink"/>
                <w:noProof/>
              </w:rPr>
              <w:t>Aktivitätsdiagramm</w:t>
            </w:r>
            <w:r w:rsidR="003A603A">
              <w:rPr>
                <w:noProof/>
                <w:webHidden/>
              </w:rPr>
              <w:tab/>
            </w:r>
            <w:r w:rsidR="003A603A">
              <w:rPr>
                <w:noProof/>
                <w:webHidden/>
              </w:rPr>
              <w:fldChar w:fldCharType="begin"/>
            </w:r>
            <w:r w:rsidR="003A603A">
              <w:rPr>
                <w:noProof/>
                <w:webHidden/>
              </w:rPr>
              <w:instrText xml:space="preserve"> PAGEREF _Toc439672016 \h </w:instrText>
            </w:r>
            <w:r w:rsidR="003A603A">
              <w:rPr>
                <w:noProof/>
                <w:webHidden/>
              </w:rPr>
            </w:r>
            <w:r w:rsidR="003A603A">
              <w:rPr>
                <w:noProof/>
                <w:webHidden/>
              </w:rPr>
              <w:fldChar w:fldCharType="separate"/>
            </w:r>
            <w:r w:rsidR="003A603A">
              <w:rPr>
                <w:noProof/>
                <w:webHidden/>
              </w:rPr>
              <w:t>15</w:t>
            </w:r>
            <w:r w:rsidR="003A603A">
              <w:rPr>
                <w:noProof/>
                <w:webHidden/>
              </w:rPr>
              <w:fldChar w:fldCharType="end"/>
            </w:r>
          </w:hyperlink>
        </w:p>
        <w:p w14:paraId="6556982D" w14:textId="77777777" w:rsidR="003A603A" w:rsidRDefault="00D701D9">
          <w:pPr>
            <w:pStyle w:val="Verzeichnis2"/>
            <w:tabs>
              <w:tab w:val="left" w:pos="880"/>
              <w:tab w:val="right" w:leader="dot" w:pos="9062"/>
            </w:tabs>
            <w:rPr>
              <w:rFonts w:eastAsiaTheme="minorEastAsia"/>
              <w:noProof/>
              <w:lang w:eastAsia="de-DE"/>
            </w:rPr>
          </w:pPr>
          <w:hyperlink w:anchor="_Toc439672017" w:history="1">
            <w:r w:rsidR="003A603A" w:rsidRPr="00442BBA">
              <w:rPr>
                <w:rStyle w:val="Hyperlink"/>
                <w:noProof/>
              </w:rPr>
              <w:t>4.4</w:t>
            </w:r>
            <w:r w:rsidR="003A603A">
              <w:rPr>
                <w:rFonts w:eastAsiaTheme="minorEastAsia"/>
                <w:noProof/>
                <w:lang w:eastAsia="de-DE"/>
              </w:rPr>
              <w:tab/>
            </w:r>
            <w:r w:rsidR="003A603A" w:rsidRPr="00442BBA">
              <w:rPr>
                <w:rStyle w:val="Hyperlink"/>
                <w:noProof/>
              </w:rPr>
              <w:t>Klassendiagramm</w:t>
            </w:r>
            <w:r w:rsidR="003A603A">
              <w:rPr>
                <w:noProof/>
                <w:webHidden/>
              </w:rPr>
              <w:tab/>
            </w:r>
            <w:r w:rsidR="003A603A">
              <w:rPr>
                <w:noProof/>
                <w:webHidden/>
              </w:rPr>
              <w:fldChar w:fldCharType="begin"/>
            </w:r>
            <w:r w:rsidR="003A603A">
              <w:rPr>
                <w:noProof/>
                <w:webHidden/>
              </w:rPr>
              <w:instrText xml:space="preserve"> PAGEREF _Toc439672017 \h </w:instrText>
            </w:r>
            <w:r w:rsidR="003A603A">
              <w:rPr>
                <w:noProof/>
                <w:webHidden/>
              </w:rPr>
            </w:r>
            <w:r w:rsidR="003A603A">
              <w:rPr>
                <w:noProof/>
                <w:webHidden/>
              </w:rPr>
              <w:fldChar w:fldCharType="separate"/>
            </w:r>
            <w:r w:rsidR="003A603A">
              <w:rPr>
                <w:noProof/>
                <w:webHidden/>
              </w:rPr>
              <w:t>15</w:t>
            </w:r>
            <w:r w:rsidR="003A603A">
              <w:rPr>
                <w:noProof/>
                <w:webHidden/>
              </w:rPr>
              <w:fldChar w:fldCharType="end"/>
            </w:r>
          </w:hyperlink>
        </w:p>
        <w:p w14:paraId="4618F2A7" w14:textId="77777777" w:rsidR="003A603A" w:rsidRDefault="00D701D9">
          <w:pPr>
            <w:pStyle w:val="Verzeichnis2"/>
            <w:tabs>
              <w:tab w:val="left" w:pos="880"/>
              <w:tab w:val="right" w:leader="dot" w:pos="9062"/>
            </w:tabs>
            <w:rPr>
              <w:rFonts w:eastAsiaTheme="minorEastAsia"/>
              <w:noProof/>
              <w:lang w:eastAsia="de-DE"/>
            </w:rPr>
          </w:pPr>
          <w:hyperlink w:anchor="_Toc439672018" w:history="1">
            <w:r w:rsidR="003A603A" w:rsidRPr="00442BBA">
              <w:rPr>
                <w:rStyle w:val="Hyperlink"/>
                <w:noProof/>
              </w:rPr>
              <w:t>4.5</w:t>
            </w:r>
            <w:r w:rsidR="003A603A">
              <w:rPr>
                <w:rFonts w:eastAsiaTheme="minorEastAsia"/>
                <w:noProof/>
                <w:lang w:eastAsia="de-DE"/>
              </w:rPr>
              <w:tab/>
            </w:r>
            <w:r w:rsidR="003A603A" w:rsidRPr="00442BBA">
              <w:rPr>
                <w:rStyle w:val="Hyperlink"/>
                <w:noProof/>
              </w:rPr>
              <w:t>Sequenzdiagramm</w:t>
            </w:r>
            <w:r w:rsidR="003A603A">
              <w:rPr>
                <w:noProof/>
                <w:webHidden/>
              </w:rPr>
              <w:tab/>
            </w:r>
            <w:r w:rsidR="003A603A">
              <w:rPr>
                <w:noProof/>
                <w:webHidden/>
              </w:rPr>
              <w:fldChar w:fldCharType="begin"/>
            </w:r>
            <w:r w:rsidR="003A603A">
              <w:rPr>
                <w:noProof/>
                <w:webHidden/>
              </w:rPr>
              <w:instrText xml:space="preserve"> PAGEREF _Toc439672018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4621D79F" w14:textId="77777777" w:rsidR="003A603A" w:rsidRDefault="00D701D9">
          <w:pPr>
            <w:pStyle w:val="Verzeichnis2"/>
            <w:tabs>
              <w:tab w:val="left" w:pos="880"/>
              <w:tab w:val="right" w:leader="dot" w:pos="9062"/>
            </w:tabs>
            <w:rPr>
              <w:rFonts w:eastAsiaTheme="minorEastAsia"/>
              <w:noProof/>
              <w:lang w:eastAsia="de-DE"/>
            </w:rPr>
          </w:pPr>
          <w:hyperlink w:anchor="_Toc439672019" w:history="1">
            <w:r w:rsidR="003A603A" w:rsidRPr="00442BBA">
              <w:rPr>
                <w:rStyle w:val="Hyperlink"/>
                <w:noProof/>
              </w:rPr>
              <w:t>4.6</w:t>
            </w:r>
            <w:r w:rsidR="003A603A">
              <w:rPr>
                <w:rFonts w:eastAsiaTheme="minorEastAsia"/>
                <w:noProof/>
                <w:lang w:eastAsia="de-DE"/>
              </w:rPr>
              <w:tab/>
            </w:r>
            <w:r w:rsidR="003A603A" w:rsidRPr="00442BBA">
              <w:rPr>
                <w:rStyle w:val="Hyperlink"/>
                <w:noProof/>
              </w:rPr>
              <w:t>Zustandsdiagramm</w:t>
            </w:r>
            <w:r w:rsidR="003A603A">
              <w:rPr>
                <w:noProof/>
                <w:webHidden/>
              </w:rPr>
              <w:tab/>
            </w:r>
            <w:r w:rsidR="003A603A">
              <w:rPr>
                <w:noProof/>
                <w:webHidden/>
              </w:rPr>
              <w:fldChar w:fldCharType="begin"/>
            </w:r>
            <w:r w:rsidR="003A603A">
              <w:rPr>
                <w:noProof/>
                <w:webHidden/>
              </w:rPr>
              <w:instrText xml:space="preserve"> PAGEREF _Toc439672019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1B59B845" w14:textId="77777777" w:rsidR="003A603A" w:rsidRDefault="00D701D9">
          <w:pPr>
            <w:pStyle w:val="Verzeichnis2"/>
            <w:tabs>
              <w:tab w:val="left" w:pos="880"/>
              <w:tab w:val="right" w:leader="dot" w:pos="9062"/>
            </w:tabs>
            <w:rPr>
              <w:rFonts w:eastAsiaTheme="minorEastAsia"/>
              <w:noProof/>
              <w:lang w:eastAsia="de-DE"/>
            </w:rPr>
          </w:pPr>
          <w:hyperlink w:anchor="_Toc439672020" w:history="1">
            <w:r w:rsidR="003A603A" w:rsidRPr="00442BBA">
              <w:rPr>
                <w:rStyle w:val="Hyperlink"/>
                <w:noProof/>
              </w:rPr>
              <w:t>4.7</w:t>
            </w:r>
            <w:r w:rsidR="003A603A">
              <w:rPr>
                <w:rFonts w:eastAsiaTheme="minorEastAsia"/>
                <w:noProof/>
                <w:lang w:eastAsia="de-DE"/>
              </w:rPr>
              <w:tab/>
            </w:r>
            <w:r w:rsidR="003A603A" w:rsidRPr="00442BBA">
              <w:rPr>
                <w:rStyle w:val="Hyperlink"/>
                <w:noProof/>
              </w:rPr>
              <w:t>Auswertung der Diagramme</w:t>
            </w:r>
            <w:r w:rsidR="003A603A">
              <w:rPr>
                <w:noProof/>
                <w:webHidden/>
              </w:rPr>
              <w:tab/>
            </w:r>
            <w:r w:rsidR="003A603A">
              <w:rPr>
                <w:noProof/>
                <w:webHidden/>
              </w:rPr>
              <w:fldChar w:fldCharType="begin"/>
            </w:r>
            <w:r w:rsidR="003A603A">
              <w:rPr>
                <w:noProof/>
                <w:webHidden/>
              </w:rPr>
              <w:instrText xml:space="preserve"> PAGEREF _Toc439672020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5BFEE9CF" w14:textId="77777777" w:rsidR="003A603A" w:rsidRDefault="00D701D9">
          <w:pPr>
            <w:pStyle w:val="Verzeichnis2"/>
            <w:tabs>
              <w:tab w:val="left" w:pos="880"/>
              <w:tab w:val="right" w:leader="dot" w:pos="9062"/>
            </w:tabs>
            <w:rPr>
              <w:rFonts w:eastAsiaTheme="minorEastAsia"/>
              <w:noProof/>
              <w:lang w:eastAsia="de-DE"/>
            </w:rPr>
          </w:pPr>
          <w:hyperlink w:anchor="_Toc439672021" w:history="1">
            <w:r w:rsidR="003A603A" w:rsidRPr="00442BBA">
              <w:rPr>
                <w:rStyle w:val="Hyperlink"/>
                <w:noProof/>
              </w:rPr>
              <w:t>4.8</w:t>
            </w:r>
            <w:r w:rsidR="003A603A">
              <w:rPr>
                <w:rFonts w:eastAsiaTheme="minorEastAsia"/>
                <w:noProof/>
                <w:lang w:eastAsia="de-DE"/>
              </w:rPr>
              <w:tab/>
            </w:r>
            <w:r w:rsidR="003A603A" w:rsidRPr="00442BBA">
              <w:rPr>
                <w:rStyle w:val="Hyperlink"/>
                <w:noProof/>
              </w:rPr>
              <w:t>Auswahl des Vorgehensmodells und Umsetzung</w:t>
            </w:r>
            <w:r w:rsidR="003A603A">
              <w:rPr>
                <w:noProof/>
                <w:webHidden/>
              </w:rPr>
              <w:tab/>
            </w:r>
            <w:r w:rsidR="003A603A">
              <w:rPr>
                <w:noProof/>
                <w:webHidden/>
              </w:rPr>
              <w:fldChar w:fldCharType="begin"/>
            </w:r>
            <w:r w:rsidR="003A603A">
              <w:rPr>
                <w:noProof/>
                <w:webHidden/>
              </w:rPr>
              <w:instrText xml:space="preserve"> PAGEREF _Toc439672021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5D5C939F" w14:textId="77777777" w:rsidR="003A603A" w:rsidRDefault="00D701D9">
          <w:pPr>
            <w:pStyle w:val="Verzeichnis2"/>
            <w:tabs>
              <w:tab w:val="left" w:pos="880"/>
              <w:tab w:val="right" w:leader="dot" w:pos="9062"/>
            </w:tabs>
            <w:rPr>
              <w:rFonts w:eastAsiaTheme="minorEastAsia"/>
              <w:noProof/>
              <w:lang w:eastAsia="de-DE"/>
            </w:rPr>
          </w:pPr>
          <w:hyperlink w:anchor="_Toc439672022" w:history="1">
            <w:r w:rsidR="003A603A" w:rsidRPr="00442BBA">
              <w:rPr>
                <w:rStyle w:val="Hyperlink"/>
                <w:noProof/>
              </w:rPr>
              <w:t>4.9</w:t>
            </w:r>
            <w:r w:rsidR="003A603A">
              <w:rPr>
                <w:rFonts w:eastAsiaTheme="minorEastAsia"/>
                <w:noProof/>
                <w:lang w:eastAsia="de-DE"/>
              </w:rPr>
              <w:tab/>
            </w:r>
            <w:r w:rsidR="003A603A" w:rsidRPr="00442BBA">
              <w:rPr>
                <w:rStyle w:val="Hyperlink"/>
                <w:noProof/>
              </w:rPr>
              <w:t>Auswahl der Architektur und Umsetzung</w:t>
            </w:r>
            <w:r w:rsidR="003A603A">
              <w:rPr>
                <w:noProof/>
                <w:webHidden/>
              </w:rPr>
              <w:tab/>
            </w:r>
            <w:r w:rsidR="003A603A">
              <w:rPr>
                <w:noProof/>
                <w:webHidden/>
              </w:rPr>
              <w:fldChar w:fldCharType="begin"/>
            </w:r>
            <w:r w:rsidR="003A603A">
              <w:rPr>
                <w:noProof/>
                <w:webHidden/>
              </w:rPr>
              <w:instrText xml:space="preserve"> PAGEREF _Toc439672022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43982A68" w14:textId="77777777" w:rsidR="003A603A" w:rsidRDefault="00D701D9">
          <w:pPr>
            <w:pStyle w:val="Verzeichnis3"/>
            <w:tabs>
              <w:tab w:val="left" w:pos="1320"/>
              <w:tab w:val="right" w:leader="dot" w:pos="9062"/>
            </w:tabs>
            <w:rPr>
              <w:rFonts w:eastAsiaTheme="minorEastAsia"/>
              <w:noProof/>
              <w:lang w:eastAsia="de-DE"/>
            </w:rPr>
          </w:pPr>
          <w:hyperlink w:anchor="_Toc439672023" w:history="1">
            <w:r w:rsidR="003A603A" w:rsidRPr="00442BBA">
              <w:rPr>
                <w:rStyle w:val="Hyperlink"/>
                <w:noProof/>
                <w:lang w:val="en-US"/>
              </w:rPr>
              <w:t>4.9.1</w:t>
            </w:r>
            <w:r w:rsidR="003A603A">
              <w:rPr>
                <w:rFonts w:eastAsiaTheme="minorEastAsia"/>
                <w:noProof/>
                <w:lang w:eastAsia="de-DE"/>
              </w:rPr>
              <w:tab/>
            </w:r>
            <w:r w:rsidR="003A603A" w:rsidRPr="00442BBA">
              <w:rPr>
                <w:rStyle w:val="Hyperlink"/>
                <w:noProof/>
                <w:lang w:val="en-US"/>
              </w:rPr>
              <w:t>Architecture</w:t>
            </w:r>
            <w:r w:rsidR="003A603A">
              <w:rPr>
                <w:noProof/>
                <w:webHidden/>
              </w:rPr>
              <w:tab/>
            </w:r>
            <w:r w:rsidR="003A603A">
              <w:rPr>
                <w:noProof/>
                <w:webHidden/>
              </w:rPr>
              <w:fldChar w:fldCharType="begin"/>
            </w:r>
            <w:r w:rsidR="003A603A">
              <w:rPr>
                <w:noProof/>
                <w:webHidden/>
              </w:rPr>
              <w:instrText xml:space="preserve"> PAGEREF _Toc439672023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3F9FA3FC" w14:textId="77777777" w:rsidR="003A603A" w:rsidRDefault="00D701D9">
          <w:pPr>
            <w:pStyle w:val="Verzeichnis3"/>
            <w:tabs>
              <w:tab w:val="left" w:pos="1320"/>
              <w:tab w:val="right" w:leader="dot" w:pos="9062"/>
            </w:tabs>
            <w:rPr>
              <w:rFonts w:eastAsiaTheme="minorEastAsia"/>
              <w:noProof/>
              <w:lang w:eastAsia="de-DE"/>
            </w:rPr>
          </w:pPr>
          <w:hyperlink w:anchor="_Toc439672024" w:history="1">
            <w:r w:rsidR="003A603A" w:rsidRPr="00442BBA">
              <w:rPr>
                <w:rStyle w:val="Hyperlink"/>
                <w:noProof/>
                <w:lang w:val="en-US"/>
              </w:rPr>
              <w:t>4.9.2</w:t>
            </w:r>
            <w:r w:rsidR="003A603A">
              <w:rPr>
                <w:rFonts w:eastAsiaTheme="minorEastAsia"/>
                <w:noProof/>
                <w:lang w:eastAsia="de-DE"/>
              </w:rPr>
              <w:tab/>
            </w:r>
            <w:r w:rsidR="003A603A" w:rsidRPr="00442BBA">
              <w:rPr>
                <w:rStyle w:val="Hyperlink"/>
                <w:noProof/>
              </w:rPr>
              <w:t>Security</w:t>
            </w:r>
            <w:r w:rsidR="003A603A">
              <w:rPr>
                <w:noProof/>
                <w:webHidden/>
              </w:rPr>
              <w:tab/>
            </w:r>
            <w:r w:rsidR="003A603A">
              <w:rPr>
                <w:noProof/>
                <w:webHidden/>
              </w:rPr>
              <w:fldChar w:fldCharType="begin"/>
            </w:r>
            <w:r w:rsidR="003A603A">
              <w:rPr>
                <w:noProof/>
                <w:webHidden/>
              </w:rPr>
              <w:instrText xml:space="preserve"> PAGEREF _Toc439672024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6A62C9F8" w14:textId="77777777" w:rsidR="003A603A" w:rsidRDefault="00D701D9">
          <w:pPr>
            <w:pStyle w:val="Verzeichnis3"/>
            <w:tabs>
              <w:tab w:val="left" w:pos="1320"/>
              <w:tab w:val="right" w:leader="dot" w:pos="9062"/>
            </w:tabs>
            <w:rPr>
              <w:rFonts w:eastAsiaTheme="minorEastAsia"/>
              <w:noProof/>
              <w:lang w:eastAsia="de-DE"/>
            </w:rPr>
          </w:pPr>
          <w:hyperlink w:anchor="_Toc439672025" w:history="1">
            <w:r w:rsidR="003A603A" w:rsidRPr="00442BBA">
              <w:rPr>
                <w:rStyle w:val="Hyperlink"/>
                <w:noProof/>
              </w:rPr>
              <w:t>4.9.3</w:t>
            </w:r>
            <w:r w:rsidR="003A603A">
              <w:rPr>
                <w:rFonts w:eastAsiaTheme="minorEastAsia"/>
                <w:noProof/>
                <w:lang w:eastAsia="de-DE"/>
              </w:rPr>
              <w:tab/>
            </w:r>
            <w:r w:rsidR="003A603A" w:rsidRPr="00442BBA">
              <w:rPr>
                <w:rStyle w:val="Hyperlink"/>
                <w:noProof/>
              </w:rPr>
              <w:t>Allgemeines zu 3-Tier-Architektur</w:t>
            </w:r>
            <w:r w:rsidR="003A603A">
              <w:rPr>
                <w:noProof/>
                <w:webHidden/>
              </w:rPr>
              <w:tab/>
            </w:r>
            <w:r w:rsidR="003A603A">
              <w:rPr>
                <w:noProof/>
                <w:webHidden/>
              </w:rPr>
              <w:fldChar w:fldCharType="begin"/>
            </w:r>
            <w:r w:rsidR="003A603A">
              <w:rPr>
                <w:noProof/>
                <w:webHidden/>
              </w:rPr>
              <w:instrText xml:space="preserve"> PAGEREF _Toc439672025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6AEB1D9C" w14:textId="77777777" w:rsidR="003A603A" w:rsidRDefault="00D701D9">
          <w:pPr>
            <w:pStyle w:val="Verzeichnis2"/>
            <w:tabs>
              <w:tab w:val="left" w:pos="880"/>
              <w:tab w:val="right" w:leader="dot" w:pos="9062"/>
            </w:tabs>
            <w:rPr>
              <w:rFonts w:eastAsiaTheme="minorEastAsia"/>
              <w:noProof/>
              <w:lang w:eastAsia="de-DE"/>
            </w:rPr>
          </w:pPr>
          <w:hyperlink w:anchor="_Toc439672026" w:history="1">
            <w:r w:rsidR="003A603A" w:rsidRPr="00442BBA">
              <w:rPr>
                <w:rStyle w:val="Hyperlink"/>
                <w:noProof/>
              </w:rPr>
              <w:t>4.10</w:t>
            </w:r>
            <w:r w:rsidR="003A603A">
              <w:rPr>
                <w:rFonts w:eastAsiaTheme="minorEastAsia"/>
                <w:noProof/>
                <w:lang w:eastAsia="de-DE"/>
              </w:rPr>
              <w:tab/>
            </w:r>
            <w:r w:rsidR="003A603A" w:rsidRPr="00442BBA">
              <w:rPr>
                <w:rStyle w:val="Hyperlink"/>
                <w:noProof/>
              </w:rPr>
              <w:t>Auswahl der Versionsverwaltung und Umsetzung</w:t>
            </w:r>
            <w:r w:rsidR="003A603A">
              <w:rPr>
                <w:noProof/>
                <w:webHidden/>
              </w:rPr>
              <w:tab/>
            </w:r>
            <w:r w:rsidR="003A603A">
              <w:rPr>
                <w:noProof/>
                <w:webHidden/>
              </w:rPr>
              <w:fldChar w:fldCharType="begin"/>
            </w:r>
            <w:r w:rsidR="003A603A">
              <w:rPr>
                <w:noProof/>
                <w:webHidden/>
              </w:rPr>
              <w:instrText xml:space="preserve"> PAGEREF _Toc439672026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58DBE6CD" w14:textId="77777777" w:rsidR="003A603A" w:rsidRDefault="00D701D9">
          <w:pPr>
            <w:pStyle w:val="Verzeichnis2"/>
            <w:tabs>
              <w:tab w:val="left" w:pos="880"/>
              <w:tab w:val="right" w:leader="dot" w:pos="9062"/>
            </w:tabs>
            <w:rPr>
              <w:rFonts w:eastAsiaTheme="minorEastAsia"/>
              <w:noProof/>
              <w:lang w:eastAsia="de-DE"/>
            </w:rPr>
          </w:pPr>
          <w:hyperlink w:anchor="_Toc439672027" w:history="1">
            <w:r w:rsidR="003A603A" w:rsidRPr="00442BBA">
              <w:rPr>
                <w:rStyle w:val="Hyperlink"/>
                <w:noProof/>
              </w:rPr>
              <w:t>4.11</w:t>
            </w:r>
            <w:r w:rsidR="003A603A">
              <w:rPr>
                <w:rFonts w:eastAsiaTheme="minorEastAsia"/>
                <w:noProof/>
                <w:lang w:eastAsia="de-DE"/>
              </w:rPr>
              <w:tab/>
            </w:r>
            <w:r w:rsidR="003A603A" w:rsidRPr="00442BBA">
              <w:rPr>
                <w:rStyle w:val="Hyperlink"/>
                <w:noProof/>
              </w:rPr>
              <w:t>Installationshandbuch</w:t>
            </w:r>
            <w:r w:rsidR="003A603A">
              <w:rPr>
                <w:noProof/>
                <w:webHidden/>
              </w:rPr>
              <w:tab/>
            </w:r>
            <w:r w:rsidR="003A603A">
              <w:rPr>
                <w:noProof/>
                <w:webHidden/>
              </w:rPr>
              <w:fldChar w:fldCharType="begin"/>
            </w:r>
            <w:r w:rsidR="003A603A">
              <w:rPr>
                <w:noProof/>
                <w:webHidden/>
              </w:rPr>
              <w:instrText xml:space="preserve"> PAGEREF _Toc439672027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07322D81" w14:textId="77777777" w:rsidR="003A603A" w:rsidRDefault="00D701D9">
          <w:pPr>
            <w:pStyle w:val="Verzeichnis2"/>
            <w:tabs>
              <w:tab w:val="left" w:pos="880"/>
              <w:tab w:val="right" w:leader="dot" w:pos="9062"/>
            </w:tabs>
            <w:rPr>
              <w:rFonts w:eastAsiaTheme="minorEastAsia"/>
              <w:noProof/>
              <w:lang w:eastAsia="de-DE"/>
            </w:rPr>
          </w:pPr>
          <w:hyperlink w:anchor="_Toc439672028" w:history="1">
            <w:r w:rsidR="003A603A" w:rsidRPr="00442BBA">
              <w:rPr>
                <w:rStyle w:val="Hyperlink"/>
                <w:noProof/>
              </w:rPr>
              <w:t>4.12</w:t>
            </w:r>
            <w:r w:rsidR="003A603A">
              <w:rPr>
                <w:rFonts w:eastAsiaTheme="minorEastAsia"/>
                <w:noProof/>
                <w:lang w:eastAsia="de-DE"/>
              </w:rPr>
              <w:tab/>
            </w:r>
            <w:r w:rsidR="003A603A" w:rsidRPr="00442BBA">
              <w:rPr>
                <w:rStyle w:val="Hyperlink"/>
                <w:noProof/>
              </w:rPr>
              <w:t>Benutzerhandbuch</w:t>
            </w:r>
            <w:r w:rsidR="003A603A">
              <w:rPr>
                <w:noProof/>
                <w:webHidden/>
              </w:rPr>
              <w:tab/>
            </w:r>
            <w:r w:rsidR="003A603A">
              <w:rPr>
                <w:noProof/>
                <w:webHidden/>
              </w:rPr>
              <w:fldChar w:fldCharType="begin"/>
            </w:r>
            <w:r w:rsidR="003A603A">
              <w:rPr>
                <w:noProof/>
                <w:webHidden/>
              </w:rPr>
              <w:instrText xml:space="preserve"> PAGEREF _Toc439672028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2B0857F9" w14:textId="77777777" w:rsidR="003A603A" w:rsidRDefault="00D701D9">
          <w:pPr>
            <w:pStyle w:val="Verzeichnis1"/>
            <w:tabs>
              <w:tab w:val="left" w:pos="440"/>
              <w:tab w:val="right" w:leader="dot" w:pos="9062"/>
            </w:tabs>
            <w:rPr>
              <w:rFonts w:eastAsiaTheme="minorEastAsia"/>
              <w:noProof/>
              <w:lang w:eastAsia="de-DE"/>
            </w:rPr>
          </w:pPr>
          <w:hyperlink w:anchor="_Toc439672029" w:history="1">
            <w:r w:rsidR="003A603A" w:rsidRPr="00442BBA">
              <w:rPr>
                <w:rStyle w:val="Hyperlink"/>
                <w:noProof/>
              </w:rPr>
              <w:t>5</w:t>
            </w:r>
            <w:r w:rsidR="003A603A">
              <w:rPr>
                <w:rFonts w:eastAsiaTheme="minorEastAsia"/>
                <w:noProof/>
                <w:lang w:eastAsia="de-DE"/>
              </w:rPr>
              <w:tab/>
            </w:r>
            <w:r w:rsidR="003A603A" w:rsidRPr="00442BBA">
              <w:rPr>
                <w:rStyle w:val="Hyperlink"/>
                <w:noProof/>
              </w:rPr>
              <w:t>Anhang</w:t>
            </w:r>
            <w:r w:rsidR="003A603A">
              <w:rPr>
                <w:noProof/>
                <w:webHidden/>
              </w:rPr>
              <w:tab/>
            </w:r>
            <w:r w:rsidR="003A603A">
              <w:rPr>
                <w:noProof/>
                <w:webHidden/>
              </w:rPr>
              <w:fldChar w:fldCharType="begin"/>
            </w:r>
            <w:r w:rsidR="003A603A">
              <w:rPr>
                <w:noProof/>
                <w:webHidden/>
              </w:rPr>
              <w:instrText xml:space="preserve"> PAGEREF _Toc439672029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7A23C871" w14:textId="77777777" w:rsidR="003A603A" w:rsidRDefault="00D701D9">
          <w:pPr>
            <w:pStyle w:val="Verzeichnis1"/>
            <w:tabs>
              <w:tab w:val="left" w:pos="440"/>
              <w:tab w:val="right" w:leader="dot" w:pos="9062"/>
            </w:tabs>
            <w:rPr>
              <w:rFonts w:eastAsiaTheme="minorEastAsia"/>
              <w:noProof/>
              <w:lang w:eastAsia="de-DE"/>
            </w:rPr>
          </w:pPr>
          <w:hyperlink w:anchor="_Toc439672030" w:history="1">
            <w:r w:rsidR="003A603A" w:rsidRPr="00442BBA">
              <w:rPr>
                <w:rStyle w:val="Hyperlink"/>
                <w:noProof/>
              </w:rPr>
              <w:t>6</w:t>
            </w:r>
            <w:r w:rsidR="003A603A">
              <w:rPr>
                <w:rFonts w:eastAsiaTheme="minorEastAsia"/>
                <w:noProof/>
                <w:lang w:eastAsia="de-DE"/>
              </w:rPr>
              <w:tab/>
            </w:r>
            <w:r w:rsidR="003A603A" w:rsidRPr="00442BBA">
              <w:rPr>
                <w:rStyle w:val="Hyperlink"/>
                <w:noProof/>
              </w:rPr>
              <w:t>Literaturverzeichnis</w:t>
            </w:r>
            <w:r w:rsidR="003A603A">
              <w:rPr>
                <w:noProof/>
                <w:webHidden/>
              </w:rPr>
              <w:tab/>
            </w:r>
            <w:r w:rsidR="003A603A">
              <w:rPr>
                <w:noProof/>
                <w:webHidden/>
              </w:rPr>
              <w:fldChar w:fldCharType="begin"/>
            </w:r>
            <w:r w:rsidR="003A603A">
              <w:rPr>
                <w:noProof/>
                <w:webHidden/>
              </w:rPr>
              <w:instrText xml:space="preserve"> PAGEREF _Toc439672030 \h </w:instrText>
            </w:r>
            <w:r w:rsidR="003A603A">
              <w:rPr>
                <w:noProof/>
                <w:webHidden/>
              </w:rPr>
            </w:r>
            <w:r w:rsidR="003A603A">
              <w:rPr>
                <w:noProof/>
                <w:webHidden/>
              </w:rPr>
              <w:fldChar w:fldCharType="separate"/>
            </w:r>
            <w:r w:rsidR="003A603A">
              <w:rPr>
                <w:noProof/>
                <w:webHidden/>
              </w:rPr>
              <w:t>19</w:t>
            </w:r>
            <w:r w:rsidR="003A603A">
              <w:rPr>
                <w:noProof/>
                <w:webHidden/>
              </w:rPr>
              <w:fldChar w:fldCharType="end"/>
            </w:r>
          </w:hyperlink>
        </w:p>
        <w:p w14:paraId="5AA5F8B5" w14:textId="1C885C4F" w:rsidR="00597D84" w:rsidRDefault="00597D84">
          <w:r>
            <w:rPr>
              <w:b/>
              <w:bCs/>
            </w:rPr>
            <w:fldChar w:fldCharType="end"/>
          </w:r>
        </w:p>
      </w:sdtContent>
    </w:sdt>
    <w:p w14:paraId="2C430CF3" w14:textId="77777777" w:rsidR="00597D84" w:rsidRDefault="00597D84">
      <w:pPr>
        <w:rPr>
          <w:sz w:val="80"/>
          <w:szCs w:val="80"/>
        </w:rPr>
      </w:pPr>
    </w:p>
    <w:p w14:paraId="23548DE9" w14:textId="77777777" w:rsidR="00597D84" w:rsidRDefault="00597D84">
      <w:pPr>
        <w:rPr>
          <w:rFonts w:asciiTheme="majorHAnsi" w:eastAsiaTheme="majorEastAsia" w:hAnsiTheme="majorHAnsi" w:cstheme="majorBidi"/>
          <w:color w:val="2E74B5" w:themeColor="accent1" w:themeShade="BF"/>
          <w:sz w:val="32"/>
          <w:szCs w:val="32"/>
        </w:rPr>
      </w:pPr>
      <w:r>
        <w:br w:type="page"/>
      </w:r>
    </w:p>
    <w:p w14:paraId="7DD4EFFE" w14:textId="77777777" w:rsidR="00A95B83" w:rsidRDefault="00A95B83" w:rsidP="0058701F">
      <w:pPr>
        <w:pStyle w:val="berschrift1"/>
      </w:pPr>
      <w:bookmarkStart w:id="0" w:name="_Toc439671985"/>
      <w:r>
        <w:lastRenderedPageBreak/>
        <w:t>Projektbeschreibung</w:t>
      </w:r>
      <w:bookmarkEnd w:id="0"/>
    </w:p>
    <w:p w14:paraId="6D07E6FF" w14:textId="77777777" w:rsidR="00A95B83" w:rsidRDefault="00A95B83" w:rsidP="00A95B83">
      <w:pPr>
        <w:pStyle w:val="berschrift2"/>
      </w:pPr>
      <w:bookmarkStart w:id="1" w:name="_Toc439671986"/>
      <w:commentRangeStart w:id="2"/>
      <w:r>
        <w:t>Ausgangsituation</w:t>
      </w:r>
      <w:bookmarkEnd w:id="1"/>
      <w:commentRangeEnd w:id="2"/>
      <w:r w:rsidR="003A603A">
        <w:rPr>
          <w:rStyle w:val="Kommentarzeichen"/>
          <w:rFonts w:asciiTheme="minorHAnsi" w:eastAsiaTheme="minorHAnsi" w:hAnsiTheme="minorHAnsi" w:cstheme="minorBidi"/>
          <w:color w:val="auto"/>
        </w:rPr>
        <w:commentReference w:id="2"/>
      </w:r>
    </w:p>
    <w:p w14:paraId="6335AB10" w14:textId="77777777" w:rsidR="0052201C" w:rsidRPr="0052201C" w:rsidRDefault="0052201C" w:rsidP="0052201C"/>
    <w:p w14:paraId="1CF06A58" w14:textId="77777777" w:rsidR="00A95B83" w:rsidRDefault="00A95B83" w:rsidP="00A95B83">
      <w:pPr>
        <w:pStyle w:val="berschrift2"/>
      </w:pPr>
      <w:bookmarkStart w:id="3" w:name="_Toc439671987"/>
      <w:r>
        <w:t>Zielsetzung</w:t>
      </w:r>
      <w:bookmarkEnd w:id="3"/>
    </w:p>
    <w:p w14:paraId="2D15CA66" w14:textId="77777777" w:rsidR="00455330" w:rsidRPr="008B02B4" w:rsidRDefault="00455330" w:rsidP="00535940"/>
    <w:p w14:paraId="4E2C6A2A" w14:textId="77777777" w:rsidR="0052201C" w:rsidRDefault="007D2024" w:rsidP="0052201C">
      <w:pPr>
        <w:pStyle w:val="berschrift3"/>
      </w:pPr>
      <w:bookmarkStart w:id="4" w:name="h.81n87pq16mq5" w:colFirst="0" w:colLast="0"/>
      <w:bookmarkStart w:id="5" w:name="_Toc439671988"/>
      <w:bookmarkEnd w:id="4"/>
      <w:r>
        <w:t>Grobk</w:t>
      </w:r>
      <w:r w:rsidR="00285DFC">
        <w:t>onzept</w:t>
      </w:r>
      <w:bookmarkEnd w:id="5"/>
    </w:p>
    <w:p w14:paraId="18F1AFF1" w14:textId="27D36E33" w:rsidR="0052201C" w:rsidRDefault="0052201C" w:rsidP="0052201C">
      <w:r>
        <w:t>Mithilfe der mehrsprachigen Web</w:t>
      </w:r>
      <w:r w:rsidR="00B171BB">
        <w:t>-Plattform</w:t>
      </w:r>
      <w:r>
        <w:t xml:space="preserve"> soll es </w:t>
      </w:r>
      <w:r w:rsidR="00B171BB">
        <w:t>Flüchtlingen</w:t>
      </w:r>
      <w:r w:rsidR="008715B8">
        <w:t xml:space="preserve"> </w:t>
      </w:r>
      <w:r>
        <w:t>und</w:t>
      </w:r>
      <w:r w:rsidR="00B171BB">
        <w:t xml:space="preserve"> besonders</w:t>
      </w:r>
      <w:r>
        <w:t xml:space="preserve"> Asylsuchenden</w:t>
      </w:r>
      <w:r w:rsidR="00B171BB">
        <w:t xml:space="preserve"> </w:t>
      </w:r>
      <w:r>
        <w:t>vereinfacht werden</w:t>
      </w:r>
      <w:r w:rsidR="00B171BB">
        <w:t>,</w:t>
      </w:r>
      <w:r>
        <w:t xml:space="preserve"> sich in Deutschland zurecht zu finden. </w:t>
      </w:r>
      <w:r w:rsidR="00B171BB">
        <w:t>Um dies zu erreichen</w:t>
      </w:r>
      <w:r>
        <w:t xml:space="preserve"> sollen möglichst alle benötigten Info</w:t>
      </w:r>
      <w:r w:rsidR="00CD2D96">
        <w:t>rmationen</w:t>
      </w:r>
      <w:r>
        <w:t xml:space="preserve"> für ein</w:t>
      </w:r>
      <w:r w:rsidR="00B171BB">
        <w:t xml:space="preserve"> schnelles Zurechtfinden und gute Integration gesammelt</w:t>
      </w:r>
      <w:r w:rsidR="003A603A">
        <w:t xml:space="preserve"> </w:t>
      </w:r>
      <w:r w:rsidR="00B171BB">
        <w:t xml:space="preserve">und aufbereitet </w:t>
      </w:r>
      <w:r w:rsidR="003A603A">
        <w:t>werden. D</w:t>
      </w:r>
      <w:r w:rsidR="00B171BB">
        <w:t>azu</w:t>
      </w:r>
      <w:r w:rsidR="003A603A">
        <w:t xml:space="preserve"> werden</w:t>
      </w:r>
      <w:r>
        <w:t xml:space="preserve"> weitere hilfreiche Funktionen integriert. Diese sollten möglichst genau auf die Anforderungen der Flüchtlinge zugeschnitten sein</w:t>
      </w:r>
      <w:r w:rsidR="008715B8">
        <w:t xml:space="preserve">, </w:t>
      </w:r>
      <w:r>
        <w:t>unter anderem eine sehr einfache Benutzeroberfläche</w:t>
      </w:r>
      <w:r w:rsidR="003A603A">
        <w:t>,</w:t>
      </w:r>
      <w:r>
        <w:t xml:space="preserve"> die sofort verständlich ist und intuitiv bedient werden kann</w:t>
      </w:r>
      <w:r w:rsidR="008715B8">
        <w:t>.</w:t>
      </w:r>
      <w:r>
        <w:t xml:space="preserve"> </w:t>
      </w:r>
      <w:r w:rsidR="008715B8">
        <w:t xml:space="preserve"> Im Zuge der Projektarbeit</w:t>
      </w:r>
      <w:r>
        <w:t xml:space="preserve"> </w:t>
      </w:r>
      <w:r w:rsidR="008715B8">
        <w:t xml:space="preserve">nutzen wir bereits bestehende Anwendungen anderer Webseiten oder verlinken auf diese, bspw. </w:t>
      </w:r>
      <w:r w:rsidR="0010158C">
        <w:t xml:space="preserve">auf </w:t>
      </w:r>
      <w:r w:rsidR="00864AA6">
        <w:t xml:space="preserve">eine </w:t>
      </w:r>
      <w:r w:rsidR="008715B8">
        <w:t xml:space="preserve">Open Street </w:t>
      </w:r>
      <w:proofErr w:type="spellStart"/>
      <w:r w:rsidR="008715B8">
        <w:t>Map</w:t>
      </w:r>
      <w:proofErr w:type="spellEnd"/>
      <w:r w:rsidR="008715B8">
        <w:t xml:space="preserve"> oder ein</w:t>
      </w:r>
      <w:r w:rsidR="0092119F">
        <w:t>em</w:t>
      </w:r>
      <w:r w:rsidR="008715B8">
        <w:t xml:space="preserve"> Wiki.</w:t>
      </w:r>
    </w:p>
    <w:p w14:paraId="0AF76C7F" w14:textId="5F9BC109" w:rsidR="0052201C" w:rsidRDefault="0052201C" w:rsidP="0052201C">
      <w:r>
        <w:t xml:space="preserve">Darüber hinaus stellt es die Prüfungsleistung der DWI 13 in dem Kurs „Softwareengineering“ dar. Ein Anspruch an die Software wie vergleichbare Projekte muss gegeben sein, um ein entsprechend gutes Ergebnis präsentieren zu können. </w:t>
      </w:r>
    </w:p>
    <w:p w14:paraId="510A039A" w14:textId="79711089" w:rsidR="0052201C" w:rsidRDefault="0052201C" w:rsidP="0052201C"/>
    <w:p w14:paraId="0838FF05" w14:textId="77777777" w:rsidR="0052201C" w:rsidRDefault="0052201C" w:rsidP="0052201C">
      <w:pPr>
        <w:pStyle w:val="berschrift3"/>
      </w:pPr>
      <w:bookmarkStart w:id="6" w:name="h.i2o87621qy6v" w:colFirst="0" w:colLast="0"/>
      <w:bookmarkStart w:id="7" w:name="_Toc439671989"/>
      <w:bookmarkEnd w:id="6"/>
      <w:r>
        <w:t>Zielgruppe</w:t>
      </w:r>
      <w:bookmarkEnd w:id="7"/>
    </w:p>
    <w:p w14:paraId="0D9C0EA7" w14:textId="7537606F" w:rsidR="0052201C" w:rsidRDefault="0052201C" w:rsidP="0052201C">
      <w:r>
        <w:t>Die Zielgruppe der zu erstellenden Website</w:t>
      </w:r>
      <w:r w:rsidR="0010158C">
        <w:t xml:space="preserve"> bzw. späteren </w:t>
      </w:r>
      <w:r>
        <w:t xml:space="preserve">App sind zum einen die </w:t>
      </w:r>
      <w:r w:rsidR="001A5D11">
        <w:t xml:space="preserve">Asylbewerber </w:t>
      </w:r>
      <w:r w:rsidR="0010158C">
        <w:t>(</w:t>
      </w:r>
      <w:r>
        <w:t>Asylsuchende</w:t>
      </w:r>
      <w:r w:rsidR="0010158C">
        <w:t>)</w:t>
      </w:r>
      <w:r>
        <w:t xml:space="preserve">, zum </w:t>
      </w:r>
      <w:r w:rsidR="0092119F">
        <w:t xml:space="preserve">anderen </w:t>
      </w:r>
      <w:r>
        <w:t>die Helfer.</w:t>
      </w:r>
    </w:p>
    <w:p w14:paraId="38026C65" w14:textId="77777777" w:rsidR="00455330" w:rsidRDefault="00455330" w:rsidP="0052201C"/>
    <w:p w14:paraId="507E72D4" w14:textId="1A3E09C3" w:rsidR="00025B3D" w:rsidRDefault="00025B3D" w:rsidP="0010158C">
      <w:pPr>
        <w:pStyle w:val="berschrift3"/>
      </w:pPr>
      <w:bookmarkStart w:id="8" w:name="_Toc439671990"/>
      <w:r>
        <w:t>Funktion und benötigte Rechte der Benutzergruppen</w:t>
      </w:r>
      <w:bookmarkEnd w:id="8"/>
    </w:p>
    <w:p w14:paraId="2D97BEA7" w14:textId="687B6E38" w:rsidR="00025B3D" w:rsidRDefault="00C029DF">
      <w:r>
        <w:t>Ein n</w:t>
      </w:r>
      <w:r w:rsidR="00025B3D">
        <w:t xml:space="preserve">icht </w:t>
      </w:r>
      <w:r w:rsidR="0092119F">
        <w:t xml:space="preserve">angemeldeter </w:t>
      </w:r>
      <w:r w:rsidR="00025B3D">
        <w:t>normaler Benutzer (z.B. Asylbewerber)</w:t>
      </w:r>
      <w:r>
        <w:t xml:space="preserve"> hat</w:t>
      </w:r>
      <w:r w:rsidR="00025B3D">
        <w:t xml:space="preserve"> keine besonderen Rechte</w:t>
      </w:r>
      <w:r w:rsidR="0010158C">
        <w:t>. Diesen Anwender kann alles angezeigt werden, jedoch sind keine Bearbeitungsrechte eingeräumt</w:t>
      </w:r>
      <w:r w:rsidR="00025B3D">
        <w:t xml:space="preserve">. </w:t>
      </w:r>
      <w:r w:rsidR="0010158C">
        <w:t xml:space="preserve">Dieser benutzt </w:t>
      </w:r>
      <w:r w:rsidR="00025B3D">
        <w:t xml:space="preserve">die Website genauso wie das </w:t>
      </w:r>
      <w:r w:rsidR="0010158C">
        <w:t xml:space="preserve">allbekannte </w:t>
      </w:r>
      <w:r w:rsidR="00025B3D">
        <w:t xml:space="preserve">Wikipedia. </w:t>
      </w:r>
      <w:r w:rsidR="0010158C">
        <w:t>Für diesen Hauptprozess werden keine Daten benötigt und somit müssen auch keine gespeichert werden</w:t>
      </w:r>
      <w:r w:rsidR="006D01A7">
        <w:t>.</w:t>
      </w:r>
    </w:p>
    <w:p w14:paraId="7CB6E768" w14:textId="4A0C5949" w:rsidR="00025B3D" w:rsidRDefault="0092119F">
      <w:r>
        <w:t xml:space="preserve">Ein angemeldeter </w:t>
      </w:r>
      <w:r w:rsidR="00025B3D">
        <w:t>Benutzer (Helfer</w:t>
      </w:r>
      <w:r w:rsidR="0010158C">
        <w:t xml:space="preserve">) </w:t>
      </w:r>
      <w:r>
        <w:t xml:space="preserve">besitzt </w:t>
      </w:r>
      <w:r w:rsidR="00025B3D">
        <w:t xml:space="preserve">erweiterte Benutzerrechte. </w:t>
      </w:r>
      <w:r w:rsidR="0010158C">
        <w:t>So kann dieser</w:t>
      </w:r>
      <w:r w:rsidR="00025B3D">
        <w:t xml:space="preserve"> das Wiki bearbeiten</w:t>
      </w:r>
      <w:r w:rsidR="0010158C">
        <w:t xml:space="preserve"> und hat somit Zugriff auf die Website als auch dem Wiki</w:t>
      </w:r>
      <w:r w:rsidR="00025B3D">
        <w:t xml:space="preserve">. </w:t>
      </w:r>
      <w:r w:rsidR="00AC526A">
        <w:t>Für diesen Geschäft</w:t>
      </w:r>
      <w:r>
        <w:t>s</w:t>
      </w:r>
      <w:r w:rsidR="00AC526A">
        <w:t>fall werden di</w:t>
      </w:r>
      <w:r w:rsidR="00025B3D">
        <w:t xml:space="preserve">e Session des Nutzers, die Benutzerrechte bzw. Rolle und </w:t>
      </w:r>
      <w:r w:rsidR="00AC526A">
        <w:t xml:space="preserve">der </w:t>
      </w:r>
      <w:r w:rsidR="00025B3D">
        <w:t>Verein für den er tätig ist (bestimmt die Bearbeitungsrechte)</w:t>
      </w:r>
      <w:r w:rsidR="00AC526A">
        <w:t xml:space="preserve"> gespeichert</w:t>
      </w:r>
      <w:r w:rsidR="00025B3D">
        <w:t>.</w:t>
      </w:r>
    </w:p>
    <w:p w14:paraId="06C3A44B" w14:textId="76417D51" w:rsidR="00025B3D" w:rsidRPr="00025B3D" w:rsidRDefault="00AC526A">
      <w:r>
        <w:t xml:space="preserve">Ein </w:t>
      </w:r>
      <w:r w:rsidR="00025B3D">
        <w:t>Administrator</w:t>
      </w:r>
      <w:r>
        <w:t xml:space="preserve"> hat </w:t>
      </w:r>
      <w:r w:rsidR="00025B3D">
        <w:t>vollständige Rechte. Er darf alles bearbeiten, neu anfügen, löschen usw</w:t>
      </w:r>
      <w:proofErr w:type="gramStart"/>
      <w:r w:rsidR="00025B3D">
        <w:t>.</w:t>
      </w:r>
      <w:r w:rsidR="0092119F">
        <w:t xml:space="preserve"> .</w:t>
      </w:r>
      <w:proofErr w:type="gramEnd"/>
      <w:r w:rsidR="0092119F">
        <w:t xml:space="preserve"> </w:t>
      </w:r>
      <w:r>
        <w:t xml:space="preserve">Ebenso benutzt er </w:t>
      </w:r>
      <w:r w:rsidR="00025B3D">
        <w:t xml:space="preserve">alle bereitgestellten Funktionen, auch </w:t>
      </w:r>
      <w:r w:rsidR="0092119F">
        <w:t xml:space="preserve">diejenigen, die </w:t>
      </w:r>
      <w:r w:rsidR="00025B3D">
        <w:t>über die Website hinaus</w:t>
      </w:r>
      <w:r w:rsidR="00622D2D">
        <w:t>gehen</w:t>
      </w:r>
      <w:r w:rsidR="00025B3D">
        <w:t xml:space="preserve">. So z.B. um ein </w:t>
      </w:r>
      <w:r w:rsidR="00F760A1">
        <w:t>n</w:t>
      </w:r>
      <w:r w:rsidR="00025B3D">
        <w:t>eue</w:t>
      </w:r>
      <w:r w:rsidR="00F760A1">
        <w:t>s</w:t>
      </w:r>
      <w:r w:rsidR="00025B3D">
        <w:t xml:space="preserve"> </w:t>
      </w:r>
      <w:proofErr w:type="spellStart"/>
      <w:r w:rsidR="00025B3D">
        <w:t>Build</w:t>
      </w:r>
      <w:proofErr w:type="spellEnd"/>
      <w:r w:rsidR="00025B3D">
        <w:t xml:space="preserve"> auf den </w:t>
      </w:r>
      <w:proofErr w:type="spellStart"/>
      <w:r w:rsidR="00025B3D">
        <w:t>Application</w:t>
      </w:r>
      <w:proofErr w:type="spellEnd"/>
      <w:r w:rsidR="00025B3D">
        <w:t xml:space="preserve"> Server zu pushen. </w:t>
      </w:r>
      <w:r>
        <w:t xml:space="preserve">Für diesen Geschäftsfall werden die gleichen Daten gespeichert wie für einen eingeloggten User (Helfer). </w:t>
      </w:r>
    </w:p>
    <w:p w14:paraId="1C83CDE3" w14:textId="0F447663" w:rsidR="00025B3D" w:rsidRDefault="00025B3D" w:rsidP="0052201C"/>
    <w:p w14:paraId="36EADA1C" w14:textId="77777777" w:rsidR="0052201C" w:rsidRDefault="0052201C" w:rsidP="0052201C">
      <w:pPr>
        <w:pStyle w:val="berschrift3"/>
      </w:pPr>
      <w:bookmarkStart w:id="9" w:name="h.hwl0hmkouqy" w:colFirst="0" w:colLast="0"/>
      <w:bookmarkStart w:id="10" w:name="_Toc439671991"/>
      <w:bookmarkEnd w:id="9"/>
      <w:r>
        <w:t>Allgemeine Beschreibung der Funktionen</w:t>
      </w:r>
      <w:bookmarkEnd w:id="10"/>
    </w:p>
    <w:p w14:paraId="6036A3F0" w14:textId="4971801D" w:rsidR="001A5D11" w:rsidRPr="001A5D11" w:rsidRDefault="005277D2" w:rsidP="00AC526A">
      <w:r>
        <w:t xml:space="preserve">Wir nutzen verschiedene Funktionen aus bereits existierenden Webseiten und Anwendungen, dabei spezifizieren wir den Umfang nach unseren Anforderungen. Hier folgen die zu </w:t>
      </w:r>
      <w:r w:rsidR="00FD22DE">
        <w:t xml:space="preserve">implementierenden </w:t>
      </w:r>
      <w:r>
        <w:t>Funktionen:</w:t>
      </w:r>
    </w:p>
    <w:p w14:paraId="6ABE3BE9" w14:textId="383B96FA" w:rsidR="0052201C" w:rsidRDefault="0052201C" w:rsidP="0052201C">
      <w:pPr>
        <w:numPr>
          <w:ilvl w:val="0"/>
          <w:numId w:val="8"/>
        </w:numPr>
        <w:spacing w:after="0" w:line="276" w:lineRule="auto"/>
        <w:ind w:hanging="360"/>
        <w:contextualSpacing/>
      </w:pPr>
      <w:r>
        <w:lastRenderedPageBreak/>
        <w:t xml:space="preserve">Übersichtliche, thematische, einfach zugängliche Informationssammlung </w:t>
      </w:r>
    </w:p>
    <w:p w14:paraId="1F0D4E63" w14:textId="77777777" w:rsidR="0052201C" w:rsidRDefault="0052201C" w:rsidP="0052201C">
      <w:pPr>
        <w:numPr>
          <w:ilvl w:val="1"/>
          <w:numId w:val="8"/>
        </w:numPr>
        <w:spacing w:after="0" w:line="276" w:lineRule="auto"/>
        <w:ind w:hanging="360"/>
        <w:contextualSpacing/>
      </w:pPr>
      <w:r>
        <w:tab/>
        <w:t>Behördenkontaktdaten zu den jeweiligen Standorten</w:t>
      </w:r>
    </w:p>
    <w:p w14:paraId="5C84DF4A" w14:textId="77777777" w:rsidR="0052201C" w:rsidRDefault="0052201C" w:rsidP="0052201C">
      <w:pPr>
        <w:numPr>
          <w:ilvl w:val="1"/>
          <w:numId w:val="8"/>
        </w:numPr>
        <w:spacing w:after="0" w:line="276" w:lineRule="auto"/>
        <w:ind w:hanging="360"/>
        <w:contextualSpacing/>
      </w:pPr>
      <w:r>
        <w:tab/>
        <w:t>Rechtliches Einmaleins</w:t>
      </w:r>
    </w:p>
    <w:p w14:paraId="707703FB" w14:textId="77777777" w:rsidR="0052201C" w:rsidRDefault="0052201C" w:rsidP="0052201C">
      <w:pPr>
        <w:numPr>
          <w:ilvl w:val="1"/>
          <w:numId w:val="8"/>
        </w:numPr>
        <w:spacing w:after="0" w:line="276" w:lineRule="auto"/>
        <w:ind w:hanging="360"/>
        <w:contextualSpacing/>
      </w:pPr>
      <w:r>
        <w:tab/>
        <w:t>Anlaufstationen für z.B. kurzfristige Unterkünfte / Tafel / DRK</w:t>
      </w:r>
    </w:p>
    <w:p w14:paraId="20E095D1" w14:textId="77777777" w:rsidR="0052201C" w:rsidRDefault="0052201C" w:rsidP="0052201C">
      <w:pPr>
        <w:numPr>
          <w:ilvl w:val="1"/>
          <w:numId w:val="8"/>
        </w:numPr>
        <w:spacing w:after="0" w:line="276" w:lineRule="auto"/>
        <w:ind w:hanging="360"/>
        <w:contextualSpacing/>
      </w:pPr>
      <w:r>
        <w:tab/>
        <w:t xml:space="preserve">Infos der lokalen </w:t>
      </w:r>
      <w:proofErr w:type="spellStart"/>
      <w:r>
        <w:t>Refugee</w:t>
      </w:r>
      <w:proofErr w:type="spellEnd"/>
      <w:r>
        <w:t xml:space="preserve"> Law </w:t>
      </w:r>
      <w:proofErr w:type="spellStart"/>
      <w:r>
        <w:t>Clinics</w:t>
      </w:r>
      <w:proofErr w:type="spellEnd"/>
      <w:r>
        <w:t xml:space="preserve"> / andere lokale Vereine</w:t>
      </w:r>
    </w:p>
    <w:p w14:paraId="62E0407A" w14:textId="224CC3C2" w:rsidR="0052201C" w:rsidRDefault="0052201C" w:rsidP="0052201C">
      <w:pPr>
        <w:numPr>
          <w:ilvl w:val="1"/>
          <w:numId w:val="8"/>
        </w:numPr>
        <w:spacing w:after="0" w:line="276" w:lineRule="auto"/>
        <w:ind w:hanging="360"/>
        <w:contextualSpacing/>
      </w:pPr>
      <w:r>
        <w:tab/>
        <w:t xml:space="preserve">häufig genutzte Rufnummern (Notrufnummern) </w:t>
      </w:r>
      <w:r w:rsidR="00E646C9">
        <w:t xml:space="preserve">&amp; </w:t>
      </w:r>
      <w:r>
        <w:t>deren Aufgabengebiete</w:t>
      </w:r>
    </w:p>
    <w:p w14:paraId="50166215" w14:textId="75FEC08A" w:rsidR="0052201C" w:rsidRDefault="0052201C" w:rsidP="0052201C">
      <w:pPr>
        <w:numPr>
          <w:ilvl w:val="1"/>
          <w:numId w:val="8"/>
        </w:numPr>
        <w:spacing w:after="0" w:line="276" w:lineRule="auto"/>
        <w:ind w:hanging="360"/>
        <w:contextualSpacing/>
      </w:pPr>
      <w:r>
        <w:tab/>
        <w:t>Gesundheitssystem</w:t>
      </w:r>
      <w:r w:rsidR="00AC526A">
        <w:t>,</w:t>
      </w:r>
      <w:r>
        <w:t xml:space="preserve"> </w:t>
      </w:r>
      <w:r w:rsidR="00A057F6">
        <w:t xml:space="preserve">kostenlose </w:t>
      </w:r>
      <w:r>
        <w:t>Ärzte</w:t>
      </w:r>
      <w:r w:rsidR="00AC526A">
        <w:t>,</w:t>
      </w:r>
      <w:r>
        <w:t xml:space="preserve"> </w:t>
      </w:r>
      <w:r w:rsidR="00AC526A">
        <w:t>„</w:t>
      </w:r>
      <w:r>
        <w:t>Wo finde ich einen in meiner Nähe</w:t>
      </w:r>
      <w:r w:rsidR="00AC526A">
        <w:t>“</w:t>
      </w:r>
    </w:p>
    <w:p w14:paraId="05BDB0B3" w14:textId="77777777" w:rsidR="0052201C" w:rsidRDefault="0052201C" w:rsidP="0052201C">
      <w:pPr>
        <w:numPr>
          <w:ilvl w:val="1"/>
          <w:numId w:val="8"/>
        </w:numPr>
        <w:spacing w:after="0" w:line="276" w:lineRule="auto"/>
        <w:ind w:hanging="360"/>
        <w:contextualSpacing/>
      </w:pPr>
      <w:r>
        <w:tab/>
        <w:t>Verknüpfungen zu anderen Hilfeseiten und Funktionalitäten</w:t>
      </w:r>
    </w:p>
    <w:p w14:paraId="59307A2C" w14:textId="2094A6C2" w:rsidR="0052201C" w:rsidRDefault="0052201C" w:rsidP="0052201C">
      <w:pPr>
        <w:numPr>
          <w:ilvl w:val="1"/>
          <w:numId w:val="8"/>
        </w:numPr>
        <w:spacing w:after="0" w:line="276" w:lineRule="auto"/>
        <w:ind w:hanging="360"/>
        <w:contextualSpacing/>
      </w:pPr>
      <w:r>
        <w:tab/>
      </w:r>
      <w:r w:rsidR="00AC526A">
        <w:t>usw.</w:t>
      </w:r>
    </w:p>
    <w:p w14:paraId="33CBDE33" w14:textId="492D70E2" w:rsidR="0052201C" w:rsidRDefault="0052201C" w:rsidP="0052201C">
      <w:pPr>
        <w:numPr>
          <w:ilvl w:val="0"/>
          <w:numId w:val="8"/>
        </w:numPr>
        <w:spacing w:after="0" w:line="276" w:lineRule="auto"/>
        <w:ind w:hanging="360"/>
        <w:contextualSpacing/>
      </w:pPr>
      <w:r>
        <w:t>Sofern möglich – Ermittlung des Standortes und Darstellung der gesuchten Informationen auf einer Karte („</w:t>
      </w:r>
      <w:r w:rsidR="00A63704">
        <w:t xml:space="preserve">Wo </w:t>
      </w:r>
      <w:r>
        <w:t>bin ich und wo muss ich hin“)</w:t>
      </w:r>
    </w:p>
    <w:p w14:paraId="2F1819CE" w14:textId="77777777" w:rsidR="0052201C" w:rsidRDefault="0052201C" w:rsidP="0052201C">
      <w:pPr>
        <w:numPr>
          <w:ilvl w:val="0"/>
          <w:numId w:val="8"/>
        </w:numPr>
        <w:spacing w:after="0" w:line="276" w:lineRule="auto"/>
        <w:ind w:hanging="360"/>
        <w:contextualSpacing/>
      </w:pPr>
      <w:r>
        <w:t>Ein Wikipedia – dort kann gemeinschaftlich dran gearbeitet werden. Inhaltlich dreht es sich um tiefergehende Infos zu Standorten (Freizeitaktivitäten bspw.)</w:t>
      </w:r>
    </w:p>
    <w:p w14:paraId="4AA2AE0E" w14:textId="6F506697" w:rsidR="0052201C" w:rsidRDefault="0052201C" w:rsidP="0052201C">
      <w:pPr>
        <w:numPr>
          <w:ilvl w:val="0"/>
          <w:numId w:val="9"/>
        </w:numPr>
        <w:spacing w:after="0" w:line="276" w:lineRule="auto"/>
        <w:ind w:hanging="360"/>
        <w:contextualSpacing/>
      </w:pPr>
      <w:commentRangeStart w:id="11"/>
      <w:r>
        <w:t xml:space="preserve">Ein Forum, aufgebaut wie ein schwarzes Brett und standortspezifisch, um Dienste anzugeben. Also eine Plattform für Helfer und </w:t>
      </w:r>
      <w:r w:rsidR="00C41F4D">
        <w:t xml:space="preserve">Hilfesuchende </w:t>
      </w:r>
      <w:r>
        <w:t xml:space="preserve">– was brauche ich genau? Wer kann mir helfen? </w:t>
      </w:r>
      <w:commentRangeEnd w:id="11"/>
      <w:r w:rsidR="00C41F4D">
        <w:rPr>
          <w:rStyle w:val="Kommentarzeichen"/>
        </w:rPr>
        <w:commentReference w:id="11"/>
      </w:r>
    </w:p>
    <w:p w14:paraId="5DFC2E18" w14:textId="7D3C1DBC" w:rsidR="0052201C" w:rsidRDefault="0052201C" w:rsidP="0052201C">
      <w:pPr>
        <w:numPr>
          <w:ilvl w:val="0"/>
          <w:numId w:val="15"/>
        </w:numPr>
        <w:spacing w:after="0" w:line="276" w:lineRule="auto"/>
        <w:ind w:hanging="360"/>
        <w:contextualSpacing/>
      </w:pPr>
      <w:r>
        <w:t xml:space="preserve">Freizeitbeschäftigung: </w:t>
      </w:r>
      <w:proofErr w:type="spellStart"/>
      <w:r>
        <w:t>Map</w:t>
      </w:r>
      <w:proofErr w:type="spellEnd"/>
      <w:r>
        <w:t>/Wiki -&gt; was kann ich in meiner Umgebung machen? Fußball etc.</w:t>
      </w:r>
    </w:p>
    <w:p w14:paraId="2E8134D9" w14:textId="064DA35F" w:rsidR="0052201C" w:rsidRDefault="0052201C" w:rsidP="0052201C">
      <w:pPr>
        <w:numPr>
          <w:ilvl w:val="0"/>
          <w:numId w:val="11"/>
        </w:numPr>
        <w:spacing w:after="0" w:line="276" w:lineRule="auto"/>
        <w:ind w:hanging="360"/>
        <w:contextualSpacing/>
      </w:pPr>
      <w:r>
        <w:t>Eine Funktion die erlaubt, herauszufinden welche Materialien ich in welchem Laden finde. Was gibt es im Baumarkt, was finde ich im Supermarkt</w:t>
      </w:r>
      <w:r w:rsidR="00AC526A">
        <w:t xml:space="preserve">? </w:t>
      </w:r>
      <w:r>
        <w:t>Wie heißen die Supermärkte? Und dann direkt eine Integration „auf Karte anzeigen“ – dort werden dann die benötigten Kategorien eingeblendet. (fließender Übergang)</w:t>
      </w:r>
    </w:p>
    <w:p w14:paraId="2DD5326A" w14:textId="48D12AD9" w:rsidR="0052201C" w:rsidRDefault="0052201C" w:rsidP="0052201C">
      <w:pPr>
        <w:numPr>
          <w:ilvl w:val="0"/>
          <w:numId w:val="7"/>
        </w:numPr>
        <w:spacing w:after="0" w:line="276" w:lineRule="auto"/>
        <w:ind w:hanging="360"/>
        <w:contextualSpacing/>
      </w:pPr>
      <w:r>
        <w:t xml:space="preserve">Suchfunktion: Einfaches Schlagwortfiltern. Ich möchte mich nicht durchklicken? </w:t>
      </w:r>
      <w:r w:rsidR="00EC64AE">
        <w:t>„</w:t>
      </w:r>
      <w:r>
        <w:t>Okay – ich such danach</w:t>
      </w:r>
      <w:r w:rsidR="00EC64AE">
        <w:t>“</w:t>
      </w:r>
    </w:p>
    <w:p w14:paraId="66FBCE38" w14:textId="0470F9F5" w:rsidR="0052201C" w:rsidRDefault="0052201C" w:rsidP="0052201C">
      <w:pPr>
        <w:numPr>
          <w:ilvl w:val="0"/>
          <w:numId w:val="16"/>
        </w:numPr>
        <w:spacing w:after="0" w:line="276" w:lineRule="auto"/>
        <w:ind w:hanging="360"/>
        <w:contextualSpacing/>
      </w:pPr>
      <w:r>
        <w:t xml:space="preserve">Formular Template: Deutschland hat ein </w:t>
      </w:r>
      <w:del w:id="12" w:author="ħʝᵰҩƾҩ ħɣῡƺҩ" w:date="2016-01-04T12:34:00Z">
        <w:r w:rsidR="00EC64AE" w:rsidDel="007211AA">
          <w:delText xml:space="preserve">Bürokratischen </w:delText>
        </w:r>
      </w:del>
      <w:ins w:id="13" w:author="ħʝᵰҩƾҩ ħɣῡƺҩ" w:date="2016-01-04T12:34:00Z">
        <w:r w:rsidR="007211AA">
          <w:t xml:space="preserve">bürokratischen </w:t>
        </w:r>
      </w:ins>
      <w:r w:rsidR="00ED47C1">
        <w:t>Dschungel</w:t>
      </w:r>
      <w:r>
        <w:t xml:space="preserve"> der allein für </w:t>
      </w:r>
      <w:r w:rsidR="00EC64AE">
        <w:t xml:space="preserve">Deutsche </w:t>
      </w:r>
      <w:r>
        <w:t>nicht immer durchschaubar ist – für Menschen die dann nicht einmal deutsch sprechen</w:t>
      </w:r>
      <w:r w:rsidR="00EC64AE">
        <w:t xml:space="preserve"> – </w:t>
      </w:r>
      <w:r>
        <w:t xml:space="preserve">eine noch viel größere Herausforderung. Eine </w:t>
      </w:r>
      <w:r w:rsidR="00EC64AE">
        <w:t xml:space="preserve">standortbezogene </w:t>
      </w:r>
      <w:r>
        <w:t>Auflistung der benötigten Formularen mit Ausfüllhilfe: Was bedeutet das Feld oder das? Was muss ich hier eintragen?</w:t>
      </w:r>
    </w:p>
    <w:p w14:paraId="745149C4" w14:textId="77777777" w:rsidR="00455330" w:rsidRDefault="00455330" w:rsidP="00AC526A">
      <w:pPr>
        <w:spacing w:after="0" w:line="276" w:lineRule="auto"/>
        <w:ind w:left="720"/>
        <w:contextualSpacing/>
      </w:pPr>
    </w:p>
    <w:p w14:paraId="6DCCE9EF" w14:textId="77777777" w:rsidR="00455330" w:rsidRDefault="00455330" w:rsidP="00AC526A">
      <w:pPr>
        <w:spacing w:after="0" w:line="276" w:lineRule="auto"/>
        <w:ind w:left="720"/>
        <w:contextualSpacing/>
      </w:pPr>
    </w:p>
    <w:p w14:paraId="0F81ECF6" w14:textId="3EAC5BE1" w:rsidR="0052201C" w:rsidRDefault="005277D2" w:rsidP="0052201C">
      <w:pPr>
        <w:pStyle w:val="berschrift3"/>
      </w:pPr>
      <w:bookmarkStart w:id="14" w:name="_Toc439502490"/>
      <w:bookmarkStart w:id="15" w:name="_Toc439666431"/>
      <w:bookmarkStart w:id="16" w:name="_Toc439666538"/>
      <w:bookmarkStart w:id="17" w:name="h.bxdw5qzhu7pt" w:colFirst="0" w:colLast="0"/>
      <w:bookmarkEnd w:id="14"/>
      <w:bookmarkEnd w:id="15"/>
      <w:bookmarkEnd w:id="16"/>
      <w:bookmarkEnd w:id="17"/>
      <w:r>
        <w:t xml:space="preserve"> </w:t>
      </w:r>
      <w:bookmarkStart w:id="18" w:name="_Toc439671992"/>
      <w:r>
        <w:t>Genutzte Plattformen</w:t>
      </w:r>
      <w:bookmarkEnd w:id="18"/>
    </w:p>
    <w:p w14:paraId="6937774C" w14:textId="4FAB42C8" w:rsidR="00455330" w:rsidRPr="005277D2" w:rsidRDefault="005277D2" w:rsidP="00AC526A">
      <w:r>
        <w:t xml:space="preserve">In der ersten Version fertigen wir eine Webseite an, die man </w:t>
      </w:r>
      <w:r w:rsidR="00AC526A">
        <w:t xml:space="preserve">mit jedem </w:t>
      </w:r>
      <w:r>
        <w:t xml:space="preserve">gängigen Browser </w:t>
      </w:r>
      <w:r w:rsidR="00AC526A">
        <w:t xml:space="preserve">aufrufen </w:t>
      </w:r>
      <w:r>
        <w:t xml:space="preserve">kann. Diese Webseite wird immer weitergepflegt und erweitert. Zusätzlich soll in den </w:t>
      </w:r>
      <w:r w:rsidR="00AC526A">
        <w:t xml:space="preserve">zukünftigen </w:t>
      </w:r>
      <w:r>
        <w:t>Version</w:t>
      </w:r>
      <w:r w:rsidR="00AC526A">
        <w:t>en</w:t>
      </w:r>
      <w:r>
        <w:t xml:space="preserve"> (Version 2 und höher) auch eine App für Smartphones entwickelt werden. </w:t>
      </w:r>
    </w:p>
    <w:p w14:paraId="4A976986" w14:textId="77777777" w:rsidR="0052201C" w:rsidRDefault="0052201C" w:rsidP="0052201C"/>
    <w:p w14:paraId="2DB82534" w14:textId="77777777" w:rsidR="0052201C" w:rsidRDefault="0052201C" w:rsidP="0052201C">
      <w:pPr>
        <w:pStyle w:val="berschrift3"/>
      </w:pPr>
      <w:bookmarkStart w:id="19" w:name="_Toc439671993"/>
      <w:commentRangeStart w:id="20"/>
      <w:r>
        <w:t>Rahmenbedingungen</w:t>
      </w:r>
      <w:bookmarkEnd w:id="19"/>
      <w:commentRangeEnd w:id="20"/>
      <w:r w:rsidR="00EC64AE">
        <w:rPr>
          <w:rStyle w:val="Kommentarzeichen"/>
          <w:rFonts w:asciiTheme="minorHAnsi" w:eastAsiaTheme="minorHAnsi" w:hAnsiTheme="minorHAnsi" w:cstheme="minorBidi"/>
          <w:color w:val="auto"/>
        </w:rPr>
        <w:commentReference w:id="20"/>
      </w:r>
    </w:p>
    <w:p w14:paraId="0FE89A05" w14:textId="77777777" w:rsidR="00455330" w:rsidRPr="008B02B4" w:rsidRDefault="00455330" w:rsidP="00AC526A"/>
    <w:p w14:paraId="0C780879" w14:textId="77777777" w:rsidR="0052201C" w:rsidRDefault="0052201C" w:rsidP="0052201C">
      <w:pPr>
        <w:pStyle w:val="berschrift3"/>
      </w:pPr>
      <w:bookmarkStart w:id="21" w:name="h.pww4n79rjpco" w:colFirst="0" w:colLast="0"/>
      <w:bookmarkStart w:id="22" w:name="_Toc439671994"/>
      <w:bookmarkEnd w:id="21"/>
      <w:r>
        <w:t>Technische Umgebung</w:t>
      </w:r>
      <w:bookmarkEnd w:id="22"/>
    </w:p>
    <w:p w14:paraId="73E9AF7E" w14:textId="3A3410CA" w:rsidR="0052201C" w:rsidRDefault="00420AFD" w:rsidP="0052201C">
      <w:r>
        <w:t xml:space="preserve">Bei den technischen Lösungen sollen keine monetären Kosten anfallen, daher </w:t>
      </w:r>
      <w:r w:rsidR="00AC526A">
        <w:t xml:space="preserve">wird für das Projekt </w:t>
      </w:r>
      <w:r>
        <w:t xml:space="preserve">überwiegend auf Open-Source Software </w:t>
      </w:r>
      <w:r w:rsidR="00AC526A">
        <w:t>gesetzt</w:t>
      </w:r>
      <w:r>
        <w:t xml:space="preserve">. </w:t>
      </w:r>
      <w:r w:rsidR="0052201C">
        <w:t xml:space="preserve">Das verwendete Modell soll eine Tier-3 Architektur sein – somit sind Skalierungsmöglichkeiten, falls ein durchschlagender Erfolg </w:t>
      </w:r>
      <w:r>
        <w:t>eintritt</w:t>
      </w:r>
      <w:r w:rsidR="0052201C">
        <w:t>, gegeben.</w:t>
      </w:r>
    </w:p>
    <w:p w14:paraId="66FE750C" w14:textId="07ADB842" w:rsidR="0052201C" w:rsidRDefault="0052201C" w:rsidP="0052201C">
      <w:r>
        <w:t>Als Client kommen alle Geräte in Frage, welche Webs</w:t>
      </w:r>
      <w:r w:rsidR="005A3E08">
        <w:t>e</w:t>
      </w:r>
      <w:r>
        <w:t>ite</w:t>
      </w:r>
      <w:r w:rsidR="005A3E08">
        <w:t>n</w:t>
      </w:r>
      <w:r>
        <w:t xml:space="preserve"> darstellen können. (Desktop PC, Laptop, Tablet, Smartphone).</w:t>
      </w:r>
    </w:p>
    <w:p w14:paraId="69696B82" w14:textId="77777777" w:rsidR="00455330" w:rsidRDefault="00455330" w:rsidP="0052201C"/>
    <w:p w14:paraId="4ADD4C5D" w14:textId="77777777" w:rsidR="0052201C" w:rsidRDefault="0052201C" w:rsidP="0052201C">
      <w:pPr>
        <w:pStyle w:val="berschrift3"/>
      </w:pPr>
      <w:bookmarkStart w:id="23" w:name="h.vvybf5zi3sg2" w:colFirst="0" w:colLast="0"/>
      <w:bookmarkStart w:id="24" w:name="_Toc439671995"/>
      <w:bookmarkEnd w:id="23"/>
      <w:r>
        <w:lastRenderedPageBreak/>
        <w:t>Einsatzbedingungen</w:t>
      </w:r>
      <w:bookmarkEnd w:id="24"/>
    </w:p>
    <w:p w14:paraId="26C7610E" w14:textId="77777777" w:rsidR="0052201C" w:rsidRDefault="0052201C" w:rsidP="0052201C">
      <w:r>
        <w:t>Geltende Sicherheitsstandards müssen erfüllt sein. Insbesondere sobald Nutzerdaten gespeichert werden, ist dies unumgänglich.</w:t>
      </w:r>
    </w:p>
    <w:p w14:paraId="49E324AF" w14:textId="345F4BCF" w:rsidR="0052201C" w:rsidRDefault="0052201C" w:rsidP="0052201C">
      <w:r>
        <w:t>Die Webs</w:t>
      </w:r>
      <w:r w:rsidR="00420AFD">
        <w:t>e</w:t>
      </w:r>
      <w:r>
        <w:t>ite sollte innerhalb üblicher Reaktionszeiten agieren (max. 3 Sekunden beim Kunden).</w:t>
      </w:r>
    </w:p>
    <w:p w14:paraId="4EEDCEE5" w14:textId="77777777" w:rsidR="00455330" w:rsidRDefault="00455330" w:rsidP="0052201C"/>
    <w:p w14:paraId="2A033C2C" w14:textId="4446A32B" w:rsidR="0052201C" w:rsidRDefault="0052201C" w:rsidP="0052201C">
      <w:pPr>
        <w:pStyle w:val="berschrift3"/>
      </w:pPr>
      <w:bookmarkStart w:id="25" w:name="_Toc439671996"/>
      <w:commentRangeStart w:id="26"/>
      <w:r>
        <w:t>Rechtliches</w:t>
      </w:r>
      <w:bookmarkEnd w:id="25"/>
      <w:commentRangeEnd w:id="26"/>
      <w:r w:rsidR="00EC64AE">
        <w:rPr>
          <w:rStyle w:val="Kommentarzeichen"/>
          <w:rFonts w:asciiTheme="minorHAnsi" w:eastAsiaTheme="minorHAnsi" w:hAnsiTheme="minorHAnsi" w:cstheme="minorBidi"/>
          <w:color w:val="auto"/>
        </w:rPr>
        <w:commentReference w:id="26"/>
      </w:r>
    </w:p>
    <w:p w14:paraId="60759DC1" w14:textId="77777777" w:rsidR="00455330" w:rsidRPr="008B02B4" w:rsidRDefault="00455330" w:rsidP="00EE3B24"/>
    <w:p w14:paraId="59281B5B" w14:textId="77777777" w:rsidR="0052201C" w:rsidRDefault="0052201C" w:rsidP="0052201C">
      <w:pPr>
        <w:pStyle w:val="berschrift3"/>
      </w:pPr>
      <w:bookmarkStart w:id="27" w:name="h.n2cappxx30mq" w:colFirst="0" w:colLast="0"/>
      <w:bookmarkStart w:id="28" w:name="_Toc439671997"/>
      <w:bookmarkEnd w:id="27"/>
      <w:r>
        <w:t>Vorkenntnisse</w:t>
      </w:r>
      <w:bookmarkEnd w:id="28"/>
    </w:p>
    <w:p w14:paraId="72AE54D0" w14:textId="1CA5A1CD" w:rsidR="0052201C" w:rsidRDefault="00420AFD" w:rsidP="007211AA">
      <w:pPr>
        <w:spacing w:after="0" w:line="276" w:lineRule="auto"/>
        <w:ind w:left="360"/>
        <w:contextualSpacing/>
      </w:pPr>
      <w:r>
        <w:t xml:space="preserve">Die einzigen Vorkenntnisse besitzen wir aus den Inhalten </w:t>
      </w:r>
      <w:r w:rsidR="00EC64AE">
        <w:t xml:space="preserve">die </w:t>
      </w:r>
      <w:r>
        <w:t xml:space="preserve">im Rahmen des dualen Studiums der Wirtschaftsinformatik angeeignet </w:t>
      </w:r>
      <w:r w:rsidR="00EC64AE">
        <w:t>wurden</w:t>
      </w:r>
      <w:r>
        <w:t>. Darunter fallen Programmierkenntnisse, wie das Programmieren mit u. a. Java, SQL, sowie Projektmanagementkenntnisse (unterstützt mit Microsoft Project).</w:t>
      </w:r>
    </w:p>
    <w:p w14:paraId="18DADFEC" w14:textId="77777777" w:rsidR="00455330" w:rsidRDefault="00455330" w:rsidP="00EE3B24">
      <w:pPr>
        <w:spacing w:after="0" w:line="276" w:lineRule="auto"/>
        <w:contextualSpacing/>
      </w:pPr>
    </w:p>
    <w:p w14:paraId="24F898D7" w14:textId="77777777" w:rsidR="0052201C" w:rsidRDefault="0052201C" w:rsidP="0052201C">
      <w:pPr>
        <w:pStyle w:val="berschrift3"/>
      </w:pPr>
      <w:bookmarkStart w:id="29" w:name="h.pre3xv7wcz3u" w:colFirst="0" w:colLast="0"/>
      <w:bookmarkStart w:id="30" w:name="_Toc439671998"/>
      <w:bookmarkEnd w:id="29"/>
      <w:r>
        <w:t>Einschränkungen</w:t>
      </w:r>
      <w:bookmarkEnd w:id="30"/>
    </w:p>
    <w:p w14:paraId="700C2B85" w14:textId="2B6E92AB" w:rsidR="0052201C" w:rsidRDefault="0052201C" w:rsidP="005C5984">
      <w:pPr>
        <w:spacing w:after="0" w:line="276" w:lineRule="auto"/>
        <w:ind w:left="360"/>
        <w:contextualSpacing/>
      </w:pPr>
      <w:r>
        <w:t xml:space="preserve">Durch fehlendes tiefergehendes </w:t>
      </w:r>
      <w:proofErr w:type="spellStart"/>
      <w:r>
        <w:t>Know</w:t>
      </w:r>
      <w:proofErr w:type="spellEnd"/>
      <w:r>
        <w:t xml:space="preserve"> </w:t>
      </w:r>
      <w:proofErr w:type="spellStart"/>
      <w:r>
        <w:t>how</w:t>
      </w:r>
      <w:proofErr w:type="spellEnd"/>
      <w:r>
        <w:t xml:space="preserve"> an vielen Stellen, ist eine 80% Lösung ausreichend. Es muss kein technisches Meisterwerk sein – vor allem da nur sehr begrenzte Zeit vorhanden ist im Rahmen des Projektes. </w:t>
      </w:r>
      <w:r w:rsidR="00420AFD">
        <w:t>Aufgrund begrenzter Ressourcen wird eine fertige Lösung nicht möglich sein.</w:t>
      </w:r>
      <w:r w:rsidR="00831879">
        <w:t xml:space="preserve"> Die erste Version (diese wird Frau</w:t>
      </w:r>
      <w:r w:rsidR="00EE3B24">
        <w:t xml:space="preserve"> Dr.</w:t>
      </w:r>
      <w:r w:rsidR="00831879">
        <w:t xml:space="preserve"> Wieland als Abschlussarbeit eingereicht) bedarf weitere</w:t>
      </w:r>
      <w:r w:rsidR="00EE3B24">
        <w:t>r</w:t>
      </w:r>
      <w:r w:rsidR="00831879">
        <w:t xml:space="preserve"> Arbeit, um alle Anwendungen zu implementieren und eine App zu erstellen. Die Weiterentwicklung nach der ersten Version ist noch nicht festgelegt.</w:t>
      </w:r>
    </w:p>
    <w:p w14:paraId="1DEE8F18" w14:textId="77777777" w:rsidR="0052201C" w:rsidRDefault="00D701D9" w:rsidP="0052201C">
      <w:sdt>
        <w:sdtPr>
          <w:id w:val="-206341450"/>
          <w:citation/>
        </w:sdtPr>
        <w:sdtContent>
          <w:r w:rsidR="007D2024">
            <w:fldChar w:fldCharType="begin"/>
          </w:r>
          <w:r w:rsidR="007D2024">
            <w:instrText xml:space="preserve">CITATION Klo \p 1-3 \l 1031 </w:instrText>
          </w:r>
          <w:r w:rsidR="007D2024">
            <w:fldChar w:fldCharType="separate"/>
          </w:r>
          <w:r w:rsidR="007D2024">
            <w:rPr>
              <w:noProof/>
            </w:rPr>
            <w:t>(Klodinski, S. 1-3)</w:t>
          </w:r>
          <w:r w:rsidR="007D2024">
            <w:fldChar w:fldCharType="end"/>
          </w:r>
        </w:sdtContent>
      </w:sdt>
      <w:r w:rsidR="007D2024">
        <w:rPr>
          <w:rStyle w:val="Funotenzeichen"/>
        </w:rPr>
        <w:footnoteReference w:id="1"/>
      </w:r>
    </w:p>
    <w:p w14:paraId="1FCD242C" w14:textId="77777777" w:rsidR="00455330" w:rsidRPr="0052201C" w:rsidRDefault="00455330" w:rsidP="0052201C"/>
    <w:p w14:paraId="7B2D8B4F" w14:textId="4963A837" w:rsidR="002B5F0C" w:rsidRDefault="00E34EF5" w:rsidP="00EE3B24">
      <w:pPr>
        <w:pStyle w:val="berschrift2"/>
        <w:rPr>
          <w:rStyle w:val="berschrift4Zchn"/>
        </w:rPr>
      </w:pPr>
      <w:bookmarkStart w:id="32" w:name="_Toc439671999"/>
      <w:commentRangeStart w:id="33"/>
      <w:r>
        <w:t>Meilensteine</w:t>
      </w:r>
      <w:bookmarkEnd w:id="32"/>
    </w:p>
    <w:p w14:paraId="2310D8F2" w14:textId="221EFEEA" w:rsidR="004F4ED9" w:rsidRDefault="002B5F0C" w:rsidP="000F0F7C">
      <w:pPr>
        <w:rPr>
          <w:ins w:id="34" w:author="ħʝᵰҩƾҩ ħɣῡƺҩ" w:date="2016-01-04T12:21:00Z"/>
          <w:rStyle w:val="berschrift4Zchn"/>
        </w:rPr>
      </w:pPr>
      <w:r w:rsidRPr="002B5F0C">
        <w:rPr>
          <w:rStyle w:val="berschrift4Zchn"/>
        </w:rPr>
        <w:t>https://docs.google.com/spreadsheets/d/1Ssdn-gzXDYjQ3ldQSXaKPz8bGzdTRwECd5rJbsxSwsw/edit?usp=sharing</w:t>
      </w:r>
      <w:commentRangeEnd w:id="33"/>
      <w:r w:rsidR="00EC64AE">
        <w:rPr>
          <w:rStyle w:val="Kommentarzeichen"/>
        </w:rPr>
        <w:commentReference w:id="33"/>
      </w:r>
    </w:p>
    <w:p w14:paraId="1A261460" w14:textId="77777777" w:rsidR="004F4ED9" w:rsidRDefault="004F4ED9">
      <w:pPr>
        <w:rPr>
          <w:ins w:id="35" w:author="ħʝᵰҩƾҩ ħɣῡƺҩ" w:date="2016-01-04T12:21:00Z"/>
          <w:rStyle w:val="berschrift4Zchn"/>
        </w:rPr>
      </w:pPr>
      <w:ins w:id="36" w:author="ħʝᵰҩƾҩ ħɣῡƺҩ" w:date="2016-01-04T12:21:00Z">
        <w:r>
          <w:rPr>
            <w:rStyle w:val="berschrift4Zchn"/>
          </w:rPr>
          <w:br w:type="page"/>
        </w:r>
      </w:ins>
    </w:p>
    <w:p w14:paraId="73ABD533" w14:textId="41E877A6" w:rsidR="000F0F7C" w:rsidDel="004F4ED9" w:rsidRDefault="000F0F7C" w:rsidP="000F0F7C">
      <w:pPr>
        <w:rPr>
          <w:del w:id="37" w:author="ħʝᵰҩƾҩ ħɣῡƺҩ" w:date="2016-01-04T12:21:00Z"/>
        </w:rPr>
      </w:pPr>
    </w:p>
    <w:p w14:paraId="585F9142" w14:textId="77777777" w:rsidR="00597D84" w:rsidRPr="00597D84" w:rsidRDefault="00597D84" w:rsidP="0058701F">
      <w:pPr>
        <w:pStyle w:val="berschrift1"/>
      </w:pPr>
      <w:bookmarkStart w:id="38" w:name="_Toc439672000"/>
      <w:r w:rsidRPr="00597D84">
        <w:t>Organisation</w:t>
      </w:r>
      <w:bookmarkEnd w:id="38"/>
    </w:p>
    <w:p w14:paraId="6554668B" w14:textId="77777777" w:rsidR="00597D84" w:rsidRDefault="00A95B83" w:rsidP="00597D84">
      <w:pPr>
        <w:pStyle w:val="berschrift2"/>
      </w:pPr>
      <w:bookmarkStart w:id="39" w:name="_Toc439672001"/>
      <w:r>
        <w:t>Aufbauorganisation</w:t>
      </w:r>
      <w:bookmarkEnd w:id="39"/>
    </w:p>
    <w:p w14:paraId="5D7D1020" w14:textId="15B375A9" w:rsidR="00972D70" w:rsidRDefault="009867CE" w:rsidP="00972D70">
      <w:pPr>
        <w:pStyle w:val="berschrift3"/>
      </w:pPr>
      <w:bookmarkStart w:id="40" w:name="_Toc439672002"/>
      <w:r>
        <w:t>Projekt Hierarchie</w:t>
      </w:r>
      <w:bookmarkEnd w:id="40"/>
    </w:p>
    <w:p w14:paraId="0BDF976D" w14:textId="77777777" w:rsidR="00123D99" w:rsidRPr="00123D99" w:rsidRDefault="00123D99" w:rsidP="00123D99"/>
    <w:p w14:paraId="21E095AF" w14:textId="026CF63F" w:rsidR="00972D70" w:rsidRPr="00972D70" w:rsidRDefault="00972D70" w:rsidP="00972D70">
      <w:pPr>
        <w:ind w:left="360"/>
        <w:rPr>
          <w:sz w:val="20"/>
        </w:rPr>
      </w:pPr>
      <w:r>
        <w:rPr>
          <w:sz w:val="20"/>
        </w:rPr>
        <w:t xml:space="preserve">Das Projekt wurde mit drei Teilprojektgruppen initialisiert. Diese sollten die unterschiedlichen Aspekte des Projekts vorbereiten und eine </w:t>
      </w:r>
      <w:r w:rsidR="008C697F">
        <w:rPr>
          <w:sz w:val="20"/>
        </w:rPr>
        <w:t xml:space="preserve">thematisch </w:t>
      </w:r>
      <w:r>
        <w:rPr>
          <w:sz w:val="20"/>
        </w:rPr>
        <w:t xml:space="preserve">untergliederte Basis bilden. In den späteren Phasen (siehe </w:t>
      </w:r>
      <w:r>
        <w:rPr>
          <w:sz w:val="20"/>
        </w:rPr>
        <w:fldChar w:fldCharType="begin"/>
      </w:r>
      <w:r>
        <w:rPr>
          <w:sz w:val="20"/>
        </w:rPr>
        <w:instrText xml:space="preserve"> REF _Ref436480200 \r \h </w:instrText>
      </w:r>
      <w:r>
        <w:rPr>
          <w:sz w:val="20"/>
        </w:rPr>
      </w:r>
      <w:r>
        <w:rPr>
          <w:sz w:val="20"/>
        </w:rPr>
        <w:fldChar w:fldCharType="separate"/>
      </w:r>
      <w:r w:rsidR="00044AF5">
        <w:rPr>
          <w:sz w:val="20"/>
        </w:rPr>
        <w:t>3.1</w:t>
      </w:r>
      <w:r>
        <w:rPr>
          <w:sz w:val="20"/>
        </w:rPr>
        <w:fldChar w:fldCharType="end"/>
      </w:r>
      <w:r>
        <w:rPr>
          <w:sz w:val="20"/>
        </w:rPr>
        <w:t>) werde diese Gruppen funktional weitestgehend aufgelöst.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847"/>
        <w:gridCol w:w="1647"/>
        <w:gridCol w:w="1480"/>
      </w:tblGrid>
      <w:tr w:rsidR="008C0AA8" w:rsidRPr="008C0AA8" w14:paraId="5F297860" w14:textId="77777777" w:rsidTr="008C0AA8">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BD71F" w14:textId="30DCFCE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Projektlead</w:t>
            </w:r>
          </w:p>
        </w:tc>
        <w:tc>
          <w:tcPr>
            <w:tcW w:w="0" w:type="auto"/>
            <w:gridSpan w:val="3"/>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89142" w14:textId="77777777" w:rsidR="008C0AA8" w:rsidRPr="008C0AA8" w:rsidRDefault="008C0AA8" w:rsidP="008C0AA8">
            <w:pPr>
              <w:spacing w:after="0" w:line="240" w:lineRule="auto"/>
              <w:jc w:val="center"/>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p>
        </w:tc>
      </w:tr>
      <w:tr w:rsidR="008C0AA8" w:rsidRPr="008C0AA8" w14:paraId="38A74E62"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BEE30"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5FED962E"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2DE9229D"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6E01E"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3C80A28F"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70B174FB"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E1B2A1" w14:textId="77777777" w:rsidR="008C0AA8" w:rsidRPr="008C0AA8" w:rsidRDefault="008C0AA8" w:rsidP="008C0AA8">
            <w:pPr>
              <w:spacing w:after="0" w:line="240" w:lineRule="auto"/>
              <w:jc w:val="center"/>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EC34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626C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6BAC"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3</w:t>
            </w:r>
          </w:p>
        </w:tc>
      </w:tr>
      <w:tr w:rsidR="008C0AA8" w:rsidRPr="008C0AA8" w14:paraId="2179B7C2"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2E1B6AB"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Lead</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829B722"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r w:rsidRPr="008C0AA8">
              <w:rPr>
                <w:rFonts w:ascii="Arial" w:eastAsia="Times New Roman" w:hAnsi="Arial" w:cs="Arial"/>
                <w:sz w:val="20"/>
                <w:szCs w:val="20"/>
                <w:lang w:eastAsia="de-DE"/>
              </w:rPr>
              <w:br/>
              <w:t>(134147)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363543D"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Stefan </w:t>
            </w:r>
            <w:proofErr w:type="spellStart"/>
            <w:r w:rsidRPr="008C0AA8">
              <w:rPr>
                <w:rFonts w:ascii="Arial" w:eastAsia="Times New Roman" w:hAnsi="Arial" w:cs="Arial"/>
                <w:sz w:val="20"/>
                <w:szCs w:val="20"/>
                <w:lang w:eastAsia="de-DE"/>
              </w:rPr>
              <w:t>Ludowicy</w:t>
            </w:r>
            <w:proofErr w:type="spellEnd"/>
            <w:r w:rsidRPr="008C0AA8">
              <w:rPr>
                <w:rFonts w:ascii="Arial" w:eastAsia="Times New Roman" w:hAnsi="Arial" w:cs="Arial"/>
                <w:sz w:val="20"/>
                <w:szCs w:val="20"/>
                <w:lang w:eastAsia="de-DE"/>
              </w:rPr>
              <w:br/>
              <w:t>(134131)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4A38D8A"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Nico Remus</w:t>
            </w:r>
            <w:r w:rsidRPr="008C0AA8">
              <w:rPr>
                <w:rFonts w:ascii="Arial" w:eastAsia="Times New Roman" w:hAnsi="Arial" w:cs="Arial"/>
                <w:sz w:val="20"/>
                <w:szCs w:val="20"/>
                <w:lang w:eastAsia="de-DE"/>
              </w:rPr>
              <w:br/>
              <w:t>(134152)</w:t>
            </w:r>
          </w:p>
        </w:tc>
      </w:tr>
      <w:tr w:rsidR="008C0AA8" w:rsidRPr="008C0AA8" w14:paraId="5DE65208"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8B5209"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D704D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Aras </w:t>
            </w:r>
            <w:proofErr w:type="spellStart"/>
            <w:r w:rsidRPr="008C0AA8">
              <w:rPr>
                <w:rFonts w:ascii="Arial" w:eastAsia="Times New Roman" w:hAnsi="Arial" w:cs="Arial"/>
                <w:sz w:val="20"/>
                <w:szCs w:val="20"/>
                <w:lang w:eastAsia="de-DE"/>
              </w:rPr>
              <w:t>Mousavii</w:t>
            </w:r>
            <w:proofErr w:type="spellEnd"/>
            <w:r w:rsidRPr="008C0AA8">
              <w:rPr>
                <w:rFonts w:ascii="Arial" w:eastAsia="Times New Roman" w:hAnsi="Arial" w:cs="Arial"/>
                <w:sz w:val="20"/>
                <w:szCs w:val="20"/>
                <w:lang w:eastAsia="de-DE"/>
              </w:rPr>
              <w:br/>
              <w:t>(134242)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0FF8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Philipp </w:t>
            </w:r>
            <w:proofErr w:type="spellStart"/>
            <w:r w:rsidRPr="008C0AA8">
              <w:rPr>
                <w:rFonts w:ascii="Arial" w:eastAsia="Times New Roman" w:hAnsi="Arial" w:cs="Arial"/>
                <w:sz w:val="20"/>
                <w:szCs w:val="20"/>
                <w:lang w:eastAsia="de-DE"/>
              </w:rPr>
              <w:t>Kneist</w:t>
            </w:r>
            <w:proofErr w:type="spellEnd"/>
            <w:r w:rsidRPr="008C0AA8">
              <w:rPr>
                <w:rFonts w:ascii="Arial" w:eastAsia="Times New Roman" w:hAnsi="Arial" w:cs="Arial"/>
                <w:sz w:val="20"/>
                <w:szCs w:val="20"/>
                <w:lang w:eastAsia="de-DE"/>
              </w:rPr>
              <w:br/>
              <w:t>(134159)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78E99" w14:textId="74676349" w:rsidR="008C0AA8" w:rsidRPr="008C0AA8" w:rsidRDefault="008C0AA8" w:rsidP="008C0AA8">
            <w:pPr>
              <w:spacing w:after="0" w:line="240" w:lineRule="auto"/>
              <w:rPr>
                <w:rFonts w:ascii="Arial" w:eastAsia="Times New Roman" w:hAnsi="Arial" w:cs="Arial"/>
                <w:strike/>
                <w:sz w:val="20"/>
                <w:szCs w:val="20"/>
                <w:lang w:eastAsia="de-DE"/>
              </w:rPr>
            </w:pPr>
            <w:r w:rsidRPr="008C0AA8">
              <w:rPr>
                <w:rFonts w:ascii="Arial" w:eastAsia="Times New Roman" w:hAnsi="Arial" w:cs="Arial"/>
                <w:strike/>
                <w:sz w:val="20"/>
                <w:szCs w:val="20"/>
                <w:lang w:eastAsia="de-DE"/>
              </w:rPr>
              <w:t xml:space="preserve">Tobias Karhof </w:t>
            </w:r>
            <w:r w:rsidRPr="008C0AA8">
              <w:rPr>
                <w:rFonts w:ascii="Arial" w:eastAsia="Times New Roman" w:hAnsi="Arial" w:cs="Arial"/>
                <w:strike/>
                <w:sz w:val="20"/>
                <w:szCs w:val="20"/>
                <w:lang w:eastAsia="de-DE"/>
              </w:rPr>
              <w:br/>
              <w:t>(134124)</w:t>
            </w:r>
            <w:r w:rsidR="00044AF5">
              <w:rPr>
                <w:rStyle w:val="Funotenzeichen"/>
                <w:rFonts w:ascii="Arial" w:eastAsia="Times New Roman" w:hAnsi="Arial" w:cs="Arial"/>
                <w:strike/>
                <w:sz w:val="20"/>
                <w:szCs w:val="20"/>
                <w:lang w:eastAsia="de-DE"/>
              </w:rPr>
              <w:footnoteReference w:id="2"/>
            </w:r>
          </w:p>
        </w:tc>
      </w:tr>
      <w:tr w:rsidR="008C0AA8" w:rsidRPr="008C0AA8" w14:paraId="66EC0835"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E5DD90" w14:textId="77777777" w:rsidR="008C0AA8" w:rsidRPr="008C0AA8" w:rsidRDefault="008C0AA8" w:rsidP="008C0AA8">
            <w:pPr>
              <w:spacing w:after="0" w:line="240" w:lineRule="auto"/>
              <w:rPr>
                <w:rFonts w:ascii="Arial" w:eastAsia="Times New Roman" w:hAnsi="Arial" w:cs="Arial"/>
                <w:strike/>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C34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Sheldon Jesudasan</w:t>
            </w:r>
            <w:r w:rsidRPr="008C0AA8">
              <w:rPr>
                <w:rFonts w:ascii="Arial" w:eastAsia="Times New Roman" w:hAnsi="Arial" w:cs="Arial"/>
                <w:sz w:val="20"/>
                <w:szCs w:val="20"/>
                <w:lang w:eastAsia="de-DE"/>
              </w:rPr>
              <w:br/>
              <w:t>(134158)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DCFE4"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Sebastian </w:t>
            </w:r>
            <w:proofErr w:type="spellStart"/>
            <w:r w:rsidRPr="008C0AA8">
              <w:rPr>
                <w:rFonts w:ascii="Arial" w:eastAsia="Times New Roman" w:hAnsi="Arial" w:cs="Arial"/>
                <w:sz w:val="20"/>
                <w:szCs w:val="20"/>
                <w:lang w:eastAsia="de-DE"/>
              </w:rPr>
              <w:t>Treske</w:t>
            </w:r>
            <w:proofErr w:type="spellEnd"/>
            <w:r w:rsidRPr="008C0AA8">
              <w:rPr>
                <w:rFonts w:ascii="Arial" w:eastAsia="Times New Roman" w:hAnsi="Arial" w:cs="Arial"/>
                <w:sz w:val="20"/>
                <w:szCs w:val="20"/>
                <w:lang w:eastAsia="de-DE"/>
              </w:rPr>
              <w:br/>
              <w:t>(134153)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D27C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Jasmin Clos </w:t>
            </w:r>
            <w:r w:rsidRPr="008C0AA8">
              <w:rPr>
                <w:rFonts w:ascii="Arial" w:eastAsia="Times New Roman" w:hAnsi="Arial" w:cs="Arial"/>
                <w:sz w:val="20"/>
                <w:szCs w:val="20"/>
                <w:lang w:eastAsia="de-DE"/>
              </w:rPr>
              <w:br/>
              <w:t>(134108)</w:t>
            </w:r>
          </w:p>
        </w:tc>
      </w:tr>
      <w:tr w:rsidR="008C0AA8" w:rsidRPr="008C0AA8" w14:paraId="70704759"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3D052"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5B7EF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Christoph </w:t>
            </w:r>
            <w:proofErr w:type="spellStart"/>
            <w:r w:rsidRPr="008C0AA8">
              <w:rPr>
                <w:rFonts w:ascii="Arial" w:eastAsia="Times New Roman" w:hAnsi="Arial" w:cs="Arial"/>
                <w:sz w:val="20"/>
                <w:szCs w:val="20"/>
                <w:lang w:eastAsia="de-DE"/>
              </w:rPr>
              <w:t>Ramp</w:t>
            </w:r>
            <w:proofErr w:type="spellEnd"/>
            <w:r w:rsidRPr="008C0AA8">
              <w:rPr>
                <w:rFonts w:ascii="Arial" w:eastAsia="Times New Roman" w:hAnsi="Arial" w:cs="Arial"/>
                <w:sz w:val="20"/>
                <w:szCs w:val="20"/>
                <w:lang w:eastAsia="de-DE"/>
              </w:rPr>
              <w:br/>
              <w:t>(134136)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2341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Jan </w:t>
            </w:r>
            <w:proofErr w:type="spellStart"/>
            <w:r w:rsidRPr="008C0AA8">
              <w:rPr>
                <w:rFonts w:ascii="Arial" w:eastAsia="Times New Roman" w:hAnsi="Arial" w:cs="Arial"/>
                <w:sz w:val="20"/>
                <w:szCs w:val="20"/>
                <w:lang w:eastAsia="de-DE"/>
              </w:rPr>
              <w:t>Bickmann</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4AA2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Jean </w:t>
            </w:r>
            <w:proofErr w:type="spellStart"/>
            <w:r w:rsidRPr="008C0AA8">
              <w:rPr>
                <w:rFonts w:ascii="Arial" w:eastAsia="Times New Roman" w:hAnsi="Arial" w:cs="Arial"/>
                <w:sz w:val="20"/>
                <w:szCs w:val="20"/>
                <w:lang w:eastAsia="de-DE"/>
              </w:rPr>
              <w:t>Klodzinski</w:t>
            </w:r>
            <w:proofErr w:type="spellEnd"/>
            <w:r w:rsidRPr="008C0AA8">
              <w:rPr>
                <w:rFonts w:ascii="Arial" w:eastAsia="Times New Roman" w:hAnsi="Arial" w:cs="Arial"/>
                <w:sz w:val="20"/>
                <w:szCs w:val="20"/>
                <w:lang w:eastAsia="de-DE"/>
              </w:rPr>
              <w:br/>
              <w:t>(134125)</w:t>
            </w:r>
          </w:p>
        </w:tc>
      </w:tr>
      <w:tr w:rsidR="008C0AA8" w:rsidRPr="008C0AA8" w14:paraId="5E8F6ED6"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E0F7B"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495C1"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Eric </w:t>
            </w:r>
            <w:proofErr w:type="spellStart"/>
            <w:r w:rsidRPr="008C0AA8">
              <w:rPr>
                <w:rFonts w:ascii="Arial" w:eastAsia="Times New Roman" w:hAnsi="Arial" w:cs="Arial"/>
                <w:sz w:val="20"/>
                <w:szCs w:val="20"/>
                <w:lang w:eastAsia="de-DE"/>
              </w:rPr>
              <w:t>Skowronski</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21688"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73E57" w14:textId="77777777" w:rsidR="008C0AA8" w:rsidRPr="008C0AA8" w:rsidRDefault="008C0AA8" w:rsidP="008C0AA8">
            <w:pPr>
              <w:spacing w:after="0" w:line="240" w:lineRule="auto"/>
              <w:rPr>
                <w:rFonts w:ascii="Times New Roman" w:eastAsia="Times New Roman" w:hAnsi="Times New Roman" w:cs="Times New Roman"/>
                <w:sz w:val="20"/>
                <w:szCs w:val="20"/>
                <w:lang w:eastAsia="de-DE"/>
              </w:rPr>
            </w:pPr>
          </w:p>
        </w:tc>
      </w:tr>
    </w:tbl>
    <w:p w14:paraId="17357EBF" w14:textId="4937A157" w:rsidR="008C0AA8" w:rsidRPr="008C0AA8" w:rsidRDefault="008C0AA8" w:rsidP="008C0AA8">
      <w:r>
        <w:rPr>
          <w:rStyle w:val="Funotenzeichen"/>
        </w:rPr>
        <w:footnoteReference w:id="3"/>
      </w:r>
    </w:p>
    <w:p w14:paraId="08E9CCB6" w14:textId="53BB74A5" w:rsidR="00517312" w:rsidRDefault="00517312">
      <w:pPr>
        <w:rPr>
          <w:rFonts w:asciiTheme="majorHAnsi" w:eastAsiaTheme="majorEastAsia" w:hAnsiTheme="majorHAnsi" w:cstheme="majorBidi"/>
          <w:i/>
          <w:iCs/>
          <w:color w:val="2E74B5" w:themeColor="accent1" w:themeShade="BF"/>
          <w:u w:val="single"/>
        </w:rPr>
      </w:pPr>
      <w:del w:id="42" w:author="ħʝᵰҩƾҩ ħɣῡƺҩ" w:date="2016-01-04T12:21:00Z">
        <w:r w:rsidDel="00C85822">
          <w:br w:type="page"/>
        </w:r>
      </w:del>
    </w:p>
    <w:p w14:paraId="5E8BBE1F" w14:textId="3D29D554" w:rsidR="00B72CC8" w:rsidRDefault="00972D70" w:rsidP="00B72CC8">
      <w:pPr>
        <w:pStyle w:val="berschrift4"/>
      </w:pPr>
      <w:r>
        <w:t>Projektleiter - PL</w:t>
      </w:r>
    </w:p>
    <w:p w14:paraId="39B9DEA1" w14:textId="23459F02" w:rsidR="00972D70" w:rsidRDefault="00972D70" w:rsidP="00972D70">
      <w:r>
        <w:t>Die Gesamtprojektleitung übernimmt Philipp Staats.</w:t>
      </w:r>
    </w:p>
    <w:p w14:paraId="738AD05F" w14:textId="0E4FF6DD" w:rsidR="00517312" w:rsidRDefault="00972D70" w:rsidP="00972D70">
      <w:r>
        <w:t xml:space="preserve">Die Rolle des Projektleiters dient der Gesamtkoordination des Projekts in Abstimmung mit den Teilprojektleitern. </w:t>
      </w:r>
      <w:r w:rsidR="00896F05">
        <w:t xml:space="preserve">Der Schwerpunkt liegt hierbei im Controlling. </w:t>
      </w:r>
      <w:r w:rsidR="00517312">
        <w:br/>
        <w:t xml:space="preserve">Zu den </w:t>
      </w:r>
      <w:proofErr w:type="spellStart"/>
      <w:r w:rsidR="00517312">
        <w:t>Controlling</w:t>
      </w:r>
      <w:r w:rsidR="004E1ECD">
        <w:t>aufgaben</w:t>
      </w:r>
      <w:proofErr w:type="spellEnd"/>
      <w:r w:rsidR="004E1ECD">
        <w:t xml:space="preserve"> werden die Steuerung der Teams sowie der Gruppenmeetings, aber auch Einhaltung von Terminen zählen. Dabei wird der Projektleiter in direkter Kommunikation mit dem PO (Fr. Wieland) stehen und über</w:t>
      </w:r>
      <w:r w:rsidR="00273FF2">
        <w:t xml:space="preserve"> projektspezifische</w:t>
      </w:r>
      <w:r w:rsidR="004E1ECD">
        <w:t xml:space="preserve"> Missstände aber auch Erfolge in Kenntnis setzen. Er ist für das Risikomanagement verantwortlich, so dass bei projektgefährden Ereignissen der Handlungsbedarf von Ihm ausgehen muss.</w:t>
      </w:r>
    </w:p>
    <w:p w14:paraId="40F1D110" w14:textId="52FE1E16" w:rsidR="0008002B" w:rsidRDefault="00972D70" w:rsidP="00972D70">
      <w:pPr>
        <w:rPr>
          <w:ins w:id="43" w:author="ħʝᵰҩƾҩ ħɣῡƺҩ" w:date="2016-01-04T12:22:00Z"/>
        </w:rPr>
      </w:pPr>
      <w:r>
        <w:t xml:space="preserve">Fachliche Fragestellungen werden </w:t>
      </w:r>
      <w:del w:id="44" w:author="ħʝᵰҩƾҩ ħɣῡƺҩ" w:date="2016-01-04T10:54:00Z">
        <w:r w:rsidDel="00EE3B24">
          <w:delText xml:space="preserve">sind </w:delText>
        </w:r>
      </w:del>
      <w:r>
        <w:t xml:space="preserve">im Detail von den </w:t>
      </w:r>
      <w:proofErr w:type="spellStart"/>
      <w:r>
        <w:t>Know-How</w:t>
      </w:r>
      <w:proofErr w:type="spellEnd"/>
      <w:r>
        <w:t xml:space="preserve"> Trägern in den Task-Forces (siehe </w:t>
      </w:r>
      <w:r>
        <w:fldChar w:fldCharType="begin"/>
      </w:r>
      <w:r>
        <w:instrText xml:space="preserve"> REF _Ref436480645 \r \h </w:instrText>
      </w:r>
      <w:r>
        <w:fldChar w:fldCharType="separate"/>
      </w:r>
      <w:r w:rsidR="00044AF5">
        <w:t>2.1.2</w:t>
      </w:r>
      <w:r>
        <w:fldChar w:fldCharType="end"/>
      </w:r>
      <w:r>
        <w:t xml:space="preserve">) beschlossen. </w:t>
      </w:r>
    </w:p>
    <w:p w14:paraId="79D5217B" w14:textId="77777777" w:rsidR="0008002B" w:rsidRDefault="0008002B">
      <w:pPr>
        <w:rPr>
          <w:ins w:id="45" w:author="ħʝᵰҩƾҩ ħɣῡƺҩ" w:date="2016-01-04T12:22:00Z"/>
        </w:rPr>
      </w:pPr>
      <w:ins w:id="46" w:author="ħʝᵰҩƾҩ ħɣῡƺҩ" w:date="2016-01-04T12:22:00Z">
        <w:r>
          <w:br w:type="page"/>
        </w:r>
      </w:ins>
    </w:p>
    <w:p w14:paraId="656446D4" w14:textId="007276AE" w:rsidR="00972D70" w:rsidRPr="00972D70" w:rsidDel="0008002B" w:rsidRDefault="00972D70" w:rsidP="00972D70">
      <w:pPr>
        <w:rPr>
          <w:del w:id="47" w:author="ħʝᵰҩƾҩ ħɣῡƺҩ" w:date="2016-01-04T12:22:00Z"/>
        </w:rPr>
      </w:pPr>
    </w:p>
    <w:p w14:paraId="3209A65F" w14:textId="68D241F7" w:rsidR="00B72CC8" w:rsidRDefault="00123D99" w:rsidP="00B72CC8">
      <w:pPr>
        <w:pStyle w:val="berschrift4"/>
      </w:pPr>
      <w:r>
        <w:t xml:space="preserve">Teilprojektleiter </w:t>
      </w:r>
      <w:r w:rsidR="00896F05">
        <w:t>–</w:t>
      </w:r>
      <w:r>
        <w:t xml:space="preserve"> TPL</w:t>
      </w:r>
    </w:p>
    <w:p w14:paraId="37FA9C5F" w14:textId="5369B388" w:rsidR="00896F05" w:rsidRDefault="00896F05" w:rsidP="00896F05">
      <w:r>
        <w:t>Die Unterteilung des Projekts in drei Teilprojektgruppen dient der Entlastung des Projektleiters. Jede Teilprojektgruppe hat einen thematischen Schwerpunkt, nach welchem diese dem Projekt zuarbeitet. Gemeinsam leiten sie das Gesamtprojekt.</w:t>
      </w:r>
    </w:p>
    <w:p w14:paraId="749A0691" w14:textId="77777777" w:rsidR="00074E07" w:rsidRPr="00896F05" w:rsidRDefault="00074E07" w:rsidP="00074E07">
      <w:pPr>
        <w:pStyle w:val="Listenabsatz"/>
        <w:numPr>
          <w:ilvl w:val="0"/>
          <w:numId w:val="19"/>
        </w:numPr>
      </w:pPr>
      <w:r>
        <w:t xml:space="preserve">Research </w:t>
      </w:r>
      <w:r>
        <w:tab/>
      </w:r>
      <w:r>
        <w:tab/>
      </w:r>
      <w:r>
        <w:tab/>
        <w:t>- Philipp Staats</w:t>
      </w:r>
    </w:p>
    <w:p w14:paraId="53FAED5F" w14:textId="77777777" w:rsidR="00074E07" w:rsidRDefault="00074E07" w:rsidP="00074E07">
      <w:pPr>
        <w:pStyle w:val="Listenabsatz"/>
        <w:numPr>
          <w:ilvl w:val="0"/>
          <w:numId w:val="19"/>
        </w:numPr>
      </w:pPr>
      <w:r>
        <w:t>Technische Entwicklung</w:t>
      </w:r>
      <w:r>
        <w:tab/>
        <w:t xml:space="preserve">- Stefan </w:t>
      </w:r>
      <w:proofErr w:type="spellStart"/>
      <w:r>
        <w:t>Ludowicy</w:t>
      </w:r>
      <w:proofErr w:type="spellEnd"/>
    </w:p>
    <w:p w14:paraId="5C7149B9" w14:textId="77777777" w:rsidR="00074E07" w:rsidRDefault="00074E07" w:rsidP="00074E07">
      <w:pPr>
        <w:pStyle w:val="Listenabsatz"/>
        <w:numPr>
          <w:ilvl w:val="0"/>
          <w:numId w:val="19"/>
        </w:numPr>
      </w:pPr>
      <w:r>
        <w:t>Solution Design</w:t>
      </w:r>
      <w:r>
        <w:tab/>
      </w:r>
      <w:r>
        <w:tab/>
      </w:r>
      <w:r>
        <w:tab/>
        <w:t>- Nico Remus</w:t>
      </w:r>
    </w:p>
    <w:p w14:paraId="3BC44BBB" w14:textId="77777777" w:rsidR="00074E07" w:rsidRPr="00896F05" w:rsidRDefault="00074E07" w:rsidP="00896F05"/>
    <w:p w14:paraId="37404EB3" w14:textId="7E8E46B8" w:rsidR="00B72CC8" w:rsidRPr="00B72CC8" w:rsidRDefault="00123D99" w:rsidP="00B72CC8">
      <w:pPr>
        <w:pStyle w:val="berschrift4"/>
      </w:pPr>
      <w:r>
        <w:t xml:space="preserve">Projektmitglied - </w:t>
      </w:r>
      <w:r w:rsidR="00B72CC8">
        <w:t>PM</w:t>
      </w:r>
    </w:p>
    <w:p w14:paraId="3917E7BE" w14:textId="77777777" w:rsidR="00A95B83" w:rsidRDefault="00A95B83" w:rsidP="00A95B83">
      <w:pPr>
        <w:pStyle w:val="berschrift3"/>
      </w:pPr>
      <w:bookmarkStart w:id="48" w:name="_Ref436480645"/>
      <w:bookmarkStart w:id="49" w:name="_Toc439672003"/>
      <w:proofErr w:type="spellStart"/>
      <w:r>
        <w:t>Taskforces</w:t>
      </w:r>
      <w:bookmarkEnd w:id="48"/>
      <w:bookmarkEnd w:id="49"/>
      <w:proofErr w:type="spellEnd"/>
    </w:p>
    <w:p w14:paraId="65223F22" w14:textId="77777777" w:rsidR="00A95B83" w:rsidRPr="00A95B83" w:rsidRDefault="00A95B83" w:rsidP="00A95B83">
      <w:pPr>
        <w:ind w:left="360"/>
        <w:rPr>
          <w:i/>
        </w:rPr>
      </w:pPr>
      <w:r>
        <w:rPr>
          <w:i/>
        </w:rPr>
        <w:t xml:space="preserve">(Aufbau nach Einsetzen der </w:t>
      </w:r>
      <w:proofErr w:type="spellStart"/>
      <w:r>
        <w:rPr>
          <w:i/>
        </w:rPr>
        <w:t>Scrum</w:t>
      </w:r>
      <w:proofErr w:type="spellEnd"/>
      <w:r>
        <w:rPr>
          <w:i/>
        </w:rPr>
        <w:t>-Methodik )</w:t>
      </w:r>
    </w:p>
    <w:p w14:paraId="6DDCF6C2" w14:textId="77777777" w:rsidR="00A95B83" w:rsidRDefault="00A95B83" w:rsidP="0058701F">
      <w:pPr>
        <w:pStyle w:val="berschrift4"/>
      </w:pPr>
      <w:proofErr w:type="spellStart"/>
      <w:r>
        <w:t>Anfoteam</w:t>
      </w:r>
      <w:proofErr w:type="spellEnd"/>
    </w:p>
    <w:p w14:paraId="62F96BB1" w14:textId="77777777" w:rsidR="00CF1F33" w:rsidRDefault="00CF1F33" w:rsidP="00EE3B24"/>
    <w:p w14:paraId="15A54703" w14:textId="38CA6526" w:rsidR="00CF1F33" w:rsidRDefault="00CF1F33" w:rsidP="00EE3B24">
      <w:r>
        <w:t>Das komplette Anforderungsmanagement</w:t>
      </w:r>
      <w:ins w:id="50" w:author="ħʝᵰҩƾҩ ħɣῡƺҩ" w:date="2016-01-04T10:55:00Z">
        <w:r w:rsidR="00EE3B24">
          <w:t>-T</w:t>
        </w:r>
      </w:ins>
      <w:del w:id="51" w:author="ħʝᵰҩƾҩ ħɣῡƺҩ" w:date="2016-01-04T10:55:00Z">
        <w:r w:rsidDel="00EE3B24">
          <w:delText>t</w:delText>
        </w:r>
      </w:del>
      <w:r>
        <w:t>eam bestand aus folgenden Personen:</w:t>
      </w:r>
    </w:p>
    <w:p w14:paraId="1DCEE648" w14:textId="22D18809" w:rsidR="00CF1F33" w:rsidRDefault="00CF1F33" w:rsidP="00EE3B24">
      <w:r w:rsidRPr="00CF1F33">
        <w:t xml:space="preserve">Jasmin Clos, Stefan </w:t>
      </w:r>
      <w:proofErr w:type="spellStart"/>
      <w:r w:rsidRPr="00CF1F33">
        <w:t>Ludowicy</w:t>
      </w:r>
      <w:proofErr w:type="spellEnd"/>
      <w:r w:rsidRPr="00CF1F33">
        <w:t>, Philipp S</w:t>
      </w:r>
      <w:r>
        <w:t xml:space="preserve">taats, Jean-Pierre </w:t>
      </w:r>
      <w:proofErr w:type="spellStart"/>
      <w:r>
        <w:t>Klodzinski</w:t>
      </w:r>
      <w:proofErr w:type="spellEnd"/>
      <w:r>
        <w:t>, Nico Remus, Tobias Karhof (der uns leider verlassen hat)</w:t>
      </w:r>
      <w:ins w:id="52" w:author="ħʝᵰҩƾҩ ħɣῡƺҩ" w:date="2016-01-04T10:55:00Z">
        <w:r w:rsidR="00EE3B24">
          <w:t>.</w:t>
        </w:r>
      </w:ins>
    </w:p>
    <w:p w14:paraId="312E4F82" w14:textId="5BA60BD9" w:rsidR="00CF1F33" w:rsidRPr="008B02B4" w:rsidRDefault="00CF1F33" w:rsidP="00EE3B24">
      <w:r>
        <w:t xml:space="preserve">Das </w:t>
      </w:r>
      <w:proofErr w:type="spellStart"/>
      <w:r>
        <w:t>Anfo</w:t>
      </w:r>
      <w:proofErr w:type="spellEnd"/>
      <w:r>
        <w:t xml:space="preserve">-Team ist dafür zuständig neue Anforderungen in Form von Stories zu definieren und die Ergebnisse zu überprüfen. </w:t>
      </w:r>
      <w:del w:id="53" w:author="ħʝᵰҩƾҩ ħɣῡƺҩ" w:date="2016-01-04T10:56:00Z">
        <w:r w:rsidDel="00EE3B24">
          <w:delText>Darüberhinaus</w:delText>
        </w:r>
      </w:del>
      <w:ins w:id="54" w:author="ħʝᵰҩƾҩ ħɣῡƺҩ" w:date="2016-01-04T10:56:00Z">
        <w:r w:rsidR="00EE3B24">
          <w:t>Darüber hinaus</w:t>
        </w:r>
      </w:ins>
      <w:r>
        <w:t xml:space="preserve"> kümmert es sich um die Steuerung des Teams, falls es intern Probleme gibt. Probleme sind unter anderem aufkommende Fragen oder wenn es einen Disput zwischen den Mitgliedern geben sollte.</w:t>
      </w:r>
    </w:p>
    <w:p w14:paraId="50F35089" w14:textId="77777777" w:rsidR="00A95B83" w:rsidRDefault="00A95B83" w:rsidP="00A95B83"/>
    <w:p w14:paraId="21656C84" w14:textId="5DA9B37B" w:rsidR="00A95B83" w:rsidRDefault="00A95B83" w:rsidP="0058701F">
      <w:pPr>
        <w:pStyle w:val="berschrift4"/>
      </w:pPr>
      <w:proofErr w:type="spellStart"/>
      <w:r>
        <w:t>Scrum</w:t>
      </w:r>
      <w:proofErr w:type="spellEnd"/>
      <w:r>
        <w:t xml:space="preserve"> Masters</w:t>
      </w:r>
      <w:r w:rsidR="009867CE">
        <w:rPr>
          <w:rStyle w:val="Funotenzeichen"/>
        </w:rPr>
        <w:footnoteReference w:id="4"/>
      </w:r>
    </w:p>
    <w:p w14:paraId="409D8D29" w14:textId="773D45F8" w:rsidR="00CF1F33" w:rsidRPr="008B02B4" w:rsidRDefault="00CF1F33" w:rsidP="00EE3B24">
      <w:r>
        <w:t xml:space="preserve">Die beiden </w:t>
      </w:r>
      <w:proofErr w:type="spellStart"/>
      <w:r>
        <w:t>Scrum</w:t>
      </w:r>
      <w:proofErr w:type="spellEnd"/>
      <w:r>
        <w:t xml:space="preserve"> Master lauten:</w:t>
      </w:r>
    </w:p>
    <w:p w14:paraId="4B00C823" w14:textId="25EEB534" w:rsidR="00A95B83" w:rsidRDefault="00123D99" w:rsidP="00A95B83">
      <w:r>
        <w:t xml:space="preserve">Stefan </w:t>
      </w:r>
      <w:proofErr w:type="spellStart"/>
      <w:r>
        <w:t>Ludowicy</w:t>
      </w:r>
      <w:proofErr w:type="spellEnd"/>
      <w:r>
        <w:t xml:space="preserve"> und Jean</w:t>
      </w:r>
      <w:r w:rsidR="00044AF5">
        <w:t xml:space="preserve">-Pierre </w:t>
      </w:r>
      <w:proofErr w:type="spellStart"/>
      <w:r w:rsidR="00044AF5">
        <w:t>Klodzinski</w:t>
      </w:r>
      <w:proofErr w:type="spellEnd"/>
      <w:ins w:id="55" w:author="ħʝᵰҩƾҩ ħɣῡƺҩ" w:date="2016-01-04T10:56:00Z">
        <w:r w:rsidR="00EE3B24">
          <w:t>.</w:t>
        </w:r>
      </w:ins>
    </w:p>
    <w:p w14:paraId="3B14541E" w14:textId="1E4D493C" w:rsidR="00123D99" w:rsidRPr="00EE3B24" w:rsidRDefault="00CF1F33" w:rsidP="00A95B83">
      <w:r w:rsidRPr="00EE3B24">
        <w:t xml:space="preserve">Die </w:t>
      </w:r>
      <w:proofErr w:type="spellStart"/>
      <w:r w:rsidRPr="00EE3B24">
        <w:t>Scrum</w:t>
      </w:r>
      <w:proofErr w:type="spellEnd"/>
      <w:r w:rsidRPr="00EE3B24">
        <w:t xml:space="preserve"> Master sind dafür zuständig</w:t>
      </w:r>
      <w:ins w:id="56" w:author="ħʝᵰҩƾҩ ħɣῡƺҩ" w:date="2016-01-04T10:56:00Z">
        <w:r w:rsidR="00EE3B24">
          <w:t>,</w:t>
        </w:r>
      </w:ins>
      <w:r w:rsidRPr="00EE3B24">
        <w:t xml:space="preserve"> das</w:t>
      </w:r>
      <w:ins w:id="57" w:author="ħʝᵰҩƾҩ ħɣῡƺҩ" w:date="2016-01-04T10:56:00Z">
        <w:r w:rsidR="00EE3B24">
          <w:t>s</w:t>
        </w:r>
      </w:ins>
      <w:r w:rsidRPr="00EE3B24">
        <w:t xml:space="preserve"> </w:t>
      </w:r>
      <w:proofErr w:type="spellStart"/>
      <w:r w:rsidRPr="00EE3B24">
        <w:t>Scrum</w:t>
      </w:r>
      <w:proofErr w:type="spellEnd"/>
      <w:r w:rsidRPr="00EE3B24">
        <w:t xml:space="preserve"> Board zu pflegen</w:t>
      </w:r>
      <w:r>
        <w:t>, Fragen und Probleme zu lösen</w:t>
      </w:r>
      <w:ins w:id="58" w:author="ħʝᵰҩƾҩ ħɣῡƺҩ" w:date="2016-01-04T10:56:00Z">
        <w:r w:rsidR="00EE3B24">
          <w:t>, a</w:t>
        </w:r>
      </w:ins>
      <w:ins w:id="59" w:author="ħʝᵰҩƾҩ ħɣῡƺҩ" w:date="2016-01-04T10:57:00Z">
        <w:r w:rsidR="00EE3B24">
          <w:t>ls auch</w:t>
        </w:r>
      </w:ins>
      <w:ins w:id="60" w:author="ħʝᵰҩƾҩ ħɣῡƺҩ" w:date="2016-01-04T12:23:00Z">
        <w:r w:rsidR="0008002B">
          <w:t xml:space="preserve"> </w:t>
        </w:r>
      </w:ins>
      <w:del w:id="61" w:author="ħʝᵰҩƾҩ ħɣῡƺҩ" w:date="2016-01-04T10:57:00Z">
        <w:r w:rsidDel="00EE3B24">
          <w:delText xml:space="preserve"> wie der</w:delText>
        </w:r>
      </w:del>
      <w:ins w:id="62" w:author="ħʝᵰҩƾҩ ħɣῡƺҩ" w:date="2016-01-04T10:57:00Z">
        <w:r w:rsidR="00EE3B24">
          <w:t>den</w:t>
        </w:r>
      </w:ins>
      <w:r>
        <w:t xml:space="preserve"> Disput zwischen Mitgliedern, fehlende</w:t>
      </w:r>
      <w:ins w:id="63" w:author="ħʝᵰҩƾҩ ħɣῡƺҩ" w:date="2016-01-04T10:57:00Z">
        <w:r w:rsidR="00EE3B24">
          <w:t>n</w:t>
        </w:r>
      </w:ins>
      <w:r>
        <w:t xml:space="preserve"> Ausarbeitungen </w:t>
      </w:r>
      <w:proofErr w:type="spellStart"/>
      <w:r>
        <w:t>oä</w:t>
      </w:r>
      <w:proofErr w:type="spellEnd"/>
      <w:ins w:id="64" w:author="ħʝᵰҩƾҩ ħɣῡƺҩ" w:date="2016-01-04T12:23:00Z">
        <w:r w:rsidR="0008002B">
          <w:t xml:space="preserve">. </w:t>
        </w:r>
      </w:ins>
      <w:del w:id="65" w:author="ħʝᵰҩƾҩ ħɣῡƺҩ" w:date="2016-01-04T10:57:00Z">
        <w:r w:rsidDel="00EE3B24">
          <w:delText xml:space="preserve">. und haben in letzter Instanz die höchste Entscheidungsgewalt bezüglich Stories. </w:delText>
        </w:r>
      </w:del>
      <w:ins w:id="66" w:author="ħʝᵰҩƾҩ ħɣῡƺҩ" w:date="2016-01-04T10:57:00Z">
        <w:r w:rsidR="00EE3B24">
          <w:t xml:space="preserve">In letzter Instanz hab die </w:t>
        </w:r>
        <w:proofErr w:type="spellStart"/>
        <w:r w:rsidR="00EE3B24">
          <w:t>Scrum</w:t>
        </w:r>
        <w:proofErr w:type="spellEnd"/>
        <w:r w:rsidR="00EE3B24">
          <w:t xml:space="preserve"> Master die </w:t>
        </w:r>
      </w:ins>
      <w:ins w:id="67" w:author="ħʝᵰҩƾҩ ħɣῡƺҩ" w:date="2016-01-04T10:58:00Z">
        <w:r w:rsidR="00EE3B24">
          <w:t>höchste</w:t>
        </w:r>
      </w:ins>
      <w:ins w:id="68" w:author="ħʝᵰҩƾҩ ħɣῡƺҩ" w:date="2016-01-04T10:57:00Z">
        <w:r w:rsidR="00EE3B24">
          <w:t xml:space="preserve"> Entscheidung</w:t>
        </w:r>
      </w:ins>
      <w:ins w:id="69" w:author="ħʝᵰҩƾҩ ħɣῡƺҩ" w:date="2016-01-04T10:58:00Z">
        <w:r w:rsidR="00EE3B24">
          <w:t>sgewalt.</w:t>
        </w:r>
      </w:ins>
    </w:p>
    <w:p w14:paraId="533C7017" w14:textId="77777777" w:rsidR="00123D99" w:rsidRDefault="00123D99" w:rsidP="00A95B83"/>
    <w:p w14:paraId="780ACBCA" w14:textId="77777777" w:rsidR="00A95B83" w:rsidRPr="00EE3B24" w:rsidRDefault="00A95B83" w:rsidP="0058701F">
      <w:pPr>
        <w:pStyle w:val="berschrift4"/>
        <w:rPr>
          <w:lang w:val="en-US"/>
        </w:rPr>
      </w:pPr>
      <w:commentRangeStart w:id="70"/>
      <w:commentRangeStart w:id="71"/>
      <w:r w:rsidRPr="00EE3B24">
        <w:rPr>
          <w:lang w:val="en-US"/>
        </w:rPr>
        <w:t>Translators</w:t>
      </w:r>
      <w:commentRangeEnd w:id="70"/>
      <w:commentRangeEnd w:id="71"/>
      <w:r w:rsidR="0008002B">
        <w:rPr>
          <w:rStyle w:val="Kommentarzeichen"/>
          <w:rFonts w:asciiTheme="minorHAnsi" w:eastAsiaTheme="minorHAnsi" w:hAnsiTheme="minorHAnsi" w:cstheme="minorBidi"/>
          <w:i w:val="0"/>
          <w:iCs w:val="0"/>
          <w:color w:val="auto"/>
          <w:u w:val="none"/>
        </w:rPr>
        <w:commentReference w:id="70"/>
      </w:r>
      <w:r w:rsidR="00182135">
        <w:rPr>
          <w:rStyle w:val="Kommentarzeichen"/>
          <w:rFonts w:asciiTheme="minorHAnsi" w:eastAsiaTheme="minorHAnsi" w:hAnsiTheme="minorHAnsi" w:cstheme="minorBidi"/>
          <w:i w:val="0"/>
          <w:iCs w:val="0"/>
          <w:color w:val="auto"/>
          <w:u w:val="none"/>
        </w:rPr>
        <w:commentReference w:id="71"/>
      </w:r>
    </w:p>
    <w:p w14:paraId="513905DC" w14:textId="77777777" w:rsidR="00A95B83" w:rsidRPr="00EE3B24" w:rsidRDefault="00A95B83" w:rsidP="00A95B83">
      <w:pPr>
        <w:rPr>
          <w:lang w:val="en-US"/>
        </w:rPr>
      </w:pPr>
    </w:p>
    <w:p w14:paraId="13A29DF8" w14:textId="77777777" w:rsidR="00A95B83" w:rsidRPr="00EE3B24" w:rsidRDefault="00A95B83" w:rsidP="0058701F">
      <w:pPr>
        <w:pStyle w:val="berschrift4"/>
        <w:rPr>
          <w:lang w:val="en-US"/>
        </w:rPr>
      </w:pPr>
      <w:commentRangeStart w:id="72"/>
      <w:r w:rsidRPr="00EE3B24">
        <w:rPr>
          <w:lang w:val="en-US"/>
        </w:rPr>
        <w:t>Development</w:t>
      </w:r>
      <w:commentRangeEnd w:id="72"/>
      <w:r w:rsidR="0008002B">
        <w:rPr>
          <w:rStyle w:val="Kommentarzeichen"/>
          <w:rFonts w:asciiTheme="minorHAnsi" w:eastAsiaTheme="minorHAnsi" w:hAnsiTheme="minorHAnsi" w:cstheme="minorBidi"/>
          <w:i w:val="0"/>
          <w:iCs w:val="0"/>
          <w:color w:val="auto"/>
          <w:u w:val="none"/>
        </w:rPr>
        <w:commentReference w:id="72"/>
      </w:r>
    </w:p>
    <w:p w14:paraId="6092ECC9" w14:textId="77777777" w:rsidR="00A95B83" w:rsidRPr="00EE3B24" w:rsidRDefault="00A95B83" w:rsidP="00A95B83">
      <w:pPr>
        <w:rPr>
          <w:lang w:val="en-US"/>
        </w:rPr>
      </w:pPr>
    </w:p>
    <w:p w14:paraId="7F92D5F9" w14:textId="77777777" w:rsidR="00A95B83" w:rsidRPr="00EE3B24" w:rsidRDefault="00A95B83" w:rsidP="0058701F">
      <w:pPr>
        <w:pStyle w:val="berschrift4"/>
        <w:rPr>
          <w:lang w:val="en-US"/>
        </w:rPr>
      </w:pPr>
      <w:proofErr w:type="spellStart"/>
      <w:r w:rsidRPr="00EE3B24">
        <w:rPr>
          <w:lang w:val="en-US"/>
        </w:rPr>
        <w:t>Redaktion</w:t>
      </w:r>
      <w:proofErr w:type="spellEnd"/>
      <w:r w:rsidRPr="00EE3B24">
        <w:rPr>
          <w:lang w:val="en-US"/>
        </w:rPr>
        <w:t xml:space="preserve"> und </w:t>
      </w:r>
      <w:commentRangeStart w:id="73"/>
      <w:proofErr w:type="spellStart"/>
      <w:r w:rsidRPr="00EE3B24">
        <w:rPr>
          <w:lang w:val="en-US"/>
        </w:rPr>
        <w:t>Frontendlayout</w:t>
      </w:r>
      <w:commentRangeEnd w:id="73"/>
      <w:proofErr w:type="spellEnd"/>
      <w:r w:rsidR="0008002B">
        <w:rPr>
          <w:rStyle w:val="Kommentarzeichen"/>
          <w:rFonts w:asciiTheme="minorHAnsi" w:eastAsiaTheme="minorHAnsi" w:hAnsiTheme="minorHAnsi" w:cstheme="minorBidi"/>
          <w:i w:val="0"/>
          <w:iCs w:val="0"/>
          <w:color w:val="auto"/>
          <w:u w:val="none"/>
        </w:rPr>
        <w:commentReference w:id="73"/>
      </w:r>
    </w:p>
    <w:p w14:paraId="3F27B46F" w14:textId="77777777" w:rsidR="00A95B83" w:rsidRPr="00EE3B24" w:rsidRDefault="00A95B83" w:rsidP="00A95B83">
      <w:pPr>
        <w:ind w:left="360"/>
        <w:rPr>
          <w:i/>
          <w:sz w:val="20"/>
          <w:lang w:val="en-US"/>
        </w:rPr>
      </w:pPr>
      <w:r w:rsidRPr="00EE3B24">
        <w:rPr>
          <w:i/>
          <w:sz w:val="20"/>
          <w:lang w:val="en-US"/>
        </w:rPr>
        <w:t>(</w:t>
      </w:r>
      <w:proofErr w:type="spellStart"/>
      <w:r w:rsidRPr="00EE3B24">
        <w:rPr>
          <w:i/>
          <w:sz w:val="20"/>
          <w:lang w:val="en-US"/>
        </w:rPr>
        <w:t>Frontendtest</w:t>
      </w:r>
      <w:proofErr w:type="spellEnd"/>
      <w:r w:rsidRPr="00EE3B24">
        <w:rPr>
          <w:i/>
          <w:sz w:val="20"/>
          <w:lang w:val="en-US"/>
        </w:rPr>
        <w:t>, Usability)</w:t>
      </w:r>
    </w:p>
    <w:p w14:paraId="7141CD47" w14:textId="77777777" w:rsidR="00A95B83" w:rsidRDefault="00A95B83" w:rsidP="00A95B83">
      <w:pPr>
        <w:pStyle w:val="berschrift2"/>
      </w:pPr>
      <w:bookmarkStart w:id="74" w:name="_Toc439672004"/>
      <w:proofErr w:type="spellStart"/>
      <w:r>
        <w:t>Skillsheet</w:t>
      </w:r>
      <w:bookmarkEnd w:id="74"/>
      <w:proofErr w:type="spellEnd"/>
    </w:p>
    <w:p w14:paraId="046D1D86" w14:textId="5B1BB4EA" w:rsidR="00597D84" w:rsidRDefault="00A95B83">
      <w:pPr>
        <w:rPr>
          <w:i/>
        </w:rPr>
      </w:pPr>
      <w:r>
        <w:rPr>
          <w:i/>
        </w:rPr>
        <w:t xml:space="preserve">(Ermittlung von </w:t>
      </w:r>
      <w:proofErr w:type="spellStart"/>
      <w:r>
        <w:rPr>
          <w:i/>
        </w:rPr>
        <w:t>Know-How</w:t>
      </w:r>
      <w:proofErr w:type="spellEnd"/>
      <w:r>
        <w:rPr>
          <w:i/>
        </w:rPr>
        <w:t>-Trägern zur Bildung von</w:t>
      </w:r>
      <w:ins w:id="75" w:author="ħʝᵰҩƾҩ ħɣῡƺҩ" w:date="2016-01-04T12:25:00Z">
        <w:r w:rsidR="00635A4D">
          <w:rPr>
            <w:i/>
          </w:rPr>
          <w:br/>
        </w:r>
      </w:ins>
      <w:del w:id="76" w:author="ħʝᵰҩƾҩ ħɣῡƺҩ" w:date="2016-01-04T12:25:00Z">
        <w:r w:rsidDel="00635A4D">
          <w:rPr>
            <w:i/>
          </w:rPr>
          <w:delText xml:space="preserve"> </w:delText>
        </w:r>
      </w:del>
      <w:proofErr w:type="spellStart"/>
      <w:r>
        <w:rPr>
          <w:i/>
        </w:rPr>
        <w:t>Self</w:t>
      </w:r>
      <w:proofErr w:type="spellEnd"/>
      <w:r>
        <w:rPr>
          <w:i/>
        </w:rPr>
        <w:t>-</w:t>
      </w:r>
      <w:del w:id="77" w:author="ħʝᵰҩƾҩ ħɣῡƺҩ" w:date="2016-01-04T12:25:00Z">
        <w:r w:rsidDel="000326F2">
          <w:rPr>
            <w:i/>
          </w:rPr>
          <w:delText xml:space="preserve">teaching </w:delText>
        </w:r>
      </w:del>
      <w:ins w:id="78" w:author="ħʝᵰҩƾҩ ħɣῡƺҩ" w:date="2016-01-04T12:25:00Z">
        <w:r w:rsidR="000326F2">
          <w:rPr>
            <w:i/>
          </w:rPr>
          <w:t xml:space="preserve">Teaching </w:t>
        </w:r>
      </w:ins>
      <w:r>
        <w:rPr>
          <w:i/>
        </w:rPr>
        <w:t>Teams</w:t>
      </w:r>
      <w:ins w:id="79" w:author="ħʝᵰҩƾҩ ħɣῡƺҩ" w:date="2016-01-04T12:24:00Z">
        <w:r w:rsidR="00635A4D">
          <w:rPr>
            <w:i/>
          </w:rPr>
          <w:t xml:space="preserve"> </w:t>
        </w:r>
      </w:ins>
      <w:r>
        <w:rPr>
          <w:i/>
        </w:rPr>
        <w:t>-&gt;</w:t>
      </w:r>
      <w:ins w:id="80" w:author="ħʝᵰҩƾҩ ħɣῡƺҩ" w:date="2016-01-04T12:24:00Z">
        <w:r w:rsidR="00635A4D">
          <w:rPr>
            <w:i/>
          </w:rPr>
          <w:t xml:space="preserve"> </w:t>
        </w:r>
      </w:ins>
      <w:r>
        <w:rPr>
          <w:i/>
        </w:rPr>
        <w:t>1</w:t>
      </w:r>
      <w:ins w:id="81" w:author="ħʝᵰҩƾҩ ħɣῡƺҩ" w:date="2016-01-04T12:24:00Z">
        <w:r w:rsidR="00635A4D">
          <w:rPr>
            <w:i/>
          </w:rPr>
          <w:t xml:space="preserve"> </w:t>
        </w:r>
      </w:ins>
      <w:del w:id="82" w:author="ħʝᵰҩƾҩ ħɣῡƺҩ" w:date="2016-01-04T12:24:00Z">
        <w:r w:rsidDel="00635A4D">
          <w:rPr>
            <w:i/>
          </w:rPr>
          <w:delText>erfahren</w:delText>
        </w:r>
      </w:del>
      <w:ins w:id="83" w:author="ħʝᵰҩƾҩ ħɣῡƺҩ" w:date="2016-01-04T12:24:00Z">
        <w:r w:rsidR="00635A4D">
          <w:rPr>
            <w:i/>
          </w:rPr>
          <w:t xml:space="preserve">Erfahrener &amp; </w:t>
        </w:r>
      </w:ins>
      <w:del w:id="84" w:author="ħʝᵰҩƾҩ ħɣῡƺҩ" w:date="2016-01-04T12:24:00Z">
        <w:r w:rsidDel="00635A4D">
          <w:rPr>
            <w:i/>
          </w:rPr>
          <w:delText>+</w:delText>
        </w:r>
      </w:del>
      <w:r>
        <w:rPr>
          <w:i/>
        </w:rPr>
        <w:t>1</w:t>
      </w:r>
      <w:ins w:id="85" w:author="ħʝᵰҩƾҩ ħɣῡƺҩ" w:date="2016-01-04T12:24:00Z">
        <w:r w:rsidR="00635A4D">
          <w:rPr>
            <w:i/>
          </w:rPr>
          <w:t xml:space="preserve"> </w:t>
        </w:r>
      </w:ins>
      <w:del w:id="86" w:author="ħʝᵰҩƾҩ ħɣῡƺҩ" w:date="2016-01-04T12:24:00Z">
        <w:r w:rsidDel="00635A4D">
          <w:rPr>
            <w:i/>
          </w:rPr>
          <w:delText>semierfahren</w:delText>
        </w:r>
      </w:del>
      <w:ins w:id="87" w:author="ħʝᵰҩƾҩ ħɣῡƺҩ" w:date="2016-01-04T12:24:00Z">
        <w:r w:rsidR="00635A4D">
          <w:rPr>
            <w:i/>
          </w:rPr>
          <w:t>Semi-Erfahren</w:t>
        </w:r>
      </w:ins>
      <w:ins w:id="88" w:author="ħʝᵰҩƾҩ ħɣῡƺҩ" w:date="2016-01-04T12:25:00Z">
        <w:r w:rsidR="00635A4D">
          <w:rPr>
            <w:i/>
          </w:rPr>
          <w:t>er</w:t>
        </w:r>
      </w:ins>
      <w:r>
        <w:rPr>
          <w:i/>
        </w:rPr>
        <w:t>)</w:t>
      </w:r>
    </w:p>
    <w:p w14:paraId="55F38D6A" w14:textId="0107465B" w:rsidR="00896F05" w:rsidRPr="00896F05" w:rsidRDefault="00896F05">
      <w:r>
        <w:lastRenderedPageBreak/>
        <w:t xml:space="preserve">Mit einem Gesamtprojekt übergreifenden </w:t>
      </w:r>
      <w:proofErr w:type="spellStart"/>
      <w:r>
        <w:t>Skillsheet</w:t>
      </w:r>
      <w:proofErr w:type="spellEnd"/>
      <w:r>
        <w:t xml:space="preserve"> werden besondere Fähigkeiten und Vorkenntnisse der einzelnen Projektmitglieder ermittelt. Daraus </w:t>
      </w:r>
      <w:del w:id="89" w:author="ħʝᵰҩƾҩ ħɣῡƺҩ" w:date="2016-01-04T10:59:00Z">
        <w:r w:rsidDel="00EE3B24">
          <w:delText xml:space="preserve">Ergibt </w:delText>
        </w:r>
      </w:del>
      <w:ins w:id="90" w:author="ħʝᵰҩƾҩ ħɣῡƺҩ" w:date="2016-01-04T10:59:00Z">
        <w:r w:rsidR="00EE3B24">
          <w:t xml:space="preserve">ergibt </w:t>
        </w:r>
      </w:ins>
      <w:r>
        <w:t xml:space="preserve">sich ein </w:t>
      </w:r>
      <w:del w:id="91" w:author="ħʝᵰҩƾҩ ħɣῡƺҩ" w:date="2016-01-04T10:59:00Z">
        <w:r w:rsidDel="00EE3B24">
          <w:delText>Kompetenzenpool</w:delText>
        </w:r>
      </w:del>
      <w:ins w:id="92" w:author="ħʝᵰҩƾҩ ħɣῡƺҩ" w:date="2016-01-04T10:59:00Z">
        <w:r w:rsidR="00EE3B24">
          <w:t>Kompetenzen-Pool</w:t>
        </w:r>
      </w:ins>
      <w:r>
        <w:t>, auf welchem die weitere Konzeption des Projekts beruht.</w:t>
      </w:r>
    </w:p>
    <w:p w14:paraId="6912538D" w14:textId="77777777" w:rsidR="0058701F" w:rsidRPr="0058701F" w:rsidRDefault="00597D84" w:rsidP="0058701F">
      <w:pPr>
        <w:pStyle w:val="Listenabsatz"/>
        <w:numPr>
          <w:ilvl w:val="0"/>
          <w:numId w:val="4"/>
        </w:numPr>
        <w:rPr>
          <w:rFonts w:asciiTheme="majorHAnsi" w:eastAsiaTheme="majorEastAsia" w:hAnsiTheme="majorHAnsi" w:cstheme="majorBidi"/>
          <w:color w:val="2E74B5" w:themeColor="accent1" w:themeShade="BF"/>
          <w:sz w:val="32"/>
          <w:szCs w:val="32"/>
        </w:rPr>
      </w:pPr>
      <w:r>
        <w:br w:type="page"/>
      </w:r>
    </w:p>
    <w:p w14:paraId="7F1C3910" w14:textId="77777777" w:rsidR="00597D84" w:rsidRPr="00597D84" w:rsidRDefault="00597D84" w:rsidP="0058701F">
      <w:pPr>
        <w:pStyle w:val="berschrift1"/>
      </w:pPr>
      <w:bookmarkStart w:id="93" w:name="_Toc439672005"/>
      <w:commentRangeStart w:id="94"/>
      <w:commentRangeStart w:id="95"/>
      <w:r w:rsidRPr="00597D84">
        <w:lastRenderedPageBreak/>
        <w:t>Ablauf</w:t>
      </w:r>
      <w:r w:rsidR="00A95B83">
        <w:t>steuerung</w:t>
      </w:r>
      <w:commentRangeEnd w:id="94"/>
      <w:r w:rsidR="00B71FE2">
        <w:rPr>
          <w:rStyle w:val="Kommentarzeichen"/>
          <w:rFonts w:asciiTheme="minorHAnsi" w:eastAsiaTheme="minorHAnsi" w:hAnsiTheme="minorHAnsi" w:cstheme="minorBidi"/>
          <w:color w:val="auto"/>
        </w:rPr>
        <w:commentReference w:id="94"/>
      </w:r>
      <w:bookmarkEnd w:id="93"/>
    </w:p>
    <w:p w14:paraId="78C609C7" w14:textId="03FE42A7" w:rsidR="00A95B83" w:rsidRDefault="00A95B83" w:rsidP="00A95B83">
      <w:pPr>
        <w:pStyle w:val="berschrift2"/>
      </w:pPr>
      <w:bookmarkStart w:id="96" w:name="_Ref436480151"/>
      <w:bookmarkStart w:id="97" w:name="_Ref436480164"/>
      <w:bookmarkStart w:id="98" w:name="_Ref436480175"/>
      <w:bookmarkStart w:id="99" w:name="_Ref436480177"/>
      <w:bookmarkStart w:id="100" w:name="_Ref436480178"/>
      <w:bookmarkStart w:id="101" w:name="_Ref436480200"/>
      <w:bookmarkStart w:id="102" w:name="_Toc439672006"/>
      <w:commentRangeStart w:id="103"/>
      <w:r>
        <w:t>Phasenmodell</w:t>
      </w:r>
      <w:bookmarkEnd w:id="96"/>
      <w:bookmarkEnd w:id="97"/>
      <w:bookmarkEnd w:id="98"/>
      <w:bookmarkEnd w:id="99"/>
      <w:bookmarkEnd w:id="100"/>
      <w:bookmarkEnd w:id="101"/>
      <w:commentRangeEnd w:id="103"/>
      <w:r w:rsidR="004C7744">
        <w:rPr>
          <w:rStyle w:val="Kommentarzeichen"/>
          <w:rFonts w:asciiTheme="minorHAnsi" w:eastAsiaTheme="minorHAnsi" w:hAnsiTheme="minorHAnsi" w:cstheme="minorBidi"/>
          <w:color w:val="auto"/>
        </w:rPr>
        <w:commentReference w:id="103"/>
      </w:r>
      <w:r w:rsidR="00896F05">
        <w:rPr>
          <w:rStyle w:val="Funotenzeichen"/>
        </w:rPr>
        <w:footnoteReference w:id="5"/>
      </w:r>
      <w:bookmarkEnd w:id="102"/>
    </w:p>
    <w:p w14:paraId="6AAD25E3" w14:textId="191072C7" w:rsidR="00322626" w:rsidRDefault="00322626" w:rsidP="00291BB5">
      <w:pPr>
        <w:rPr>
          <w:i/>
        </w:rPr>
      </w:pPr>
      <w:r>
        <w:rPr>
          <w:i/>
        </w:rPr>
        <w:t>Warum Phasenmodell</w:t>
      </w:r>
    </w:p>
    <w:p w14:paraId="26126202" w14:textId="5361C50F" w:rsidR="00322626" w:rsidRPr="00291BB5" w:rsidRDefault="00322626" w:rsidP="00291BB5">
      <w:pPr>
        <w:rPr>
          <w:i/>
        </w:rPr>
      </w:pPr>
      <w:r>
        <w:rPr>
          <w:i/>
        </w:rPr>
        <w:t xml:space="preserve">Warum </w:t>
      </w:r>
      <w:proofErr w:type="spellStart"/>
      <w:r>
        <w:rPr>
          <w:i/>
        </w:rPr>
        <w:t>wechsel</w:t>
      </w:r>
      <w:proofErr w:type="spellEnd"/>
      <w:r>
        <w:rPr>
          <w:i/>
        </w:rPr>
        <w:t xml:space="preserve"> auf neues Modell</w:t>
      </w:r>
    </w:p>
    <w:p w14:paraId="4555B49A" w14:textId="4D5404A8" w:rsidR="00896F05" w:rsidRPr="00896F05" w:rsidRDefault="00322626" w:rsidP="00291BB5">
      <w:pPr>
        <w:pStyle w:val="berschrift3"/>
      </w:pPr>
      <w:bookmarkStart w:id="104" w:name="_Toc439672007"/>
      <w:r>
        <w:t>Erste Planung</w:t>
      </w:r>
      <w:bookmarkEnd w:id="104"/>
    </w:p>
    <w:p w14:paraId="0135BEC4" w14:textId="77777777" w:rsidR="00896F05" w:rsidRDefault="00896F05" w:rsidP="00896F05">
      <w:pPr>
        <w:numPr>
          <w:ilvl w:val="1"/>
          <w:numId w:val="18"/>
        </w:numPr>
        <w:spacing w:after="0" w:line="276" w:lineRule="auto"/>
        <w:ind w:hanging="360"/>
        <w:contextualSpacing/>
      </w:pPr>
      <w:r>
        <w:t>1.Phase (2.Wochen)</w:t>
      </w:r>
    </w:p>
    <w:p w14:paraId="05E42831" w14:textId="77777777" w:rsidR="00896F05" w:rsidRDefault="00896F05" w:rsidP="00896F05">
      <w:pPr>
        <w:numPr>
          <w:ilvl w:val="2"/>
          <w:numId w:val="18"/>
        </w:numPr>
        <w:spacing w:after="0" w:line="276" w:lineRule="auto"/>
        <w:ind w:hanging="360"/>
        <w:contextualSpacing/>
      </w:pPr>
      <w:r>
        <w:t>Team 1 Staats Recherchiert/ Erfasst Content</w:t>
      </w:r>
      <w:r>
        <w:br/>
        <w:t xml:space="preserve">[Erste Recherche nach Drittdienstleister] </w:t>
      </w:r>
    </w:p>
    <w:p w14:paraId="1CE6A21E"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56E60E5B" w14:textId="77777777" w:rsidR="00896F05" w:rsidRDefault="00896F05" w:rsidP="00896F05">
      <w:pPr>
        <w:numPr>
          <w:ilvl w:val="2"/>
          <w:numId w:val="18"/>
        </w:numPr>
        <w:spacing w:after="0" w:line="276" w:lineRule="auto"/>
        <w:ind w:hanging="360"/>
        <w:contextualSpacing/>
      </w:pPr>
      <w:r>
        <w:t>Team 3 Remus AS(</w:t>
      </w:r>
      <w:proofErr w:type="spellStart"/>
      <w:r>
        <w:t>AnforderrungsSpezifikation</w:t>
      </w:r>
      <w:proofErr w:type="spellEnd"/>
      <w:r>
        <w:t>) - Erstspezifikation</w:t>
      </w:r>
    </w:p>
    <w:p w14:paraId="52C18F1D" w14:textId="77777777" w:rsidR="00896F05" w:rsidRDefault="00896F05" w:rsidP="00896F05">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69C29CB" w14:textId="77777777" w:rsidR="00896F05" w:rsidRDefault="00896F05" w:rsidP="00896F05">
      <w:pPr>
        <w:numPr>
          <w:ilvl w:val="1"/>
          <w:numId w:val="18"/>
        </w:numPr>
        <w:spacing w:after="0" w:line="276" w:lineRule="auto"/>
        <w:ind w:hanging="360"/>
        <w:contextualSpacing/>
      </w:pPr>
      <w:r>
        <w:t>2. Phase (2.Wochen)</w:t>
      </w:r>
    </w:p>
    <w:p w14:paraId="0FFC3DEB" w14:textId="77777777" w:rsidR="00896F05" w:rsidRDefault="00896F05" w:rsidP="00896F05">
      <w:pPr>
        <w:numPr>
          <w:ilvl w:val="2"/>
          <w:numId w:val="18"/>
        </w:numPr>
        <w:spacing w:after="0" w:line="276" w:lineRule="auto"/>
        <w:ind w:hanging="360"/>
        <w:contextualSpacing/>
      </w:pPr>
      <w:r>
        <w:t>Team 1 Staats Recherche Zielgerichtet nach FSL/ Beginn Übersetzungen</w:t>
      </w:r>
      <w:r>
        <w:br/>
        <w:t>Recherche und Abstimmung mit Team 2, wie Drittanbieter eingebunden werden können</w:t>
      </w:r>
    </w:p>
    <w:p w14:paraId="5AE02CCC"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Anwendungs-Gerüst</w:t>
      </w:r>
    </w:p>
    <w:p w14:paraId="65237270" w14:textId="77777777" w:rsidR="00896F05" w:rsidRPr="00785680" w:rsidRDefault="00896F05" w:rsidP="00896F05">
      <w:pPr>
        <w:numPr>
          <w:ilvl w:val="2"/>
          <w:numId w:val="18"/>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1BEA14D9" w14:textId="77777777" w:rsidR="00896F05" w:rsidRDefault="00896F05" w:rsidP="00896F05">
      <w:pPr>
        <w:numPr>
          <w:ilvl w:val="1"/>
          <w:numId w:val="18"/>
        </w:numPr>
        <w:spacing w:after="0" w:line="276" w:lineRule="auto"/>
        <w:ind w:hanging="360"/>
        <w:contextualSpacing/>
      </w:pPr>
      <w:r>
        <w:t>3. Phase (2.Wochen)</w:t>
      </w:r>
      <w:r>
        <w:tab/>
      </w:r>
    </w:p>
    <w:p w14:paraId="7E2E7A5B" w14:textId="77777777" w:rsidR="00896F05" w:rsidRDefault="00896F05" w:rsidP="00896F05">
      <w:pPr>
        <w:numPr>
          <w:ilvl w:val="2"/>
          <w:numId w:val="18"/>
        </w:numPr>
        <w:spacing w:after="0" w:line="276" w:lineRule="auto"/>
        <w:ind w:hanging="360"/>
        <w:contextualSpacing/>
      </w:pPr>
      <w:r>
        <w:t>Team 1 Staats Hauptphase der Übersetzungen</w:t>
      </w:r>
      <w:r>
        <w:br/>
        <w:t>Kontakt mit Drittanbietern herstellen</w:t>
      </w:r>
    </w:p>
    <w:p w14:paraId="5818F7BB"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Anwendungs-Skelet</w:t>
      </w:r>
    </w:p>
    <w:p w14:paraId="50E4B8BE" w14:textId="77777777" w:rsidR="00896F05" w:rsidRDefault="00896F05" w:rsidP="00896F05">
      <w:pPr>
        <w:numPr>
          <w:ilvl w:val="2"/>
          <w:numId w:val="18"/>
        </w:numPr>
        <w:spacing w:after="0" w:line="276" w:lineRule="auto"/>
        <w:ind w:hanging="360"/>
        <w:contextualSpacing/>
      </w:pPr>
      <w:r>
        <w:t>Team 3 Remus Graphische Spezifikation und Elemente/ Zuarbeit zu Team 2</w:t>
      </w:r>
    </w:p>
    <w:p w14:paraId="71903BDE" w14:textId="77777777" w:rsidR="00896F05" w:rsidRDefault="00896F05" w:rsidP="00896F05">
      <w:pPr>
        <w:numPr>
          <w:ilvl w:val="1"/>
          <w:numId w:val="18"/>
        </w:numPr>
        <w:spacing w:after="0" w:line="276" w:lineRule="auto"/>
        <w:ind w:hanging="360"/>
        <w:contextualSpacing/>
      </w:pPr>
      <w:r>
        <w:t>4. Phase...</w:t>
      </w:r>
    </w:p>
    <w:p w14:paraId="75CAF217" w14:textId="77777777" w:rsidR="00322626" w:rsidRDefault="00322626" w:rsidP="00333884">
      <w:pPr>
        <w:spacing w:after="0" w:line="276" w:lineRule="auto"/>
        <w:ind w:left="1440"/>
        <w:contextualSpacing/>
      </w:pPr>
    </w:p>
    <w:p w14:paraId="60344960" w14:textId="7997AF71" w:rsidR="00322626" w:rsidRDefault="00322626" w:rsidP="00322626">
      <w:pPr>
        <w:pStyle w:val="berschrift3"/>
      </w:pPr>
      <w:bookmarkStart w:id="105" w:name="_Toc439672008"/>
      <w:commentRangeStart w:id="106"/>
      <w:r>
        <w:t>Zweite Planung</w:t>
      </w:r>
      <w:commentRangeEnd w:id="106"/>
      <w:r>
        <w:rPr>
          <w:rStyle w:val="Kommentarzeichen"/>
          <w:rFonts w:asciiTheme="minorHAnsi" w:eastAsiaTheme="minorHAnsi" w:hAnsiTheme="minorHAnsi" w:cstheme="minorBidi"/>
          <w:color w:val="auto"/>
        </w:rPr>
        <w:commentReference w:id="106"/>
      </w:r>
      <w:bookmarkEnd w:id="105"/>
    </w:p>
    <w:p w14:paraId="726DA1AB" w14:textId="77777777" w:rsidR="00322626" w:rsidRDefault="00322626" w:rsidP="00333884">
      <w:pPr>
        <w:numPr>
          <w:ilvl w:val="1"/>
          <w:numId w:val="20"/>
        </w:numPr>
        <w:spacing w:after="0" w:line="276" w:lineRule="auto"/>
        <w:ind w:hanging="360"/>
        <w:contextualSpacing/>
      </w:pPr>
      <w:r>
        <w:t>1.Phase (2.Wochen)</w:t>
      </w:r>
    </w:p>
    <w:p w14:paraId="72E01CB9" w14:textId="77777777" w:rsidR="00322626" w:rsidRDefault="00322626" w:rsidP="00322626">
      <w:pPr>
        <w:numPr>
          <w:ilvl w:val="2"/>
          <w:numId w:val="20"/>
        </w:numPr>
        <w:spacing w:after="0" w:line="276" w:lineRule="auto"/>
        <w:ind w:hanging="360"/>
        <w:contextualSpacing/>
      </w:pPr>
      <w:r>
        <w:t>Team 1 Staats Recherchiert/ Erfasst Content</w:t>
      </w:r>
      <w:r>
        <w:br/>
        <w:t xml:space="preserve">[Erste Recherche nach Drittdienstleister] </w:t>
      </w:r>
    </w:p>
    <w:p w14:paraId="1ABACBF0"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0B2E6ADE" w14:textId="77777777" w:rsidR="00322626" w:rsidRDefault="00322626" w:rsidP="00322626">
      <w:pPr>
        <w:numPr>
          <w:ilvl w:val="2"/>
          <w:numId w:val="20"/>
        </w:numPr>
        <w:spacing w:after="0" w:line="276" w:lineRule="auto"/>
        <w:ind w:hanging="360"/>
        <w:contextualSpacing/>
      </w:pPr>
      <w:r>
        <w:t>Team 3 Remus AS(</w:t>
      </w:r>
      <w:proofErr w:type="spellStart"/>
      <w:r>
        <w:t>AnforderrungsSpezifikation</w:t>
      </w:r>
      <w:proofErr w:type="spellEnd"/>
      <w:r>
        <w:t>) - Erstspezifikation</w:t>
      </w:r>
    </w:p>
    <w:p w14:paraId="0EC66E5D" w14:textId="77777777" w:rsidR="00322626" w:rsidRDefault="00322626" w:rsidP="00322626">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D84A399" w14:textId="77777777" w:rsidR="00322626" w:rsidRDefault="00322626" w:rsidP="00322626">
      <w:pPr>
        <w:numPr>
          <w:ilvl w:val="1"/>
          <w:numId w:val="20"/>
        </w:numPr>
        <w:spacing w:after="0" w:line="276" w:lineRule="auto"/>
        <w:ind w:hanging="360"/>
        <w:contextualSpacing/>
      </w:pPr>
      <w:r>
        <w:t>2. Phase (2.Wochen)</w:t>
      </w:r>
    </w:p>
    <w:p w14:paraId="14851F2B" w14:textId="77777777" w:rsidR="00322626" w:rsidRDefault="00322626" w:rsidP="00322626">
      <w:pPr>
        <w:numPr>
          <w:ilvl w:val="2"/>
          <w:numId w:val="20"/>
        </w:numPr>
        <w:spacing w:after="0" w:line="276" w:lineRule="auto"/>
        <w:ind w:hanging="360"/>
        <w:contextualSpacing/>
      </w:pPr>
      <w:r>
        <w:t>Team 1 Staats Recherche Zielgerichtet nach FSL/ Beginn Übersetzungen</w:t>
      </w:r>
      <w:r>
        <w:br/>
        <w:t>Recherche und Abstimmung mit Team 2, wie Drittanbieter eingebunden werden können</w:t>
      </w:r>
    </w:p>
    <w:p w14:paraId="52096E64"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Anwendungs-Gerüst</w:t>
      </w:r>
    </w:p>
    <w:p w14:paraId="4EDCCDE4" w14:textId="77777777" w:rsidR="00322626" w:rsidRPr="00785680" w:rsidRDefault="00322626" w:rsidP="00322626">
      <w:pPr>
        <w:numPr>
          <w:ilvl w:val="2"/>
          <w:numId w:val="20"/>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07D37C52" w14:textId="77777777" w:rsidR="00322626" w:rsidRDefault="00322626" w:rsidP="00322626">
      <w:pPr>
        <w:numPr>
          <w:ilvl w:val="1"/>
          <w:numId w:val="20"/>
        </w:numPr>
        <w:spacing w:after="0" w:line="276" w:lineRule="auto"/>
        <w:ind w:hanging="360"/>
        <w:contextualSpacing/>
      </w:pPr>
      <w:r>
        <w:t>3. Phase (2.Wochen)</w:t>
      </w:r>
      <w:r>
        <w:tab/>
      </w:r>
    </w:p>
    <w:p w14:paraId="57551D1F" w14:textId="77777777" w:rsidR="00322626" w:rsidRDefault="00322626" w:rsidP="00E44DF5">
      <w:pPr>
        <w:numPr>
          <w:ilvl w:val="2"/>
          <w:numId w:val="20"/>
        </w:numPr>
        <w:spacing w:after="0" w:line="276" w:lineRule="auto"/>
        <w:ind w:hanging="360"/>
        <w:contextualSpacing/>
      </w:pPr>
      <w:r>
        <w:lastRenderedPageBreak/>
        <w:t>Team 1 Staats Hauptphase der Übersetzungen</w:t>
      </w:r>
      <w:r>
        <w:br/>
        <w:t>Kontakt mit Drittanbietern herstellen</w:t>
      </w:r>
    </w:p>
    <w:p w14:paraId="774B051A" w14:textId="77777777" w:rsidR="00322626" w:rsidRDefault="00322626" w:rsidP="00E44DF5">
      <w:pPr>
        <w:numPr>
          <w:ilvl w:val="2"/>
          <w:numId w:val="20"/>
        </w:numPr>
        <w:spacing w:after="0" w:line="276" w:lineRule="auto"/>
        <w:ind w:hanging="360"/>
        <w:contextualSpacing/>
      </w:pPr>
      <w:r>
        <w:t xml:space="preserve">Team 2 </w:t>
      </w:r>
      <w:proofErr w:type="spellStart"/>
      <w:r>
        <w:t>Ludowicy</w:t>
      </w:r>
      <w:proofErr w:type="spellEnd"/>
      <w:r>
        <w:t xml:space="preserve"> Anwendungs-Skelet</w:t>
      </w:r>
    </w:p>
    <w:p w14:paraId="140FA44B" w14:textId="77777777" w:rsidR="00322626" w:rsidRDefault="00322626" w:rsidP="00E44DF5">
      <w:pPr>
        <w:numPr>
          <w:ilvl w:val="2"/>
          <w:numId w:val="20"/>
        </w:numPr>
        <w:spacing w:after="0" w:line="276" w:lineRule="auto"/>
        <w:ind w:hanging="360"/>
        <w:contextualSpacing/>
      </w:pPr>
      <w:r>
        <w:t>Team 3 Remus Graphische Spezifikation und Elemente/ Zuarbeit zu Team 2</w:t>
      </w:r>
    </w:p>
    <w:p w14:paraId="371E8FD0" w14:textId="77777777" w:rsidR="00322626" w:rsidRDefault="00322626" w:rsidP="00E44DF5">
      <w:pPr>
        <w:numPr>
          <w:ilvl w:val="1"/>
          <w:numId w:val="20"/>
        </w:numPr>
        <w:spacing w:after="0" w:line="276" w:lineRule="auto"/>
        <w:ind w:hanging="360"/>
        <w:contextualSpacing/>
      </w:pPr>
      <w:r>
        <w:t>4. Phase...</w:t>
      </w:r>
      <w:commentRangeEnd w:id="95"/>
      <w:r w:rsidR="000326F2">
        <w:rPr>
          <w:rStyle w:val="Kommentarzeichen"/>
        </w:rPr>
        <w:commentReference w:id="95"/>
      </w:r>
    </w:p>
    <w:p w14:paraId="37E9582F" w14:textId="77777777" w:rsidR="00322626" w:rsidRDefault="00322626" w:rsidP="00E44DF5"/>
    <w:p w14:paraId="0DE8CA69" w14:textId="77777777" w:rsidR="00322626" w:rsidRPr="00322626" w:rsidRDefault="00322626" w:rsidP="00E44DF5"/>
    <w:p w14:paraId="607217F1" w14:textId="77777777" w:rsidR="00A95B83" w:rsidRPr="00A95B83" w:rsidRDefault="00A95B83" w:rsidP="00A95B83"/>
    <w:p w14:paraId="140D741C" w14:textId="77777777" w:rsidR="00A95B83" w:rsidRDefault="00A95B83" w:rsidP="00A95B83">
      <w:pPr>
        <w:pStyle w:val="berschrift2"/>
      </w:pPr>
      <w:bookmarkStart w:id="107" w:name="_Toc439672009"/>
      <w:proofErr w:type="spellStart"/>
      <w:r w:rsidRPr="00A95B83">
        <w:t>Scrum</w:t>
      </w:r>
      <w:bookmarkEnd w:id="107"/>
      <w:proofErr w:type="spellEnd"/>
    </w:p>
    <w:p w14:paraId="632C1DCD" w14:textId="77777777" w:rsidR="007D2024" w:rsidRDefault="007D2024" w:rsidP="007D2024"/>
    <w:p w14:paraId="073F3F1A" w14:textId="0AA45038" w:rsidR="00CF1F33" w:rsidRDefault="00CF1F33" w:rsidP="007D2024">
      <w:proofErr w:type="spellStart"/>
      <w:r>
        <w:t>Scrum</w:t>
      </w:r>
      <w:proofErr w:type="spellEnd"/>
      <w:r>
        <w:t xml:space="preserve"> als agile Vorgehensmethode beruht auf so genannten Sprints. Jeder Sprint beginnt mit einem </w:t>
      </w:r>
      <w:proofErr w:type="spellStart"/>
      <w:r>
        <w:t>Planning</w:t>
      </w:r>
      <w:proofErr w:type="spellEnd"/>
      <w:r>
        <w:t>, in dem die Aufgaben</w:t>
      </w:r>
      <w:r w:rsidR="007657B7">
        <w:t xml:space="preserve"> an das Team verteilt</w:t>
      </w:r>
      <w:r>
        <w:t xml:space="preserve"> </w:t>
      </w:r>
      <w:del w:id="108" w:author="ħʝᵰҩƾҩ ħɣῡƺҩ" w:date="2016-01-04T11:00:00Z">
        <w:r w:rsidDel="00291BB5">
          <w:delText xml:space="preserve">verteilt </w:delText>
        </w:r>
      </w:del>
      <w:r>
        <w:t xml:space="preserve">werden und endet mit dem Review, in dem die verteilten Stories vorgestellt und </w:t>
      </w:r>
      <w:r w:rsidR="007657B7">
        <w:t xml:space="preserve">vom </w:t>
      </w:r>
      <w:proofErr w:type="spellStart"/>
      <w:r w:rsidR="007657B7">
        <w:t>Product</w:t>
      </w:r>
      <w:proofErr w:type="spellEnd"/>
      <w:r w:rsidR="007657B7">
        <w:t xml:space="preserve"> </w:t>
      </w:r>
      <w:proofErr w:type="spellStart"/>
      <w:r w:rsidR="007657B7">
        <w:t>Owner</w:t>
      </w:r>
      <w:proofErr w:type="spellEnd"/>
      <w:r w:rsidR="007657B7">
        <w:t xml:space="preserve"> </w:t>
      </w:r>
      <w:r>
        <w:t>abgenommen werden.</w:t>
      </w:r>
      <w:r w:rsidR="007657B7">
        <w:t xml:space="preserve"> Die Sprints dauern zwischen einer und meiste</w:t>
      </w:r>
      <w:ins w:id="109" w:author="ħʝᵰҩƾҩ ħɣῡƺҩ" w:date="2016-01-04T11:00:00Z">
        <w:r w:rsidR="00291BB5">
          <w:t>ns</w:t>
        </w:r>
      </w:ins>
      <w:r w:rsidR="007657B7">
        <w:t xml:space="preserve"> vier Wochen, basierend auf der Komplexität der Aufgaben. Mehr oder weniger ist selbstverständlich möglich. </w:t>
      </w:r>
    </w:p>
    <w:p w14:paraId="6760168E" w14:textId="583E8CF4" w:rsidR="00877D50" w:rsidRDefault="00CF1F33" w:rsidP="007D2024">
      <w:proofErr w:type="spellStart"/>
      <w:r>
        <w:t>Scrum</w:t>
      </w:r>
      <w:proofErr w:type="spellEnd"/>
      <w:ins w:id="110" w:author="ħʝᵰҩƾҩ ħɣῡƺҩ" w:date="2016-01-04T11:01:00Z">
        <w:r w:rsidR="00291BB5">
          <w:t>,</w:t>
        </w:r>
      </w:ins>
      <w:r>
        <w:t xml:space="preserve"> als sehr bekannte Form der agilen Vorgehensmethoden</w:t>
      </w:r>
      <w:ins w:id="111" w:author="ħʝᵰҩƾҩ ħɣῡƺҩ" w:date="2016-01-04T11:01:00Z">
        <w:r w:rsidR="00291BB5">
          <w:t>,</w:t>
        </w:r>
      </w:ins>
      <w:r>
        <w:t xml:space="preserve"> kam auch für unser Projekt in Frage. Als Alternativen boten sich Extreme </w:t>
      </w:r>
      <w:proofErr w:type="spellStart"/>
      <w:r>
        <w:t>Programming</w:t>
      </w:r>
      <w:proofErr w:type="spellEnd"/>
      <w:r>
        <w:t xml:space="preserve"> </w:t>
      </w:r>
      <w:del w:id="112" w:author="ħʝᵰҩƾҩ ħɣῡƺҩ" w:date="2016-01-04T11:01:00Z">
        <w:r w:rsidDel="00291BB5">
          <w:delText xml:space="preserve">und </w:delText>
        </w:r>
      </w:del>
      <w:ins w:id="113" w:author="ħʝᵰҩƾҩ ħɣῡƺҩ" w:date="2016-01-04T11:01:00Z">
        <w:r w:rsidR="00291BB5">
          <w:t xml:space="preserve">oder </w:t>
        </w:r>
      </w:ins>
      <w:r>
        <w:t>das Wasserfallmodell</w:t>
      </w:r>
      <w:ins w:id="114" w:author="ħʝᵰҩƾҩ ħɣῡƺҩ" w:date="2016-01-04T11:01:00Z">
        <w:r w:rsidR="00291BB5">
          <w:t xml:space="preserve"> an</w:t>
        </w:r>
      </w:ins>
      <w:r>
        <w:t xml:space="preserve">. Wir entschieden </w:t>
      </w:r>
      <w:del w:id="115" w:author="ħʝᵰҩƾҩ ħɣῡƺҩ" w:date="2016-01-04T11:01:00Z">
        <w:r w:rsidDel="00291BB5">
          <w:delText xml:space="preserve">und </w:delText>
        </w:r>
      </w:del>
      <w:ins w:id="116" w:author="ħʝᵰҩƾҩ ħɣῡƺҩ" w:date="2016-01-04T11:01:00Z">
        <w:r w:rsidR="00291BB5">
          <w:t xml:space="preserve">uns </w:t>
        </w:r>
      </w:ins>
      <w:r>
        <w:t xml:space="preserve">gemeinschaftlich für </w:t>
      </w:r>
      <w:proofErr w:type="spellStart"/>
      <w:r>
        <w:t>Scrum</w:t>
      </w:r>
      <w:proofErr w:type="spellEnd"/>
      <w:ins w:id="117" w:author="ħʝᵰҩƾҩ ħɣῡƺҩ" w:date="2016-01-04T11:01:00Z">
        <w:r w:rsidR="00291BB5">
          <w:t>,</w:t>
        </w:r>
      </w:ins>
      <w:r>
        <w:t xml:space="preserve"> weil es verschiedene Vorteile</w:t>
      </w:r>
      <w:ins w:id="118" w:author="ħʝᵰҩƾҩ ħɣῡƺҩ" w:date="2016-01-04T11:02:00Z">
        <w:r w:rsidR="00291BB5">
          <w:t>,</w:t>
        </w:r>
      </w:ins>
      <w:r>
        <w:t xml:space="preserve"> resultierend aus dem Vorgehen</w:t>
      </w:r>
      <w:ins w:id="119" w:author="ħʝᵰҩƾҩ ħɣῡƺҩ" w:date="2016-01-04T11:02:00Z">
        <w:r w:rsidR="00291BB5">
          <w:t>,</w:t>
        </w:r>
      </w:ins>
      <w:r>
        <w:t xml:space="preserve"> bietet. So musste nicht von Anfang an das komplette Softwaresystem ausspezifiziert worden sein. Es war uns möglich durch die Sprints nach und nach die Dinge zu durchdenken. </w:t>
      </w:r>
      <w:del w:id="120" w:author="ħʝᵰҩƾҩ ħɣῡƺҩ" w:date="2016-01-04T11:02:00Z">
        <w:r w:rsidDel="00291BB5">
          <w:delText>Darüberhinaus</w:delText>
        </w:r>
      </w:del>
      <w:ins w:id="121" w:author="ħʝᵰҩƾҩ ħɣῡƺҩ" w:date="2016-01-04T11:02:00Z">
        <w:r w:rsidR="00291BB5">
          <w:t>Darüber hinaus</w:t>
        </w:r>
      </w:ins>
      <w:r>
        <w:t xml:space="preserve"> hatten wir nach jedem Sprint ein besseres Gefühl</w:t>
      </w:r>
      <w:ins w:id="122" w:author="ħʝᵰҩƾҩ ħɣῡƺҩ" w:date="2016-01-04T11:02:00Z">
        <w:r w:rsidR="00291BB5">
          <w:t>,</w:t>
        </w:r>
      </w:ins>
      <w:r>
        <w:t xml:space="preserve"> bis wann das Projekt etwa fertig sein wird, bzw. „wie weit“. Auch lässt sich mit </w:t>
      </w:r>
      <w:proofErr w:type="spellStart"/>
      <w:r>
        <w:t>Scrum</w:t>
      </w:r>
      <w:proofErr w:type="spellEnd"/>
      <w:r>
        <w:t xml:space="preserve"> besser die Last im Team verteilen, da jede Woche neu „gewählt“ wurde.</w:t>
      </w:r>
    </w:p>
    <w:p w14:paraId="23C438A0" w14:textId="77777777" w:rsidR="007657B7" w:rsidRPr="00291BB5" w:rsidRDefault="007657B7" w:rsidP="007D2024"/>
    <w:p w14:paraId="201AD9A8" w14:textId="61DC9C2B" w:rsidR="00877D50" w:rsidRPr="007D2024" w:rsidRDefault="00877D50" w:rsidP="00A71A4B">
      <w:pPr>
        <w:pStyle w:val="berschrift3"/>
      </w:pPr>
      <w:bookmarkStart w:id="123" w:name="_Toc439672010"/>
      <w:proofErr w:type="spellStart"/>
      <w:r>
        <w:t>Scrum</w:t>
      </w:r>
      <w:proofErr w:type="spellEnd"/>
      <w:r>
        <w:t xml:space="preserve"> im Projekt</w:t>
      </w:r>
      <w:bookmarkEnd w:id="123"/>
    </w:p>
    <w:p w14:paraId="045C6B7B" w14:textId="7D954130" w:rsidR="000A68D2" w:rsidRDefault="007657B7" w:rsidP="00B91245">
      <w:r>
        <w:t xml:space="preserve">Die </w:t>
      </w:r>
      <w:proofErr w:type="spellStart"/>
      <w:r>
        <w:t>Scrum</w:t>
      </w:r>
      <w:proofErr w:type="spellEnd"/>
      <w:r>
        <w:t xml:space="preserve"> </w:t>
      </w:r>
      <w:del w:id="124" w:author="ħʝᵰҩƾҩ ħɣῡƺҩ" w:date="2016-01-04T12:37:00Z">
        <w:r w:rsidDel="005C5984">
          <w:delText>vorgehensweise</w:delText>
        </w:r>
      </w:del>
      <w:ins w:id="125" w:author="ħʝᵰҩƾҩ ħɣῡƺҩ" w:date="2016-01-04T12:37:00Z">
        <w:r w:rsidR="005C5984">
          <w:t>Vorgehensweise</w:t>
        </w:r>
      </w:ins>
      <w:r>
        <w:t xml:space="preserve"> wurde in unserem Team gemeinschaftlich beschlossen und fast vollständig umgesetzt. Wir verstehen </w:t>
      </w:r>
      <w:proofErr w:type="spellStart"/>
      <w:r>
        <w:t>Scrum</w:t>
      </w:r>
      <w:proofErr w:type="spellEnd"/>
      <w:r>
        <w:t xml:space="preserve"> als Richtlinie</w:t>
      </w:r>
      <w:ins w:id="126" w:author="ħʝᵰҩƾҩ ħɣῡƺҩ" w:date="2016-01-04T11:03:00Z">
        <w:r w:rsidR="00291BB5">
          <w:t>,</w:t>
        </w:r>
      </w:ins>
      <w:r>
        <w:t xml:space="preserve"> wonach wir die mehrheitlichen Regeln befolgen. So haben wir eine Menge fester Rollen</w:t>
      </w:r>
      <w:del w:id="127" w:author="ħʝᵰҩƾҩ ħɣῡƺҩ" w:date="2016-01-04T11:03:00Z">
        <w:r w:rsidDel="00291BB5">
          <w:delText xml:space="preserve"> haben</w:delText>
        </w:r>
      </w:del>
      <w:r>
        <w:t xml:space="preserve">, welche ein festes Aufgabengebiet übernehmen. Jedoch kann in unserem Team eine Person mehrere Rollen gleichzeitig wahrnehmen und wirkt entsprechend anders an dem Fortschritt des Projektes mit. </w:t>
      </w:r>
      <w:r w:rsidR="000A68D2">
        <w:t>Darüber hinaus</w:t>
      </w:r>
      <w:r>
        <w:t xml:space="preserve"> ist auch das Vorgehen, mit Sprint, </w:t>
      </w:r>
      <w:proofErr w:type="spellStart"/>
      <w:r>
        <w:t>Planning</w:t>
      </w:r>
      <w:proofErr w:type="spellEnd"/>
      <w:r>
        <w:t xml:space="preserve">, Review, Retrospektive (war sehr wichtig für das </w:t>
      </w:r>
      <w:proofErr w:type="spellStart"/>
      <w:r>
        <w:t>Anfo</w:t>
      </w:r>
      <w:proofErr w:type="spellEnd"/>
      <w:r>
        <w:t>-Team</w:t>
      </w:r>
      <w:ins w:id="128" w:author="ħʝᵰҩƾҩ ħɣῡƺҩ" w:date="2016-01-04T12:37:00Z">
        <w:r w:rsidR="005C5984">
          <w:t xml:space="preserve"> ist</w:t>
        </w:r>
      </w:ins>
      <w:r>
        <w:t xml:space="preserve">) dem </w:t>
      </w:r>
      <w:proofErr w:type="spellStart"/>
      <w:r>
        <w:t>Scrum</w:t>
      </w:r>
      <w:proofErr w:type="spellEnd"/>
      <w:r>
        <w:t xml:space="preserve"> Vorbild nachempfunden. Jedoch verzichteten wir auf </w:t>
      </w:r>
      <w:proofErr w:type="spellStart"/>
      <w:r>
        <w:t>Daylies</w:t>
      </w:r>
      <w:proofErr w:type="spellEnd"/>
      <w:r>
        <w:t xml:space="preserve"> und haben stattdessen eine selbstständige Eintragung in unserer Story Bord in Form von Kommentaren bevorzugt. Dies reduzierte die extreme organisationslast auf Seiten der </w:t>
      </w:r>
      <w:proofErr w:type="spellStart"/>
      <w:r>
        <w:t>Scrum</w:t>
      </w:r>
      <w:proofErr w:type="spellEnd"/>
      <w:r>
        <w:t xml:space="preserve"> Master ein wenig und jeder konnte sich einteilen wann er welche Aufgaben </w:t>
      </w:r>
      <w:del w:id="129" w:author="ħʝᵰҩƾҩ ħɣῡƺҩ" w:date="2016-01-04T11:07:00Z">
        <w:r w:rsidDel="00291BB5">
          <w:delText>macht</w:delText>
        </w:r>
      </w:del>
      <w:ins w:id="130" w:author="ħʝᵰҩƾҩ ħɣῡƺҩ" w:date="2016-01-04T11:07:00Z">
        <w:r w:rsidR="00291BB5">
          <w:t>erledigt hatte</w:t>
        </w:r>
      </w:ins>
      <w:r>
        <w:t>. Wichtig war uns</w:t>
      </w:r>
      <w:ins w:id="131" w:author="ħʝᵰҩƾҩ ħɣῡƺҩ" w:date="2016-01-04T11:07:00Z">
        <w:r w:rsidR="00291BB5">
          <w:t>,</w:t>
        </w:r>
      </w:ins>
      <w:r>
        <w:t xml:space="preserve"> das</w:t>
      </w:r>
      <w:ins w:id="132" w:author="ħʝᵰҩƾҩ ħɣῡƺҩ" w:date="2016-01-04T11:07:00Z">
        <w:r w:rsidR="00291BB5">
          <w:t>s</w:t>
        </w:r>
      </w:ins>
      <w:r>
        <w:t xml:space="preserve"> die Aufgaben erledigt werden innerhalb des Zeitraums – nicht aber auf welche Art und Weise. Das Ergebnis musste stimmen.</w:t>
      </w:r>
      <w:r w:rsidR="000A68D2">
        <w:t xml:space="preserve"> Als weiteren Unterschied wurden die Stories kategorisiert. Dies half uns bei der Verteilung den jeweilig richtigen Personen die Aufgaben zu überreichen. Selbstständiges Wählen der Aufgaben </w:t>
      </w:r>
      <w:del w:id="133" w:author="ħʝᵰҩƾҩ ħɣῡƺҩ" w:date="2016-01-04T11:07:00Z">
        <w:r w:rsidR="000A68D2" w:rsidDel="00291BB5">
          <w:delText xml:space="preserve">und raten </w:delText>
        </w:r>
      </w:del>
      <w:r w:rsidR="000A68D2">
        <w:t>durch die Mitglieder des Teams</w:t>
      </w:r>
      <w:ins w:id="134" w:author="ħʝᵰҩƾҩ ħɣῡƺҩ" w:date="2016-01-04T12:38:00Z">
        <w:r w:rsidR="005C5984">
          <w:t>,</w:t>
        </w:r>
      </w:ins>
      <w:r w:rsidR="000A68D2">
        <w:t xml:space="preserve"> hat</w:t>
      </w:r>
      <w:ins w:id="135" w:author="ħʝᵰҩƾҩ ħɣῡƺҩ" w:date="2016-01-04T11:08:00Z">
        <w:r w:rsidR="00291BB5">
          <w:t>te</w:t>
        </w:r>
      </w:ins>
      <w:r w:rsidR="000A68D2">
        <w:t xml:space="preserve"> leider nicht wie erwartet funktioniert. </w:t>
      </w:r>
      <w:r w:rsidR="00455330">
        <w:br/>
        <w:t xml:space="preserve">Zum Ende des Projektes, also über die Weihnachtsfeiertage, als die Zuarbeit des Teams gegen null lief, wurde das Vorgehen auf </w:t>
      </w:r>
      <w:del w:id="136" w:author="ħʝᵰҩƾҩ ħɣῡƺҩ" w:date="2016-01-04T11:10:00Z">
        <w:r w:rsidR="00455330" w:rsidDel="006037FF">
          <w:delText xml:space="preserve">extreme </w:delText>
        </w:r>
      </w:del>
      <w:ins w:id="137" w:author="ħʝᵰҩƾҩ ħɣῡƺҩ" w:date="2016-01-04T11:10:00Z">
        <w:r w:rsidR="006037FF">
          <w:t xml:space="preserve">„Extreme </w:t>
        </w:r>
      </w:ins>
      <w:proofErr w:type="spellStart"/>
      <w:r w:rsidR="00455330">
        <w:t>Programming</w:t>
      </w:r>
      <w:proofErr w:type="spellEnd"/>
      <w:ins w:id="138" w:author="ħʝᵰҩƾҩ ħɣῡƺҩ" w:date="2016-01-04T11:10:00Z">
        <w:r w:rsidR="006037FF">
          <w:t>“</w:t>
        </w:r>
      </w:ins>
      <w:r w:rsidR="00455330">
        <w:t xml:space="preserve"> umgestellt. Eine kleine Gruppe setzte dann alle notwendigen Funktionen um.</w:t>
      </w:r>
    </w:p>
    <w:p w14:paraId="27491F81" w14:textId="6D6506D0" w:rsidR="000A68D2" w:rsidRPr="006037FF" w:rsidRDefault="000A68D2" w:rsidP="00B91245">
      <w:r>
        <w:t>Hier eine kurze Zusammenfassung unserer Rahmenwerte:</w:t>
      </w:r>
    </w:p>
    <w:p w14:paraId="60956263" w14:textId="77777777" w:rsidR="00B91245" w:rsidRDefault="00B91245" w:rsidP="008C697F">
      <w:pPr>
        <w:pStyle w:val="berschrift4"/>
      </w:pPr>
      <w:r w:rsidRPr="00CF1F33">
        <w:lastRenderedPageBreak/>
        <w:t>Agil</w:t>
      </w:r>
    </w:p>
    <w:p w14:paraId="67A597AB" w14:textId="77777777" w:rsidR="000A68D2" w:rsidRPr="008B02B4" w:rsidRDefault="000A68D2" w:rsidP="006037FF"/>
    <w:p w14:paraId="5DEC477B" w14:textId="33C0956C" w:rsidR="00B91245" w:rsidRDefault="00B91245" w:rsidP="006037FF">
      <w:pPr>
        <w:pStyle w:val="Listenabsatz"/>
        <w:numPr>
          <w:ilvl w:val="0"/>
          <w:numId w:val="21"/>
        </w:numPr>
        <w:spacing w:after="0" w:line="276" w:lineRule="auto"/>
      </w:pPr>
      <w:r w:rsidRPr="006037FF">
        <w:t>Sprintlänge: 1 Woche</w:t>
      </w:r>
    </w:p>
    <w:p w14:paraId="56B86704" w14:textId="77777777" w:rsidR="000A68D2" w:rsidRPr="006037FF" w:rsidRDefault="000A68D2" w:rsidP="008C697F">
      <w:pPr>
        <w:spacing w:after="0" w:line="276" w:lineRule="auto"/>
        <w:ind w:left="720"/>
        <w:contextualSpacing/>
      </w:pPr>
    </w:p>
    <w:p w14:paraId="33B77EEF" w14:textId="77777777" w:rsidR="00877D50" w:rsidRDefault="00B91245" w:rsidP="00333884">
      <w:pPr>
        <w:spacing w:after="0" w:line="276" w:lineRule="auto"/>
        <w:contextualSpacing/>
        <w:rPr>
          <w:rStyle w:val="berschrift4Zchn"/>
        </w:rPr>
      </w:pPr>
      <w:r w:rsidRPr="00CF1F33">
        <w:rPr>
          <w:rStyle w:val="berschrift4Zchn"/>
        </w:rPr>
        <w:t xml:space="preserve">Story - </w:t>
      </w:r>
      <w:proofErr w:type="spellStart"/>
      <w:r w:rsidRPr="00CF1F33">
        <w:rPr>
          <w:rStyle w:val="berschrift4Zchn"/>
        </w:rPr>
        <w:t>Creation</w:t>
      </w:r>
      <w:proofErr w:type="spellEnd"/>
      <w:r w:rsidRPr="00CF1F33">
        <w:rPr>
          <w:rStyle w:val="berschrift4Zchn"/>
        </w:rPr>
        <w:t xml:space="preserve"> Team</w:t>
      </w:r>
    </w:p>
    <w:p w14:paraId="7B54F3DE" w14:textId="77777777" w:rsidR="000A68D2" w:rsidRPr="006037FF" w:rsidRDefault="000A68D2" w:rsidP="00333884">
      <w:pPr>
        <w:spacing w:after="0" w:line="276" w:lineRule="auto"/>
        <w:contextualSpacing/>
        <w:rPr>
          <w:rStyle w:val="berschrift4Zchn"/>
        </w:rPr>
      </w:pPr>
    </w:p>
    <w:p w14:paraId="68F70906" w14:textId="66125BEC" w:rsidR="007657B7" w:rsidRDefault="007657B7" w:rsidP="006037FF">
      <w:r>
        <w:t xml:space="preserve">siehe 2.1.1 </w:t>
      </w:r>
      <w:proofErr w:type="spellStart"/>
      <w:r>
        <w:t>Anfo</w:t>
      </w:r>
      <w:proofErr w:type="spellEnd"/>
      <w:r>
        <w:t xml:space="preserve"> Team.</w:t>
      </w:r>
    </w:p>
    <w:p w14:paraId="220A94CE" w14:textId="0D6AA444" w:rsidR="00877D50" w:rsidRDefault="00877D50" w:rsidP="00333884">
      <w:pPr>
        <w:pStyle w:val="berschrift4"/>
      </w:pPr>
      <w:r w:rsidRPr="006037FF">
        <w:t>Kategorisierung</w:t>
      </w:r>
      <w:r w:rsidR="000A68D2">
        <w:t xml:space="preserve"> der Stories </w:t>
      </w:r>
    </w:p>
    <w:p w14:paraId="5F0C6EAF" w14:textId="77777777" w:rsidR="007657B7" w:rsidRPr="006037FF" w:rsidRDefault="007657B7" w:rsidP="006037FF"/>
    <w:p w14:paraId="4302C301" w14:textId="77777777" w:rsidR="00B91245" w:rsidRDefault="00B91245" w:rsidP="008C697F">
      <w:pPr>
        <w:spacing w:after="0" w:line="276" w:lineRule="auto"/>
        <w:ind w:left="360"/>
        <w:contextualSpacing/>
      </w:pPr>
      <w:r>
        <w:t xml:space="preserve">Unterscheidung der Stories in: </w:t>
      </w:r>
    </w:p>
    <w:p w14:paraId="5BFFE656" w14:textId="77777777" w:rsidR="00B91245" w:rsidRDefault="00B91245" w:rsidP="00B91245">
      <w:pPr>
        <w:numPr>
          <w:ilvl w:val="1"/>
          <w:numId w:val="10"/>
        </w:numPr>
        <w:spacing w:after="0" w:line="276" w:lineRule="auto"/>
        <w:ind w:hanging="360"/>
        <w:contextualSpacing/>
      </w:pPr>
      <w:r>
        <w:t>Entwicklung</w:t>
      </w:r>
    </w:p>
    <w:p w14:paraId="03345D71" w14:textId="77777777" w:rsidR="00B91245" w:rsidRDefault="00B91245" w:rsidP="00B91245">
      <w:pPr>
        <w:numPr>
          <w:ilvl w:val="1"/>
          <w:numId w:val="10"/>
        </w:numPr>
        <w:spacing w:after="0" w:line="276" w:lineRule="auto"/>
        <w:ind w:hanging="360"/>
        <w:contextualSpacing/>
      </w:pPr>
      <w:r>
        <w:t>Research</w:t>
      </w:r>
    </w:p>
    <w:p w14:paraId="0AF1769F" w14:textId="77777777" w:rsidR="00B91245" w:rsidRDefault="00B91245" w:rsidP="00B91245">
      <w:pPr>
        <w:numPr>
          <w:ilvl w:val="1"/>
          <w:numId w:val="10"/>
        </w:numPr>
        <w:spacing w:after="0" w:line="276" w:lineRule="auto"/>
        <w:ind w:hanging="360"/>
        <w:contextualSpacing/>
      </w:pPr>
      <w:r>
        <w:t>Design</w:t>
      </w:r>
    </w:p>
    <w:p w14:paraId="6C605893" w14:textId="77777777" w:rsidR="00B91245" w:rsidRDefault="00B91245" w:rsidP="00B91245">
      <w:pPr>
        <w:numPr>
          <w:ilvl w:val="1"/>
          <w:numId w:val="10"/>
        </w:numPr>
        <w:spacing w:after="0" w:line="276" w:lineRule="auto"/>
        <w:ind w:hanging="360"/>
        <w:contextualSpacing/>
      </w:pPr>
      <w:r>
        <w:t>Visual Design</w:t>
      </w:r>
    </w:p>
    <w:p w14:paraId="1FD4540A" w14:textId="2FA8CBF1" w:rsidR="007657B7" w:rsidRDefault="007657B7" w:rsidP="00B91245">
      <w:pPr>
        <w:numPr>
          <w:ilvl w:val="1"/>
          <w:numId w:val="10"/>
        </w:numPr>
        <w:spacing w:after="0" w:line="276" w:lineRule="auto"/>
        <w:ind w:hanging="360"/>
        <w:contextualSpacing/>
      </w:pPr>
      <w:proofErr w:type="spellStart"/>
      <w:r>
        <w:t>Pre-Dev</w:t>
      </w:r>
      <w:proofErr w:type="spellEnd"/>
    </w:p>
    <w:p w14:paraId="63DAE977" w14:textId="77777777" w:rsidR="00877D50" w:rsidRDefault="00B91245" w:rsidP="008C697F">
      <w:pPr>
        <w:spacing w:after="0" w:line="276" w:lineRule="auto"/>
        <w:contextualSpacing/>
      </w:pPr>
      <w:proofErr w:type="spellStart"/>
      <w:r w:rsidRPr="008C697F">
        <w:rPr>
          <w:rStyle w:val="berschrift4Zchn"/>
        </w:rPr>
        <w:t>Storypoints</w:t>
      </w:r>
      <w:proofErr w:type="spellEnd"/>
      <w:r>
        <w:t xml:space="preserve"> </w:t>
      </w:r>
    </w:p>
    <w:p w14:paraId="4732F3AE" w14:textId="64000F90" w:rsidR="00B91245" w:rsidRDefault="00B91245" w:rsidP="008C697F">
      <w:pPr>
        <w:spacing w:after="0" w:line="276" w:lineRule="auto"/>
        <w:contextualSpacing/>
      </w:pPr>
      <w:r>
        <w:t xml:space="preserve">= </w:t>
      </w:r>
      <w:proofErr w:type="spellStart"/>
      <w:r>
        <w:t>Arbeitstunden</w:t>
      </w:r>
      <w:proofErr w:type="spellEnd"/>
      <w:r>
        <w:t xml:space="preserve"> (60min reale Arbeit)</w:t>
      </w:r>
    </w:p>
    <w:p w14:paraId="5D6FABB3" w14:textId="77777777" w:rsidR="00877D50" w:rsidRDefault="00877D50" w:rsidP="008C697F"/>
    <w:p w14:paraId="13FFD563" w14:textId="0BA98D70" w:rsidR="00877D50" w:rsidRDefault="00877D50" w:rsidP="008C697F">
      <w:pPr>
        <w:pStyle w:val="berschrift4"/>
      </w:pPr>
      <w:proofErr w:type="spellStart"/>
      <w:r w:rsidRPr="008C697F">
        <w:t>Scrum</w:t>
      </w:r>
      <w:proofErr w:type="spellEnd"/>
      <w:r w:rsidRPr="008C697F">
        <w:t>-Storyboard</w:t>
      </w:r>
      <w:r>
        <w:rPr>
          <w:rStyle w:val="Kommentarzeichen"/>
        </w:rPr>
        <w:commentReference w:id="139"/>
      </w:r>
      <w:r>
        <w:rPr>
          <w:rStyle w:val="Funotenzeichen"/>
        </w:rPr>
        <w:footnoteReference w:id="6"/>
      </w:r>
    </w:p>
    <w:p w14:paraId="035E1769" w14:textId="4C68EE04" w:rsidR="000A68D2" w:rsidRPr="006037FF" w:rsidRDefault="000A68D2" w:rsidP="008C697F">
      <w:r>
        <w:t>Das Story Board ist das zentrale Fortschritts-Messinstrument gewesen. Auf dem Story Bord sind alle Aufgaben hinterlegt. Es zeigt den aktuellen Status (Fertig, in Bearbeitung und offen)</w:t>
      </w:r>
      <w:ins w:id="140" w:author="ħʝᵰҩƾҩ ħɣῡƺҩ" w:date="2016-01-04T12:39:00Z">
        <w:r w:rsidR="005C5984">
          <w:t>,</w:t>
        </w:r>
      </w:ins>
      <w:del w:id="141" w:author="ħʝᵰҩƾҩ ħɣῡƺҩ" w:date="2016-01-04T12:39:00Z">
        <w:r w:rsidDel="005C5984">
          <w:delText xml:space="preserve"> </w:delText>
        </w:r>
      </w:del>
      <w:ins w:id="142" w:author="ħʝᵰҩƾҩ ħɣῡƺҩ" w:date="2016-01-04T12:39:00Z">
        <w:r w:rsidR="005C5984">
          <w:t xml:space="preserve"> </w:t>
        </w:r>
      </w:ins>
      <w:r>
        <w:t xml:space="preserve">sowie welche Personen zuständig sind und wie komplex die Aufgabe scheint. Die Idee zum Story Bord kam während des ersten Sprints zur Erfassung des Fortschritts und um </w:t>
      </w:r>
      <w:ins w:id="143" w:author="ħʝᵰҩƾҩ ħɣῡƺҩ" w:date="2016-01-04T11:12:00Z">
        <w:r w:rsidR="006037FF">
          <w:t xml:space="preserve">die </w:t>
        </w:r>
      </w:ins>
      <w:r>
        <w:t xml:space="preserve">Motivation bei den Gruppenmitgliedern zu fördern. Auf dem Board sieht man sehr gut wie viel Arbeit noch getan werden muss. Hauptverantwortlich für die Anforderungsdefinition war Jean-Pierre </w:t>
      </w:r>
      <w:proofErr w:type="spellStart"/>
      <w:r>
        <w:t>Klodzinski</w:t>
      </w:r>
      <w:proofErr w:type="spellEnd"/>
      <w:r>
        <w:t xml:space="preserve"> (in Zusammenarbeit mit Stefan </w:t>
      </w:r>
      <w:proofErr w:type="spellStart"/>
      <w:r>
        <w:t>Ludowicy</w:t>
      </w:r>
      <w:proofErr w:type="spellEnd"/>
      <w:r>
        <w:t xml:space="preserve"> und Philipp Staats) und letztendlich umgesetzt wurde es von Nico Remus (in Kooperation mit Philipp Staats)</w:t>
      </w:r>
      <w:ins w:id="144" w:author="ħʝᵰҩƾҩ ħɣῡƺҩ" w:date="2016-01-04T11:12:00Z">
        <w:r w:rsidR="006037FF">
          <w:t>.</w:t>
        </w:r>
      </w:ins>
    </w:p>
    <w:p w14:paraId="08BB47AF" w14:textId="77777777" w:rsidR="00A95B83" w:rsidRPr="00A95B83" w:rsidRDefault="00A95B83" w:rsidP="00A95B83"/>
    <w:p w14:paraId="13B9C684" w14:textId="77777777" w:rsidR="00597D84" w:rsidRPr="00B91245" w:rsidRDefault="00A95B83" w:rsidP="00B91245">
      <w:pPr>
        <w:pStyle w:val="berschrift2"/>
      </w:pPr>
      <w:bookmarkStart w:id="145" w:name="_Toc439672011"/>
      <w:r w:rsidRPr="00A95B83">
        <w:t xml:space="preserve">Extreme </w:t>
      </w:r>
      <w:proofErr w:type="spellStart"/>
      <w:r w:rsidRPr="00A95B83">
        <w:t>Programming</w:t>
      </w:r>
      <w:bookmarkEnd w:id="145"/>
      <w:proofErr w:type="spellEnd"/>
    </w:p>
    <w:p w14:paraId="5901636F" w14:textId="77777777" w:rsidR="0005585B" w:rsidRDefault="0005585B">
      <w:pPr>
        <w:rPr>
          <w:i/>
        </w:rPr>
      </w:pPr>
      <w:commentRangeStart w:id="146"/>
      <w:r>
        <w:rPr>
          <w:i/>
        </w:rPr>
        <w:t xml:space="preserve">Funktionalität der </w:t>
      </w:r>
      <w:proofErr w:type="spellStart"/>
      <w:r>
        <w:rPr>
          <w:i/>
        </w:rPr>
        <w:t>CoOp</w:t>
      </w:r>
      <w:proofErr w:type="spellEnd"/>
      <w:r>
        <w:rPr>
          <w:i/>
        </w:rPr>
        <w:t xml:space="preserve"> Arbeit von 2-3 Entwicklern + Backup</w:t>
      </w:r>
      <w:commentRangeEnd w:id="146"/>
      <w:r w:rsidR="00896F05">
        <w:rPr>
          <w:rStyle w:val="Kommentarzeichen"/>
        </w:rPr>
        <w:commentReference w:id="146"/>
      </w:r>
    </w:p>
    <w:p w14:paraId="25507CFB" w14:textId="77777777" w:rsidR="0058701F" w:rsidRDefault="00926362">
      <w:pPr>
        <w:rPr>
          <w:rFonts w:asciiTheme="majorHAnsi" w:eastAsiaTheme="majorEastAsia" w:hAnsiTheme="majorHAnsi" w:cstheme="majorBidi"/>
          <w:color w:val="2E74B5" w:themeColor="accent1" w:themeShade="BF"/>
          <w:sz w:val="40"/>
          <w:szCs w:val="32"/>
        </w:rPr>
      </w:pPr>
      <w:r>
        <w:object w:dxaOrig="1514" w:dyaOrig="989" w14:anchorId="2BBE3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0" o:title=""/>
          </v:shape>
          <o:OLEObject Type="Embed" ProgID="PowerPoint.Show.12" ShapeID="_x0000_i1025" DrawAspect="Icon" ObjectID="_1513425465" r:id="rId11"/>
        </w:object>
      </w:r>
      <w:r w:rsidR="007D2024">
        <w:rPr>
          <w:rStyle w:val="Funotenzeichen"/>
          <w:i/>
        </w:rPr>
        <w:footnoteReference w:id="7"/>
      </w:r>
      <w:r w:rsidR="0058701F">
        <w:br w:type="page"/>
      </w:r>
    </w:p>
    <w:p w14:paraId="33632A87" w14:textId="25C66E18" w:rsidR="0058701F" w:rsidRDefault="00597D84" w:rsidP="0058701F">
      <w:pPr>
        <w:pStyle w:val="berschrift2"/>
        <w:rPr>
          <w:ins w:id="147" w:author="ħʝᵰҩƾҩ ħɣῡƺҩ" w:date="2016-01-04T11:15:00Z"/>
        </w:rPr>
      </w:pPr>
      <w:bookmarkStart w:id="148" w:name="_Toc439672012"/>
      <w:r w:rsidRPr="00597D84">
        <w:lastRenderedPageBreak/>
        <w:t>Risikomanagement</w:t>
      </w:r>
      <w:bookmarkStart w:id="149" w:name="_Toc439502512"/>
      <w:bookmarkStart w:id="150" w:name="_Toc439666454"/>
      <w:bookmarkStart w:id="151" w:name="_Toc439666561"/>
      <w:bookmarkEnd w:id="149"/>
      <w:bookmarkEnd w:id="150"/>
      <w:bookmarkEnd w:id="151"/>
      <w:ins w:id="152" w:author="ħʝᵰҩƾҩ ħɣῡƺҩ" w:date="2016-01-04T11:15:00Z">
        <w:r w:rsidR="006037FF">
          <w:t xml:space="preserve"> &amp; </w:t>
        </w:r>
      </w:ins>
      <w:commentRangeStart w:id="153"/>
      <w:proofErr w:type="spellStart"/>
      <w:r>
        <w:t>Stakeholderanalyse</w:t>
      </w:r>
      <w:commentRangeEnd w:id="153"/>
      <w:proofErr w:type="spellEnd"/>
      <w:r w:rsidR="006037FF">
        <w:rPr>
          <w:rStyle w:val="Kommentarzeichen"/>
          <w:rFonts w:asciiTheme="minorHAnsi" w:eastAsiaTheme="minorHAnsi" w:hAnsiTheme="minorHAnsi" w:cstheme="minorBidi"/>
          <w:color w:val="auto"/>
        </w:rPr>
        <w:commentReference w:id="153"/>
      </w:r>
      <w:bookmarkEnd w:id="148"/>
    </w:p>
    <w:p w14:paraId="6BB172B4" w14:textId="77777777" w:rsidR="006037FF" w:rsidRDefault="006037FF">
      <w:pPr>
        <w:ind w:left="576"/>
        <w:rPr>
          <w:ins w:id="154" w:author="ħʝᵰҩƾҩ ħɣῡƺҩ" w:date="2016-01-04T11:15:00Z"/>
        </w:rPr>
        <w:pPrChange w:id="155" w:author="ħʝᵰҩƾҩ ħɣῡƺҩ" w:date="2016-01-04T11:15:00Z">
          <w:pPr>
            <w:pStyle w:val="berschrift2"/>
          </w:pPr>
        </w:pPrChange>
      </w:pPr>
    </w:p>
    <w:p w14:paraId="34452482" w14:textId="77777777" w:rsidR="006037FF" w:rsidRPr="006037FF" w:rsidRDefault="006037FF">
      <w:pPr>
        <w:pPrChange w:id="156" w:author="ħʝᵰҩƾҩ ħɣῡƺҩ" w:date="2016-01-04T11:15:00Z">
          <w:pPr>
            <w:pStyle w:val="berschrift2"/>
          </w:pPr>
        </w:pPrChange>
      </w:pPr>
      <w:ins w:id="157" w:author="ħʝᵰҩƾҩ ħɣῡƺҩ" w:date="2016-01-04T11:16:00Z">
        <w:r>
          <w:object w:dxaOrig="1514" w:dyaOrig="989" w14:anchorId="0A87C901">
            <v:shape id="_x0000_i1026" type="#_x0000_t75" style="width:76pt;height:49pt" o:ole="">
              <v:imagedata r:id="rId12" o:title=""/>
            </v:shape>
            <o:OLEObject Type="Embed" ProgID="Excel.Sheet.12" ShapeID="_x0000_i1026" DrawAspect="Icon" ObjectID="_1513425466" r:id="rId13"/>
          </w:object>
        </w:r>
      </w:ins>
    </w:p>
    <w:p w14:paraId="7E6355FB" w14:textId="4BFD6683" w:rsidR="00597D84" w:rsidDel="006037FF" w:rsidRDefault="00597D84" w:rsidP="00597D84">
      <w:pPr>
        <w:pStyle w:val="berschrift3"/>
        <w:rPr>
          <w:del w:id="158" w:author="ħʝᵰҩƾҩ ħɣῡƺҩ" w:date="2016-01-04T11:15:00Z"/>
        </w:rPr>
      </w:pPr>
      <w:del w:id="159" w:author="ħʝᵰҩƾҩ ħɣῡƺҩ" w:date="2016-01-04T11:15:00Z">
        <w:r w:rsidDel="006037FF">
          <w:delText>Intern</w:delText>
        </w:r>
      </w:del>
    </w:p>
    <w:p w14:paraId="43E66F53" w14:textId="22BF37FE" w:rsidR="00597D84" w:rsidDel="006037FF" w:rsidRDefault="00597D84" w:rsidP="0058701F">
      <w:pPr>
        <w:pStyle w:val="berschrift4"/>
        <w:rPr>
          <w:del w:id="160" w:author="ħʝᵰҩƾҩ ħɣῡƺҩ" w:date="2016-01-04T11:15:00Z"/>
        </w:rPr>
      </w:pPr>
      <w:del w:id="161" w:author="ħʝᵰҩƾҩ ħɣῡƺҩ" w:date="2016-01-04T11:15:00Z">
        <w:r w:rsidRPr="0058701F" w:rsidDel="006037FF">
          <w:delText>Projektmitglied fällt temporär aus</w:delText>
        </w:r>
      </w:del>
    </w:p>
    <w:p w14:paraId="7A49A7C7" w14:textId="1CD3DFB8" w:rsidR="009016DF" w:rsidRPr="009016DF" w:rsidDel="006037FF" w:rsidRDefault="009016DF" w:rsidP="009016DF">
      <w:pPr>
        <w:rPr>
          <w:del w:id="162" w:author="ħʝᵰҩƾҩ ħɣῡƺҩ" w:date="2016-01-04T11:15:00Z"/>
        </w:rPr>
      </w:pPr>
    </w:p>
    <w:p w14:paraId="76B67B52" w14:textId="36BFCE91" w:rsidR="00597D84" w:rsidDel="006037FF" w:rsidRDefault="00597D84" w:rsidP="0058701F">
      <w:pPr>
        <w:pStyle w:val="berschrift4"/>
        <w:rPr>
          <w:del w:id="163" w:author="ħʝᵰҩƾҩ ħɣῡƺҩ" w:date="2016-01-04T11:15:00Z"/>
        </w:rPr>
      </w:pPr>
      <w:del w:id="164" w:author="ħʝᵰҩƾҩ ħɣῡƺҩ" w:date="2016-01-04T11:15:00Z">
        <w:r w:rsidRPr="0058701F" w:rsidDel="006037FF">
          <w:delText>Projektmitglied fällt dauerhaft aus</w:delText>
        </w:r>
      </w:del>
    </w:p>
    <w:p w14:paraId="51A5E6B5" w14:textId="63BB8B96" w:rsidR="0058701F" w:rsidRPr="00597D84" w:rsidDel="006037FF" w:rsidRDefault="0058701F" w:rsidP="00597D84">
      <w:pPr>
        <w:pStyle w:val="berschrift3"/>
        <w:rPr>
          <w:del w:id="165" w:author="ħʝᵰҩƾҩ ħɣῡƺҩ" w:date="2016-01-04T11:15:00Z"/>
        </w:rPr>
      </w:pPr>
      <w:del w:id="166" w:author="ħʝᵰҩƾҩ ħɣῡƺҩ" w:date="2016-01-04T11:15:00Z">
        <w:r w:rsidDel="006037FF">
          <w:delText>Extern</w:delText>
        </w:r>
      </w:del>
    </w:p>
    <w:p w14:paraId="64909993" w14:textId="1D0F7108" w:rsidR="00597D84" w:rsidDel="006037FF" w:rsidRDefault="00597D84" w:rsidP="0058701F">
      <w:pPr>
        <w:pStyle w:val="berschrift4"/>
        <w:rPr>
          <w:del w:id="167" w:author="ħʝᵰҩƾҩ ħɣῡƺҩ" w:date="2016-01-04T11:15:00Z"/>
        </w:rPr>
      </w:pPr>
      <w:del w:id="168" w:author="ħʝᵰҩƾҩ ħɣῡƺҩ" w:date="2016-01-04T11:15:00Z">
        <w:r w:rsidDel="006037FF">
          <w:delText>Frau Dr.Wieland</w:delText>
        </w:r>
      </w:del>
    </w:p>
    <w:p w14:paraId="1A6084DB" w14:textId="051DF0AF" w:rsidR="00597D84" w:rsidRPr="00597D84" w:rsidDel="006037FF" w:rsidRDefault="00597D84" w:rsidP="00AE40AE">
      <w:pPr>
        <w:pStyle w:val="berschrift4"/>
        <w:rPr>
          <w:del w:id="169" w:author="ħʝᵰҩƾҩ ħɣῡƺҩ" w:date="2016-01-04T11:15:00Z"/>
        </w:rPr>
      </w:pPr>
      <w:del w:id="170" w:author="ħʝᵰҩƾҩ ħɣῡƺҩ" w:date="2016-01-04T11:15:00Z">
        <w:r w:rsidDel="006037FF">
          <w:delText>Cooperation mit T-Systems allgemein</w:delText>
        </w:r>
      </w:del>
    </w:p>
    <w:p w14:paraId="03D580FB" w14:textId="68A71C00" w:rsidR="00597D84" w:rsidDel="006037FF" w:rsidRDefault="00597D84" w:rsidP="0058701F">
      <w:pPr>
        <w:pStyle w:val="berschrift4"/>
        <w:rPr>
          <w:del w:id="171" w:author="ħʝᵰҩƾҩ ħɣῡƺҩ" w:date="2016-01-04T11:15:00Z"/>
        </w:rPr>
      </w:pPr>
      <w:del w:id="172" w:author="ħʝᵰҩƾҩ ħɣῡƺҩ" w:date="2016-01-04T11:15:00Z">
        <w:r w:rsidDel="006037FF">
          <w:delText xml:space="preserve">Cooperation mit telekom.refugee.de </w:delText>
        </w:r>
      </w:del>
    </w:p>
    <w:p w14:paraId="30C1D23C" w14:textId="6DEA0F34" w:rsidR="00597D84" w:rsidRPr="00597D84" w:rsidDel="006037FF" w:rsidRDefault="00597D84" w:rsidP="00597D84">
      <w:pPr>
        <w:rPr>
          <w:del w:id="173" w:author="ħʝᵰҩƾҩ ħɣῡƺҩ" w:date="2016-01-04T11:15:00Z"/>
        </w:rPr>
      </w:pPr>
    </w:p>
    <w:p w14:paraId="16AB125A" w14:textId="4FAD9217" w:rsidR="00597D84" w:rsidRPr="00597D84" w:rsidDel="006037FF" w:rsidRDefault="00597D84" w:rsidP="00597D84">
      <w:pPr>
        <w:pStyle w:val="berschrift2"/>
        <w:rPr>
          <w:del w:id="174" w:author="ħʝᵰҩƾҩ ħɣῡƺҩ" w:date="2016-01-04T11:15:00Z"/>
        </w:rPr>
      </w:pPr>
      <w:del w:id="175" w:author="ħʝᵰҩƾҩ ħɣῡƺҩ" w:date="2016-01-04T11:15:00Z">
        <w:r w:rsidDel="006037FF">
          <w:delText>Umweltanalyse</w:delText>
        </w:r>
      </w:del>
    </w:p>
    <w:p w14:paraId="3BEBD645" w14:textId="7455CD85" w:rsidR="00597D84" w:rsidRPr="00597D84" w:rsidDel="006037FF" w:rsidRDefault="00597D84" w:rsidP="00AE40AE">
      <w:pPr>
        <w:pStyle w:val="berschrift4"/>
        <w:rPr>
          <w:del w:id="176" w:author="ħʝᵰҩƾҩ ħɣῡƺҩ" w:date="2016-01-04T11:15:00Z"/>
        </w:rPr>
      </w:pPr>
      <w:del w:id="177" w:author="ħʝᵰҩƾҩ ħɣῡƺҩ" w:date="2016-01-04T11:15:00Z">
        <w:r w:rsidDel="006037FF">
          <w:delText>Flüchtlingskriese könnte sich auflösen</w:delText>
        </w:r>
      </w:del>
    </w:p>
    <w:p w14:paraId="6187EB28" w14:textId="1ABA5B02" w:rsidR="00597D84" w:rsidDel="006037FF" w:rsidRDefault="00597D84" w:rsidP="00AE40AE">
      <w:pPr>
        <w:pStyle w:val="berschrift4"/>
        <w:rPr>
          <w:del w:id="178" w:author="ħʝᵰҩƾҩ ħɣῡƺҩ" w:date="2016-01-04T11:15:00Z"/>
        </w:rPr>
      </w:pPr>
      <w:del w:id="179" w:author="ħʝᵰҩƾҩ ħɣῡƺҩ" w:date="2016-01-04T11:15:00Z">
        <w:r w:rsidDel="006037FF">
          <w:delText>Server brechen weg</w:delText>
        </w:r>
      </w:del>
    </w:p>
    <w:p w14:paraId="3655526C" w14:textId="55E8F18F" w:rsidR="00597D84" w:rsidRPr="00597D84" w:rsidDel="006037FF" w:rsidRDefault="00597D84" w:rsidP="00AE40AE">
      <w:pPr>
        <w:pStyle w:val="berschrift4"/>
        <w:rPr>
          <w:del w:id="180" w:author="ħʝᵰҩƾҩ ħɣῡƺҩ" w:date="2016-01-04T11:15:00Z"/>
        </w:rPr>
      </w:pPr>
      <w:del w:id="181" w:author="ħʝᵰҩƾҩ ħɣῡƺҩ" w:date="2016-01-04T11:15:00Z">
        <w:r w:rsidDel="006037FF">
          <w:delText>Software Lizenzen ändern sich (/laufen aus)</w:delText>
        </w:r>
      </w:del>
    </w:p>
    <w:p w14:paraId="0247BA80" w14:textId="4A629666" w:rsidR="00597D84" w:rsidDel="006037FF" w:rsidRDefault="00597D84" w:rsidP="00AE40AE">
      <w:pPr>
        <w:pStyle w:val="berschrift4"/>
        <w:rPr>
          <w:del w:id="182" w:author="ħʝᵰҩƾҩ ħɣῡƺҩ" w:date="2016-01-04T11:15:00Z"/>
        </w:rPr>
      </w:pPr>
      <w:del w:id="183" w:author="ħʝᵰҩƾҩ ħɣῡƺҩ" w:date="2016-01-04T11:15:00Z">
        <w:r w:rsidDel="006037FF">
          <w:delText>Eingriff des Telekomkonzerns in die Projekttätigkeit</w:delText>
        </w:r>
      </w:del>
    </w:p>
    <w:p w14:paraId="14CA7BFF" w14:textId="4330A58A" w:rsidR="00597D84" w:rsidDel="006037FF" w:rsidRDefault="00597D84" w:rsidP="00AE40AE">
      <w:pPr>
        <w:pStyle w:val="berschrift4"/>
        <w:rPr>
          <w:del w:id="184" w:author="ħʝᵰҩƾҩ ħɣῡƺҩ" w:date="2016-01-04T11:15:00Z"/>
        </w:rPr>
      </w:pPr>
      <w:del w:id="185" w:author="ħʝᵰҩƾҩ ħɣῡƺҩ" w:date="2016-01-04T11:15:00Z">
        <w:r w:rsidDel="006037FF">
          <w:delText>Technisches Know How unzureichend</w:delText>
        </w:r>
      </w:del>
    </w:p>
    <w:p w14:paraId="3703A1A8" w14:textId="3C4B7AD8" w:rsidR="00597D84" w:rsidDel="006037FF" w:rsidRDefault="00597D84" w:rsidP="00AE40AE">
      <w:pPr>
        <w:pStyle w:val="berschrift4"/>
        <w:rPr>
          <w:del w:id="186" w:author="ħʝᵰҩƾҩ ħɣῡƺҩ" w:date="2016-01-04T11:15:00Z"/>
        </w:rPr>
      </w:pPr>
      <w:del w:id="187" w:author="ħʝᵰҩƾҩ ħɣῡƺҩ" w:date="2016-01-04T11:15:00Z">
        <w:r w:rsidDel="006037FF">
          <w:delText>Verlust der GitHub Plattform</w:delText>
        </w:r>
      </w:del>
    </w:p>
    <w:p w14:paraId="215D8778" w14:textId="2DD7F589" w:rsidR="00597D84" w:rsidDel="006037FF" w:rsidRDefault="00597D84" w:rsidP="0058701F">
      <w:pPr>
        <w:pStyle w:val="berschrift4"/>
        <w:rPr>
          <w:del w:id="188" w:author="ħʝᵰҩƾҩ ħɣῡƺҩ" w:date="2016-01-04T11:15:00Z"/>
        </w:rPr>
      </w:pPr>
      <w:del w:id="189" w:author="ħʝᵰҩƾҩ ħɣῡƺҩ" w:date="2016-01-04T11:15:00Z">
        <w:r w:rsidDel="006037FF">
          <w:delText>Supporteinstellung von Softwareanbietern</w:delText>
        </w:r>
        <w:r w:rsidR="00B171BB" w:rsidDel="006037FF">
          <w:delText xml:space="preserve"> </w:delText>
        </w:r>
      </w:del>
    </w:p>
    <w:p w14:paraId="62F58340" w14:textId="77777777" w:rsidR="00F35580" w:rsidRDefault="00F35580" w:rsidP="006037FF"/>
    <w:p w14:paraId="7FB91B0B" w14:textId="25A1F01D" w:rsidR="00F35580" w:rsidRDefault="00F35580" w:rsidP="006037FF">
      <w:pPr>
        <w:pStyle w:val="berschrift1"/>
      </w:pPr>
      <w:bookmarkStart w:id="190" w:name="_Toc439672013"/>
      <w:r>
        <w:t>Das Softwaresystem</w:t>
      </w:r>
      <w:bookmarkEnd w:id="190"/>
    </w:p>
    <w:p w14:paraId="2D966B9B" w14:textId="7A01AB4F" w:rsidR="00B12FBF" w:rsidRDefault="00B12FBF" w:rsidP="006037FF">
      <w:r>
        <w:t xml:space="preserve">In diesem Kapitel werden die für die Prüfungsleistung benötigten Dokumente und UML Diagramme hinterlegt. Sofern ein bestimmter Anwendungsfall gewünscht war, wird im </w:t>
      </w:r>
      <w:del w:id="191" w:author="ħʝᵰҩƾҩ ħɣῡƺҩ" w:date="2016-01-04T11:17:00Z">
        <w:r w:rsidDel="006037FF">
          <w:delText>folgenden</w:delText>
        </w:r>
      </w:del>
      <w:ins w:id="192" w:author="ħʝᵰҩƾҩ ħɣῡƺҩ" w:date="2016-01-04T11:17:00Z">
        <w:r w:rsidR="006037FF">
          <w:t>Folgenden</w:t>
        </w:r>
      </w:ins>
      <w:r>
        <w:t xml:space="preserve"> die Funktionalität „Wo Gibt Es Was“ benutzt.</w:t>
      </w:r>
      <w:r w:rsidR="007D3FBA">
        <w:t xml:space="preserve"> </w:t>
      </w:r>
      <w:del w:id="193" w:author="ħʝᵰҩƾҩ ħɣῡƺҩ" w:date="2016-01-04T11:19:00Z">
        <w:r w:rsidR="007D3FBA" w:rsidDel="006037FF">
          <w:delText xml:space="preserve">Folgend </w:delText>
        </w:r>
      </w:del>
      <w:ins w:id="194" w:author="ħʝᵰҩƾҩ ħɣῡƺҩ" w:date="2016-01-04T11:19:00Z">
        <w:r w:rsidR="006037FF">
          <w:t xml:space="preserve">Dazu </w:t>
        </w:r>
      </w:ins>
      <w:r w:rsidR="007D3FBA">
        <w:t xml:space="preserve">eine </w:t>
      </w:r>
      <w:del w:id="195" w:author="ħʝᵰҩƾҩ ħɣῡƺҩ" w:date="2016-01-04T11:18:00Z">
        <w:r w:rsidR="007D3FBA" w:rsidDel="006037FF">
          <w:delText xml:space="preserve">Wörtliche </w:delText>
        </w:r>
      </w:del>
      <w:ins w:id="196" w:author="ħʝᵰҩƾҩ ħɣῡƺҩ" w:date="2016-01-04T11:18:00Z">
        <w:r w:rsidR="006037FF">
          <w:t xml:space="preserve">wörtliche </w:t>
        </w:r>
      </w:ins>
      <w:r w:rsidR="007D3FBA">
        <w:t xml:space="preserve">Beschreibung aus dem Solution </w:t>
      </w:r>
      <w:del w:id="197" w:author="ħʝᵰҩƾҩ ħɣῡƺҩ" w:date="2016-01-04T11:17:00Z">
        <w:r w:rsidR="007D3FBA" w:rsidDel="006037FF">
          <w:delText xml:space="preserve">Design </w:delText>
        </w:r>
      </w:del>
      <w:ins w:id="198" w:author="ħʝᵰҩƾҩ ħɣῡƺҩ" w:date="2016-01-04T11:17:00Z">
        <w:r w:rsidR="006037FF">
          <w:t>Design-</w:t>
        </w:r>
      </w:ins>
      <w:r w:rsidR="007D3FBA">
        <w:t>Dokument:</w:t>
      </w:r>
    </w:p>
    <w:p w14:paraId="5A94C900" w14:textId="77777777" w:rsidR="00B12FBF" w:rsidRPr="006037FF" w:rsidRDefault="00B12FBF" w:rsidP="00B12FBF">
      <w:pPr>
        <w:rPr>
          <w:i/>
        </w:rPr>
      </w:pPr>
      <w:r w:rsidRPr="006037FF">
        <w:rPr>
          <w:i/>
        </w:rPr>
        <w:t>Mit der Funktion "Wo gibt es was" soll dem Benutzer ermöglicht werden auf einfache Art und Weise herauszufinden, in welchem Laden er welche Dinge kaufen kann.</w:t>
      </w:r>
    </w:p>
    <w:p w14:paraId="18EFEE80" w14:textId="1BBEC1ED" w:rsidR="00B12FBF" w:rsidRPr="006037FF" w:rsidRDefault="00B12FBF" w:rsidP="00B12FBF">
      <w:pPr>
        <w:rPr>
          <w:i/>
        </w:rPr>
      </w:pPr>
      <w:r w:rsidRPr="006037FF">
        <w:rPr>
          <w:i/>
        </w:rPr>
        <w:t xml:space="preserve">Um das möglichst einfach zu gestalten, wählt der Nutzer als erstes ein Bild einer Produktkategorie aus (Beispielsweise Nahrung). Neben dem Bild </w:t>
      </w:r>
      <w:del w:id="199" w:author="ħʝᵰҩƾҩ ħɣῡƺҩ" w:date="2016-01-04T11:19:00Z">
        <w:r w:rsidRPr="006037FF" w:rsidDel="006037FF">
          <w:rPr>
            <w:i/>
          </w:rPr>
          <w:delText xml:space="preserve">findes </w:delText>
        </w:r>
      </w:del>
      <w:ins w:id="200" w:author="ħʝᵰҩƾҩ ħɣῡƺҩ" w:date="2016-01-04T11:19:00Z">
        <w:r w:rsidR="006037FF" w:rsidRPr="006037FF">
          <w:rPr>
            <w:i/>
          </w:rPr>
          <w:t>finde</w:t>
        </w:r>
        <w:r w:rsidR="006037FF">
          <w:rPr>
            <w:i/>
          </w:rPr>
          <w:t>t</w:t>
        </w:r>
        <w:r w:rsidR="006037FF" w:rsidRPr="006037FF">
          <w:rPr>
            <w:i/>
          </w:rPr>
          <w:t xml:space="preserve"> </w:t>
        </w:r>
      </w:ins>
      <w:r w:rsidRPr="006037FF">
        <w:rPr>
          <w:i/>
        </w:rPr>
        <w:t xml:space="preserve">sich noch der </w:t>
      </w:r>
      <w:proofErr w:type="spellStart"/>
      <w:r w:rsidRPr="006037FF">
        <w:rPr>
          <w:i/>
        </w:rPr>
        <w:t>Kategoriename</w:t>
      </w:r>
      <w:proofErr w:type="spellEnd"/>
      <w:r w:rsidRPr="006037FF">
        <w:rPr>
          <w:i/>
        </w:rPr>
        <w:t xml:space="preserve">. </w:t>
      </w:r>
    </w:p>
    <w:p w14:paraId="479D74C0" w14:textId="77777777" w:rsidR="00B12FBF" w:rsidRPr="006037FF" w:rsidRDefault="00B12FBF" w:rsidP="00B12FBF">
      <w:pPr>
        <w:rPr>
          <w:i/>
        </w:rPr>
      </w:pPr>
      <w:r w:rsidRPr="006037FF">
        <w:rPr>
          <w:i/>
        </w:rPr>
        <w:t>Anschließend hat er die Möglichkeit eine Unterkategorie zu wählen, oder direkt sich die Shops anzeigen zu lassen.</w:t>
      </w:r>
    </w:p>
    <w:p w14:paraId="75E8BF42" w14:textId="77777777" w:rsidR="00BF020D" w:rsidRDefault="00B12FBF" w:rsidP="00B12FBF">
      <w:pPr>
        <w:rPr>
          <w:ins w:id="201" w:author="ħʝᵰҩƾҩ ħɣῡƺҩ" w:date="2016-01-04T11:21:00Z"/>
          <w:i/>
        </w:rPr>
      </w:pPr>
      <w:r w:rsidRPr="006037FF">
        <w:rPr>
          <w:i/>
        </w:rPr>
        <w:t xml:space="preserve">Falls er eine Unterkategorie auswählt, wird er zu einer Übersichtsseite weitergeleitet. Auf dieser wird die </w:t>
      </w:r>
      <w:proofErr w:type="spellStart"/>
      <w:r w:rsidRPr="006037FF">
        <w:rPr>
          <w:i/>
        </w:rPr>
        <w:t>Shopkategorie</w:t>
      </w:r>
      <w:proofErr w:type="spellEnd"/>
      <w:r w:rsidRPr="006037FF">
        <w:rPr>
          <w:i/>
        </w:rPr>
        <w:t xml:space="preserve"> angezeigt</w:t>
      </w:r>
      <w:ins w:id="202" w:author="ħʝᵰҩƾҩ ħɣῡƺҩ" w:date="2016-01-04T11:21:00Z">
        <w:r w:rsidR="00BF020D">
          <w:rPr>
            <w:i/>
          </w:rPr>
          <w:t xml:space="preserve"> </w:t>
        </w:r>
      </w:ins>
      <w:r w:rsidRPr="006037FF">
        <w:rPr>
          <w:i/>
        </w:rPr>
        <w:t>(</w:t>
      </w:r>
      <w:proofErr w:type="spellStart"/>
      <w:r w:rsidRPr="006037FF">
        <w:rPr>
          <w:i/>
        </w:rPr>
        <w:t>z</w:t>
      </w:r>
      <w:ins w:id="203" w:author="ħʝᵰҩƾҩ ħɣῡƺҩ" w:date="2016-01-04T11:20:00Z">
        <w:r w:rsidR="00BF020D">
          <w:rPr>
            <w:i/>
          </w:rPr>
          <w:t>.Bsp</w:t>
        </w:r>
      </w:ins>
      <w:proofErr w:type="spellEnd"/>
      <w:del w:id="204" w:author="ħʝᵰҩƾҩ ħɣῡƺҩ" w:date="2016-01-04T11:20:00Z">
        <w:r w:rsidRPr="006037FF" w:rsidDel="00BF020D">
          <w:rPr>
            <w:i/>
          </w:rPr>
          <w:delText>b.</w:delText>
        </w:r>
      </w:del>
      <w:ins w:id="205" w:author="ħʝᵰҩƾҩ ħɣῡƺҩ" w:date="2016-01-04T11:20:00Z">
        <w:r w:rsidR="00BF020D">
          <w:rPr>
            <w:i/>
          </w:rPr>
          <w:t>.</w:t>
        </w:r>
      </w:ins>
      <w:r w:rsidRPr="006037FF">
        <w:rPr>
          <w:i/>
        </w:rPr>
        <w:t xml:space="preserve"> Supermarkt) und die dazu</w:t>
      </w:r>
      <w:ins w:id="206" w:author="ħʝᵰҩƾҩ ħɣῡƺҩ" w:date="2016-01-04T11:20:00Z">
        <w:r w:rsidR="00BF020D">
          <w:rPr>
            <w:i/>
          </w:rPr>
          <w:t xml:space="preserve"> </w:t>
        </w:r>
      </w:ins>
      <w:r w:rsidRPr="006037FF">
        <w:rPr>
          <w:i/>
        </w:rPr>
        <w:t xml:space="preserve">gehörenden </w:t>
      </w:r>
      <w:proofErr w:type="spellStart"/>
      <w:r w:rsidRPr="006037FF">
        <w:rPr>
          <w:i/>
        </w:rPr>
        <w:t>Shopnamen</w:t>
      </w:r>
      <w:proofErr w:type="spellEnd"/>
      <w:r w:rsidRPr="006037FF">
        <w:rPr>
          <w:i/>
        </w:rPr>
        <w:t xml:space="preserve"> (Lidl, Rewe, Aldi), sowie eine Übersicht von verfügbaren Produkten (begrenzt auf x Werte).</w:t>
      </w:r>
    </w:p>
    <w:p w14:paraId="2977082E" w14:textId="01ED8C42" w:rsidR="00B12FBF" w:rsidRPr="006037FF" w:rsidRDefault="00B12FBF" w:rsidP="00B12FBF">
      <w:pPr>
        <w:rPr>
          <w:i/>
        </w:rPr>
      </w:pPr>
      <w:del w:id="207" w:author="ħʝᵰҩƾҩ ħɣῡƺҩ" w:date="2016-01-04T11:21:00Z">
        <w:r w:rsidRPr="006037FF" w:rsidDel="00BF020D">
          <w:rPr>
            <w:i/>
          </w:rPr>
          <w:delText xml:space="preserve"> </w:delText>
        </w:r>
      </w:del>
      <w:r w:rsidRPr="006037FF">
        <w:rPr>
          <w:i/>
        </w:rPr>
        <w:t xml:space="preserve">Zu den Shops gibt es dann noch eine grobe Richtung in welcher Preisklasse, Angebotsvielfalt und Qualität dieser liegt: Beispiel: </w:t>
      </w:r>
      <w:del w:id="208" w:author="ħʝᵰҩƾҩ ħɣῡƺҩ" w:date="2016-01-04T11:21:00Z">
        <w:r w:rsidRPr="006037FF" w:rsidDel="00BF020D">
          <w:rPr>
            <w:i/>
          </w:rPr>
          <w:delText xml:space="preserve">Alid </w:delText>
        </w:r>
      </w:del>
      <w:ins w:id="209" w:author="ħʝᵰҩƾҩ ħɣῡƺҩ" w:date="2016-01-04T11:21:00Z">
        <w:r w:rsidR="00BF020D" w:rsidRPr="006037FF">
          <w:rPr>
            <w:i/>
          </w:rPr>
          <w:t>Al</w:t>
        </w:r>
        <w:r w:rsidR="00BF020D">
          <w:rPr>
            <w:i/>
          </w:rPr>
          <w:t>di</w:t>
        </w:r>
        <w:r w:rsidR="00BF020D" w:rsidRPr="006037FF">
          <w:rPr>
            <w:i/>
          </w:rPr>
          <w:t xml:space="preserve"> </w:t>
        </w:r>
      </w:ins>
      <w:r w:rsidRPr="006037FF">
        <w:rPr>
          <w:i/>
        </w:rPr>
        <w:t>1, Lidl 2, Rewe und Edeka 3.</w:t>
      </w:r>
    </w:p>
    <w:p w14:paraId="0438C56B" w14:textId="6B15CC55" w:rsidR="00B12FBF" w:rsidRPr="006037FF" w:rsidRDefault="00B12FBF" w:rsidP="00B12FBF">
      <w:pPr>
        <w:rPr>
          <w:i/>
        </w:rPr>
      </w:pPr>
      <w:r w:rsidRPr="006037FF">
        <w:rPr>
          <w:i/>
        </w:rPr>
        <w:t>Falls er jedoch direkt wissen möchte</w:t>
      </w:r>
      <w:ins w:id="210" w:author="ħʝᵰҩƾҩ ħɣῡƺҩ" w:date="2016-01-04T11:21:00Z">
        <w:r w:rsidR="00BF020D">
          <w:rPr>
            <w:i/>
          </w:rPr>
          <w:t>,</w:t>
        </w:r>
      </w:ins>
      <w:r w:rsidRPr="006037FF">
        <w:rPr>
          <w:i/>
        </w:rPr>
        <w:t xml:space="preserve"> wo er beispielsweise Nahrung bekommt, dann klickt er auf einen Button wie </w:t>
      </w:r>
      <w:del w:id="211" w:author="ħʝᵰҩƾҩ ħɣῡƺҩ" w:date="2016-01-04T11:21:00Z">
        <w:r w:rsidRPr="006037FF" w:rsidDel="00BF020D">
          <w:rPr>
            <w:i/>
          </w:rPr>
          <w:delText>zb.</w:delText>
        </w:r>
      </w:del>
      <w:proofErr w:type="spellStart"/>
      <w:ins w:id="212" w:author="ħʝᵰҩƾҩ ħɣῡƺҩ" w:date="2016-01-04T11:21:00Z">
        <w:r w:rsidR="00BF020D">
          <w:rPr>
            <w:i/>
          </w:rPr>
          <w:t>z.Bsp</w:t>
        </w:r>
        <w:proofErr w:type="spellEnd"/>
        <w:r w:rsidR="00BF020D">
          <w:rPr>
            <w:i/>
          </w:rPr>
          <w:t>.</w:t>
        </w:r>
      </w:ins>
      <w:r w:rsidRPr="006037FF">
        <w:rPr>
          <w:i/>
        </w:rPr>
        <w:t xml:space="preserve"> "Wo bekomme ich das?" und bekommt gleich die Übersichtseite </w:t>
      </w:r>
      <w:del w:id="213" w:author="ħʝᵰҩƾҩ ħɣῡƺҩ" w:date="2016-01-04T11:22:00Z">
        <w:r w:rsidRPr="006037FF" w:rsidDel="00BF020D">
          <w:rPr>
            <w:i/>
          </w:rPr>
          <w:delText xml:space="preserve">samt </w:delText>
        </w:r>
      </w:del>
      <w:ins w:id="214" w:author="ħʝᵰҩƾҩ ħɣῡƺҩ" w:date="2016-01-04T11:22:00Z">
        <w:r w:rsidR="00BF020D">
          <w:rPr>
            <w:i/>
          </w:rPr>
          <w:t xml:space="preserve">incl. </w:t>
        </w:r>
        <w:r w:rsidR="00BF020D" w:rsidRPr="006037FF">
          <w:rPr>
            <w:i/>
          </w:rPr>
          <w:t xml:space="preserve"> </w:t>
        </w:r>
      </w:ins>
      <w:proofErr w:type="spellStart"/>
      <w:r w:rsidRPr="006037FF">
        <w:rPr>
          <w:i/>
        </w:rPr>
        <w:t>Shopliste</w:t>
      </w:r>
      <w:proofErr w:type="spellEnd"/>
      <w:r w:rsidRPr="006037FF">
        <w:rPr>
          <w:i/>
        </w:rPr>
        <w:t xml:space="preserve"> angezeigt </w:t>
      </w:r>
      <w:del w:id="215" w:author="ħʝᵰҩƾҩ ħɣῡƺҩ" w:date="2016-01-04T11:23:00Z">
        <w:r w:rsidRPr="006037FF" w:rsidDel="00BF020D">
          <w:rPr>
            <w:i/>
          </w:rPr>
          <w:delText xml:space="preserve">und </w:delText>
        </w:r>
      </w:del>
      <w:ins w:id="216" w:author="ħʝᵰҩƾҩ ħɣῡƺҩ" w:date="2016-01-04T11:24:00Z">
        <w:r w:rsidR="00BF020D">
          <w:rPr>
            <w:i/>
          </w:rPr>
          <w:t>als auch</w:t>
        </w:r>
      </w:ins>
      <w:ins w:id="217" w:author="ħʝᵰҩƾҩ ħɣῡƺҩ" w:date="2016-01-04T11:23:00Z">
        <w:r w:rsidR="00BF020D" w:rsidRPr="006037FF">
          <w:rPr>
            <w:i/>
          </w:rPr>
          <w:t xml:space="preserve"> </w:t>
        </w:r>
      </w:ins>
      <w:r w:rsidRPr="006037FF">
        <w:rPr>
          <w:i/>
        </w:rPr>
        <w:t>eine</w:t>
      </w:r>
      <w:del w:id="218" w:author="ħʝᵰҩƾҩ ħɣῡƺҩ" w:date="2016-01-04T11:24:00Z">
        <w:r w:rsidRPr="006037FF" w:rsidDel="00BF020D">
          <w:rPr>
            <w:i/>
          </w:rPr>
          <w:delText>r</w:delText>
        </w:r>
      </w:del>
      <w:r w:rsidRPr="006037FF">
        <w:rPr>
          <w:i/>
        </w:rPr>
        <w:t xml:space="preserve"> Menge von Beispielprodukten (Nudeln, Reis, Tomaten, ...).</w:t>
      </w:r>
    </w:p>
    <w:p w14:paraId="69E2FDEC" w14:textId="41E73058" w:rsidR="00B12FBF" w:rsidRPr="006037FF" w:rsidRDefault="00B12FBF" w:rsidP="00B12FBF">
      <w:pPr>
        <w:rPr>
          <w:i/>
        </w:rPr>
      </w:pPr>
      <w:del w:id="219" w:author="ħʝᵰҩƾҩ ħɣῡƺҩ" w:date="2016-01-04T11:23:00Z">
        <w:r w:rsidRPr="006037FF" w:rsidDel="00BF020D">
          <w:rPr>
            <w:i/>
          </w:rPr>
          <w:delText>Darüberhinaus</w:delText>
        </w:r>
      </w:del>
      <w:ins w:id="220" w:author="ħʝᵰҩƾҩ ħɣῡƺҩ" w:date="2016-01-04T11:23:00Z">
        <w:r w:rsidR="00BF020D" w:rsidRPr="006037FF">
          <w:rPr>
            <w:i/>
          </w:rPr>
          <w:t>Darüber hinaus</w:t>
        </w:r>
      </w:ins>
      <w:r w:rsidRPr="006037FF">
        <w:rPr>
          <w:i/>
        </w:rPr>
        <w:t xml:space="preserve"> hat er auf der Übersichtsseite die Möglichkeit eine Verlinkung zur Karte zu öffnen über einen Klick auf den Button "In meiner Nähe"/"der nächste in meiner Nähe"/"Wo finde ich diese". Damit öffnet sich ein Fenster mit einer Karte gefiltert nach der ausgewählten Shop-Kategorie. Er kann dort nun seine Adresse eingeben und ein Ziel auswählen und die Navigation starten.</w:t>
      </w:r>
    </w:p>
    <w:p w14:paraId="2133DDA9" w14:textId="707FEF22" w:rsidR="00B12FBF" w:rsidRPr="006037FF" w:rsidRDefault="00B12FBF" w:rsidP="00B12FBF">
      <w:pPr>
        <w:rPr>
          <w:i/>
        </w:rPr>
      </w:pPr>
      <w:r w:rsidRPr="006037FF">
        <w:rPr>
          <w:i/>
        </w:rPr>
        <w:t xml:space="preserve">Alternativ ist es dem Benutzer möglich, direkt nach Produkten zu </w:t>
      </w:r>
      <w:del w:id="221" w:author="ħʝᵰҩƾҩ ħɣῡƺҩ" w:date="2016-01-04T11:25:00Z">
        <w:r w:rsidRPr="006037FF" w:rsidDel="00BF020D">
          <w:rPr>
            <w:i/>
          </w:rPr>
          <w:delText>Suchen</w:delText>
        </w:r>
      </w:del>
      <w:ins w:id="222" w:author="ħʝᵰҩƾҩ ħɣῡƺҩ" w:date="2016-01-04T11:25:00Z">
        <w:r w:rsidR="00BF020D" w:rsidRPr="006037FF">
          <w:rPr>
            <w:i/>
          </w:rPr>
          <w:t>suchen</w:t>
        </w:r>
      </w:ins>
      <w:r w:rsidRPr="006037FF">
        <w:rPr>
          <w:i/>
        </w:rPr>
        <w:t xml:space="preserve"> (Bspw. Reis). Falls ein Eintrag gefunden wird, wird die Übersichtsseite </w:t>
      </w:r>
      <w:del w:id="223" w:author="ħʝᵰҩƾҩ ħɣῡƺҩ" w:date="2016-01-04T11:25:00Z">
        <w:r w:rsidRPr="006037FF" w:rsidDel="00BF020D">
          <w:rPr>
            <w:i/>
          </w:rPr>
          <w:delText>angezegit</w:delText>
        </w:r>
      </w:del>
      <w:ins w:id="224" w:author="ħʝᵰҩƾҩ ħɣῡƺҩ" w:date="2016-01-04T11:25:00Z">
        <w:r w:rsidR="00BF020D" w:rsidRPr="006037FF">
          <w:rPr>
            <w:i/>
          </w:rPr>
          <w:t>angezeigt</w:t>
        </w:r>
      </w:ins>
      <w:del w:id="225" w:author="ħʝᵰҩƾҩ ħɣῡƺҩ" w:date="2016-01-04T11:25:00Z">
        <w:r w:rsidRPr="006037FF" w:rsidDel="00BF020D">
          <w:rPr>
            <w:i/>
          </w:rPr>
          <w:delText xml:space="preserve">. </w:delText>
        </w:r>
      </w:del>
      <w:ins w:id="226" w:author="ħʝᵰҩƾҩ ħɣῡƺҩ" w:date="2016-01-04T11:25:00Z">
        <w:r w:rsidR="00BF020D">
          <w:rPr>
            <w:i/>
          </w:rPr>
          <w:t>,</w:t>
        </w:r>
        <w:r w:rsidR="00BF020D" w:rsidRPr="006037FF">
          <w:rPr>
            <w:i/>
          </w:rPr>
          <w:t xml:space="preserve"> </w:t>
        </w:r>
      </w:ins>
      <w:del w:id="227" w:author="ħʝᵰҩƾҩ ħɣῡƺҩ" w:date="2016-01-04T11:25:00Z">
        <w:r w:rsidRPr="006037FF" w:rsidDel="00BF020D">
          <w:rPr>
            <w:i/>
          </w:rPr>
          <w:delText xml:space="preserve">Falls </w:delText>
        </w:r>
      </w:del>
      <w:ins w:id="228" w:author="ħʝᵰҩƾҩ ħɣῡƺҩ" w:date="2016-01-04T11:25:00Z">
        <w:r w:rsidR="00BF020D">
          <w:rPr>
            <w:i/>
          </w:rPr>
          <w:t>f</w:t>
        </w:r>
        <w:r w:rsidR="00BF020D" w:rsidRPr="006037FF">
          <w:rPr>
            <w:i/>
          </w:rPr>
          <w:t xml:space="preserve">alls </w:t>
        </w:r>
      </w:ins>
      <w:r w:rsidRPr="006037FF">
        <w:rPr>
          <w:i/>
        </w:rPr>
        <w:t>nicht eine Fehlermeldung: "</w:t>
      </w:r>
      <w:proofErr w:type="spellStart"/>
      <w:r w:rsidRPr="006037FF">
        <w:rPr>
          <w:i/>
        </w:rPr>
        <w:t>Hupps</w:t>
      </w:r>
      <w:proofErr w:type="spellEnd"/>
      <w:r w:rsidRPr="006037FF">
        <w:rPr>
          <w:i/>
        </w:rPr>
        <w:t xml:space="preserve"> - das gewünschte Produkt konnte keiner</w:t>
      </w:r>
      <w:ins w:id="229" w:author="ħʝᵰҩƾҩ ħɣῡƺҩ" w:date="2016-01-04T12:41:00Z">
        <w:r w:rsidR="005C5984">
          <w:rPr>
            <w:i/>
          </w:rPr>
          <w:t xml:space="preserve"> </w:t>
        </w:r>
      </w:ins>
      <w:r w:rsidRPr="006037FF">
        <w:rPr>
          <w:i/>
        </w:rPr>
        <w:t>Kategorie zugeordnet werden</w:t>
      </w:r>
      <w:ins w:id="230" w:author="ħʝᵰҩƾҩ ħɣῡƺҩ" w:date="2016-01-04T11:26:00Z">
        <w:r w:rsidR="00BF020D">
          <w:rPr>
            <w:i/>
          </w:rPr>
          <w:t xml:space="preserve">. </w:t>
        </w:r>
      </w:ins>
      <w:del w:id="231" w:author="ħʝᵰҩƾҩ ħɣῡƺҩ" w:date="2016-01-04T11:26:00Z">
        <w:r w:rsidRPr="006037FF" w:rsidDel="00BF020D">
          <w:rPr>
            <w:i/>
          </w:rPr>
          <w:delText xml:space="preserve">" </w:delText>
        </w:r>
      </w:del>
      <w:r w:rsidRPr="006037FF">
        <w:rPr>
          <w:i/>
        </w:rPr>
        <w:t>Klicke hier um einen erneuten Suchvorgang zu starten</w:t>
      </w:r>
      <w:ins w:id="232" w:author="ħʝᵰҩƾҩ ħɣῡƺҩ" w:date="2016-01-04T11:26:00Z">
        <w:r w:rsidR="00BF020D">
          <w:rPr>
            <w:i/>
          </w:rPr>
          <w:t>“</w:t>
        </w:r>
      </w:ins>
      <w:r w:rsidRPr="006037FF">
        <w:rPr>
          <w:i/>
        </w:rPr>
        <w:t>. Wenn mehrere Einträge gefunden werden, dann gibt es eine Übersicht mit den Ergebnissen</w:t>
      </w:r>
      <w:ins w:id="233" w:author="ħʝᵰҩƾҩ ħɣῡƺҩ" w:date="2016-01-04T11:26:00Z">
        <w:r w:rsidR="00BF020D">
          <w:rPr>
            <w:i/>
          </w:rPr>
          <w:t>,</w:t>
        </w:r>
      </w:ins>
      <w:r w:rsidRPr="006037FF">
        <w:rPr>
          <w:i/>
        </w:rPr>
        <w:t xml:space="preserve"> welche gefunden wurden. Daraus kann der Benutzer dann auswählen und gelangt dann zur Übersichtsseite.</w:t>
      </w:r>
    </w:p>
    <w:p w14:paraId="5DCB581C" w14:textId="6FB3B1F3" w:rsidR="00B12FBF" w:rsidRPr="006037FF" w:rsidRDefault="00B12FBF" w:rsidP="00B12FBF">
      <w:pPr>
        <w:rPr>
          <w:i/>
        </w:rPr>
      </w:pPr>
      <w:r w:rsidRPr="006037FF">
        <w:rPr>
          <w:i/>
        </w:rPr>
        <w:t>Die suche soll partiell</w:t>
      </w:r>
      <w:del w:id="234" w:author="ħʝᵰҩƾҩ ħɣῡƺҩ" w:date="2016-01-04T11:26:00Z">
        <w:r w:rsidRPr="006037FF" w:rsidDel="00BF020D">
          <w:rPr>
            <w:i/>
          </w:rPr>
          <w:delText xml:space="preserve"> und </w:delText>
        </w:r>
      </w:del>
      <w:ins w:id="235" w:author="ħʝᵰҩƾҩ ħɣῡƺҩ" w:date="2016-01-04T11:26:00Z">
        <w:r w:rsidR="00BF020D">
          <w:rPr>
            <w:i/>
          </w:rPr>
          <w:t xml:space="preserve">, </w:t>
        </w:r>
      </w:ins>
      <w:r w:rsidRPr="006037FF">
        <w:rPr>
          <w:i/>
        </w:rPr>
        <w:t xml:space="preserve">vollständig und familiär sein. </w:t>
      </w:r>
      <w:del w:id="236" w:author="ħʝᵰҩƾҩ ħɣῡƺҩ" w:date="2016-01-04T11:27:00Z">
        <w:r w:rsidRPr="006037FF" w:rsidDel="00BF020D">
          <w:rPr>
            <w:i/>
          </w:rPr>
          <w:delText xml:space="preserve">und </w:delText>
        </w:r>
      </w:del>
      <w:ins w:id="237" w:author="ħʝᵰҩƾҩ ħɣῡƺҩ" w:date="2016-01-04T11:27:00Z">
        <w:r w:rsidR="00BF020D">
          <w:rPr>
            <w:i/>
          </w:rPr>
          <w:t>U</w:t>
        </w:r>
        <w:r w:rsidR="00BF020D" w:rsidRPr="006037FF">
          <w:rPr>
            <w:i/>
          </w:rPr>
          <w:t xml:space="preserve">nd </w:t>
        </w:r>
        <w:r w:rsidR="00BF020D">
          <w:rPr>
            <w:i/>
          </w:rPr>
          <w:t xml:space="preserve">doch </w:t>
        </w:r>
      </w:ins>
      <w:r w:rsidRPr="006037FF">
        <w:rPr>
          <w:i/>
        </w:rPr>
        <w:t xml:space="preserve">alles </w:t>
      </w:r>
      <w:del w:id="238" w:author="ħʝᵰҩƾҩ ħɣῡƺҩ" w:date="2016-01-04T11:27:00Z">
        <w:r w:rsidRPr="006037FF" w:rsidDel="00BF020D">
          <w:rPr>
            <w:i/>
          </w:rPr>
          <w:delText>irendwie</w:delText>
        </w:r>
      </w:del>
      <w:ins w:id="239" w:author="ħʝᵰҩƾҩ ħɣῡƺҩ" w:date="2016-01-04T11:27:00Z">
        <w:r w:rsidR="00BF020D" w:rsidRPr="006037FF">
          <w:rPr>
            <w:i/>
          </w:rPr>
          <w:t>irgendwie</w:t>
        </w:r>
      </w:ins>
      <w:r w:rsidRPr="006037FF">
        <w:rPr>
          <w:i/>
        </w:rPr>
        <w:t xml:space="preserve"> anders. </w:t>
      </w:r>
      <w:proofErr w:type="spellStart"/>
      <w:ins w:id="240" w:author="ħʝᵰҩƾҩ ħɣῡƺҩ" w:date="2016-01-04T11:27:00Z">
        <w:r w:rsidR="00BF020D">
          <w:rPr>
            <w:i/>
          </w:rPr>
          <w:t>Hier zu</w:t>
        </w:r>
        <w:proofErr w:type="spellEnd"/>
        <w:r w:rsidR="00BF020D">
          <w:rPr>
            <w:i/>
          </w:rPr>
          <w:t xml:space="preserve"> ein </w:t>
        </w:r>
      </w:ins>
      <w:r w:rsidRPr="006037FF">
        <w:rPr>
          <w:i/>
        </w:rPr>
        <w:t>Beispiel:</w:t>
      </w:r>
    </w:p>
    <w:p w14:paraId="5D002175" w14:textId="77777777" w:rsidR="00B12FBF" w:rsidRPr="006037FF" w:rsidRDefault="00B12FBF" w:rsidP="00B12FBF">
      <w:pPr>
        <w:rPr>
          <w:i/>
        </w:rPr>
      </w:pPr>
      <w:r w:rsidRPr="006037FF">
        <w:rPr>
          <w:i/>
        </w:rPr>
        <w:t xml:space="preserve">    </w:t>
      </w:r>
    </w:p>
    <w:p w14:paraId="691065EF" w14:textId="77777777" w:rsidR="00B12FBF" w:rsidRPr="006037FF" w:rsidRDefault="00B12FBF" w:rsidP="00B12FBF">
      <w:pPr>
        <w:rPr>
          <w:i/>
        </w:rPr>
      </w:pPr>
      <w:r w:rsidRPr="006037FF">
        <w:rPr>
          <w:i/>
        </w:rPr>
        <w:t xml:space="preserve">    DB: Paprika und Nüsse</w:t>
      </w:r>
    </w:p>
    <w:p w14:paraId="35237943" w14:textId="77777777" w:rsidR="00B12FBF" w:rsidRPr="006037FF" w:rsidRDefault="00B12FBF" w:rsidP="00B12FBF">
      <w:pPr>
        <w:rPr>
          <w:i/>
        </w:rPr>
      </w:pPr>
      <w:r w:rsidRPr="006037FF">
        <w:rPr>
          <w:i/>
        </w:rPr>
        <w:lastRenderedPageBreak/>
        <w:t xml:space="preserve">    Suche: Paprikaschoten -&gt; Ergebnis: Paprika</w:t>
      </w:r>
    </w:p>
    <w:p w14:paraId="43ED6BCC" w14:textId="5B2BE2E6" w:rsidR="00B12FBF" w:rsidRPr="008B02B4" w:rsidRDefault="00B12FBF" w:rsidP="006037FF">
      <w:r w:rsidRPr="006037FF">
        <w:rPr>
          <w:i/>
        </w:rPr>
        <w:t xml:space="preserve">    Suche: Erdnüsse -&gt; Nüsse</w:t>
      </w:r>
      <w:r w:rsidR="00786DB6">
        <w:rPr>
          <w:rStyle w:val="Funotenzeichen"/>
          <w:i/>
        </w:rPr>
        <w:footnoteReference w:id="8"/>
      </w:r>
    </w:p>
    <w:p w14:paraId="30D99124" w14:textId="77777777" w:rsidR="00F35580" w:rsidRPr="005E3665" w:rsidRDefault="00F35580" w:rsidP="006037FF"/>
    <w:p w14:paraId="1C22CD7A" w14:textId="331A8DA3" w:rsidR="00597D84" w:rsidRDefault="00F35580" w:rsidP="006037FF">
      <w:pPr>
        <w:pStyle w:val="berschrift2"/>
      </w:pPr>
      <w:bookmarkStart w:id="241" w:name="_Toc439672014"/>
      <w:r>
        <w:t>Anwendungsfall Beschreibung</w:t>
      </w:r>
      <w:bookmarkEnd w:id="241"/>
    </w:p>
    <w:tbl>
      <w:tblPr>
        <w:tblStyle w:val="Tabellenraster"/>
        <w:tblW w:w="0" w:type="auto"/>
        <w:tblLook w:val="04A0" w:firstRow="1" w:lastRow="0" w:firstColumn="1" w:lastColumn="0" w:noHBand="0" w:noVBand="1"/>
      </w:tblPr>
      <w:tblGrid>
        <w:gridCol w:w="2689"/>
        <w:gridCol w:w="6373"/>
      </w:tblGrid>
      <w:tr w:rsidR="00786DB6" w14:paraId="17B5BBA8" w14:textId="77777777" w:rsidTr="006037FF">
        <w:tc>
          <w:tcPr>
            <w:tcW w:w="2689" w:type="dxa"/>
          </w:tcPr>
          <w:p w14:paraId="23D13228" w14:textId="6C067FBB" w:rsidR="00786DB6" w:rsidRDefault="00786DB6" w:rsidP="00B12FBF">
            <w:proofErr w:type="spellStart"/>
            <w:r>
              <w:t>Use</w:t>
            </w:r>
            <w:proofErr w:type="spellEnd"/>
            <w:r>
              <w:t xml:space="preserve"> Case</w:t>
            </w:r>
          </w:p>
        </w:tc>
        <w:tc>
          <w:tcPr>
            <w:tcW w:w="6373" w:type="dxa"/>
          </w:tcPr>
          <w:p w14:paraId="2B7DE48D" w14:textId="483095E2" w:rsidR="00786DB6" w:rsidRDefault="00786DB6" w:rsidP="00B12FBF">
            <w:r>
              <w:t>Wo gibt es was</w:t>
            </w:r>
          </w:p>
        </w:tc>
      </w:tr>
      <w:tr w:rsidR="00786DB6" w14:paraId="6A79A265" w14:textId="77777777" w:rsidTr="006037FF">
        <w:tc>
          <w:tcPr>
            <w:tcW w:w="2689" w:type="dxa"/>
          </w:tcPr>
          <w:p w14:paraId="31ECEBFB" w14:textId="58F0E8A9" w:rsidR="00786DB6" w:rsidRDefault="00786DB6" w:rsidP="00B12FBF">
            <w:proofErr w:type="spellStart"/>
            <w:r>
              <w:t>Actors</w:t>
            </w:r>
            <w:proofErr w:type="spellEnd"/>
          </w:p>
        </w:tc>
        <w:tc>
          <w:tcPr>
            <w:tcW w:w="6373" w:type="dxa"/>
          </w:tcPr>
          <w:p w14:paraId="6925CEC1" w14:textId="0AF2E708" w:rsidR="00786DB6" w:rsidRDefault="00786DB6" w:rsidP="00B12FBF">
            <w:r>
              <w:t>Webseiten Besucher</w:t>
            </w:r>
          </w:p>
        </w:tc>
      </w:tr>
      <w:tr w:rsidR="00786DB6" w14:paraId="0222D8CF" w14:textId="77777777" w:rsidTr="006037FF">
        <w:tc>
          <w:tcPr>
            <w:tcW w:w="2689" w:type="dxa"/>
          </w:tcPr>
          <w:p w14:paraId="5757E630" w14:textId="76568485" w:rsidR="00786DB6" w:rsidRDefault="00786DB6" w:rsidP="00B12FBF">
            <w:proofErr w:type="spellStart"/>
            <w:r>
              <w:t>Pre</w:t>
            </w:r>
            <w:proofErr w:type="spellEnd"/>
            <w:r>
              <w:t xml:space="preserve"> </w:t>
            </w:r>
            <w:proofErr w:type="spellStart"/>
            <w:r>
              <w:t>Conditions</w:t>
            </w:r>
            <w:proofErr w:type="spellEnd"/>
          </w:p>
        </w:tc>
        <w:tc>
          <w:tcPr>
            <w:tcW w:w="6373" w:type="dxa"/>
          </w:tcPr>
          <w:p w14:paraId="7D67B8D3" w14:textId="77777777" w:rsidR="00786DB6" w:rsidRDefault="00786DB6" w:rsidP="006037FF">
            <w:pPr>
              <w:pStyle w:val="Listenabsatz"/>
              <w:numPr>
                <w:ilvl w:val="0"/>
                <w:numId w:val="10"/>
              </w:numPr>
            </w:pPr>
            <w:r>
              <w:t>Die Webseite ist online</w:t>
            </w:r>
          </w:p>
          <w:p w14:paraId="6226B60C" w14:textId="67686024" w:rsidR="00786DB6" w:rsidRDefault="00786DB6" w:rsidP="006037FF">
            <w:pPr>
              <w:pStyle w:val="Listenabsatz"/>
              <w:numPr>
                <w:ilvl w:val="0"/>
                <w:numId w:val="10"/>
              </w:numPr>
            </w:pPr>
            <w:r>
              <w:t>Der Datenbankserver ist online und gepflegt</w:t>
            </w:r>
          </w:p>
        </w:tc>
      </w:tr>
      <w:tr w:rsidR="00786DB6" w14:paraId="2F26275D" w14:textId="77777777" w:rsidTr="006037FF">
        <w:tc>
          <w:tcPr>
            <w:tcW w:w="2689" w:type="dxa"/>
          </w:tcPr>
          <w:p w14:paraId="0DE426A3" w14:textId="5450082D" w:rsidR="00786DB6" w:rsidRDefault="00786DB6" w:rsidP="00786DB6">
            <w:r>
              <w:t xml:space="preserve">Main </w:t>
            </w:r>
            <w:proofErr w:type="spellStart"/>
            <w:r>
              <w:t>flow</w:t>
            </w:r>
            <w:proofErr w:type="spellEnd"/>
          </w:p>
        </w:tc>
        <w:tc>
          <w:tcPr>
            <w:tcW w:w="6373" w:type="dxa"/>
          </w:tcPr>
          <w:p w14:paraId="6E9816CF" w14:textId="77777777" w:rsidR="00786DB6" w:rsidRDefault="00786DB6" w:rsidP="006037FF">
            <w:pPr>
              <w:pStyle w:val="Listenabsatz"/>
              <w:numPr>
                <w:ilvl w:val="0"/>
                <w:numId w:val="24"/>
              </w:numPr>
            </w:pPr>
            <w:r>
              <w:t>Benutzer besucht die Webseite</w:t>
            </w:r>
          </w:p>
          <w:p w14:paraId="0052092C" w14:textId="77777777" w:rsidR="00786DB6" w:rsidRDefault="00786DB6" w:rsidP="006037FF">
            <w:pPr>
              <w:pStyle w:val="Listenabsatz"/>
              <w:numPr>
                <w:ilvl w:val="0"/>
                <w:numId w:val="24"/>
              </w:numPr>
            </w:pPr>
            <w:r>
              <w:t xml:space="preserve">Benutzer wählt „Wo finde ich was?“ in der </w:t>
            </w:r>
            <w:proofErr w:type="spellStart"/>
            <w:r>
              <w:t>Menuleiste</w:t>
            </w:r>
            <w:proofErr w:type="spellEnd"/>
            <w:r>
              <w:t xml:space="preserve"> aus</w:t>
            </w:r>
          </w:p>
          <w:p w14:paraId="75BD5166" w14:textId="77777777" w:rsidR="00786DB6" w:rsidRDefault="00786DB6" w:rsidP="006037FF">
            <w:pPr>
              <w:pStyle w:val="Listenabsatz"/>
              <w:numPr>
                <w:ilvl w:val="0"/>
                <w:numId w:val="24"/>
              </w:numPr>
            </w:pPr>
            <w:r>
              <w:t>Der Benutzer wählt eine Produkthauptkategorie aus</w:t>
            </w:r>
          </w:p>
          <w:p w14:paraId="398955F8" w14:textId="77777777" w:rsidR="00786DB6" w:rsidRDefault="00786DB6" w:rsidP="006037FF">
            <w:pPr>
              <w:pStyle w:val="Listenabsatz"/>
              <w:numPr>
                <w:ilvl w:val="0"/>
                <w:numId w:val="24"/>
              </w:numPr>
            </w:pPr>
            <w:r>
              <w:t>Der Benutzer wählt eine Produktunterkategorie aus</w:t>
            </w:r>
          </w:p>
          <w:p w14:paraId="0386BC36" w14:textId="62EF2720" w:rsidR="00786DB6" w:rsidRDefault="00786DB6" w:rsidP="006037FF">
            <w:pPr>
              <w:pStyle w:val="Listenabsatz"/>
              <w:numPr>
                <w:ilvl w:val="0"/>
                <w:numId w:val="24"/>
              </w:numPr>
            </w:pPr>
            <w:r>
              <w:t xml:space="preserve">Der Benutzer sieht Produktbeispiele der Produktunterkategorie und in welcher </w:t>
            </w:r>
            <w:proofErr w:type="spellStart"/>
            <w:r>
              <w:t>Shopkateg</w:t>
            </w:r>
            <w:r w:rsidR="00FA0199">
              <w:t>orie</w:t>
            </w:r>
            <w:proofErr w:type="spellEnd"/>
            <w:r w:rsidR="00FA0199">
              <w:t xml:space="preserve"> er das Produkt kaufen kann.</w:t>
            </w:r>
          </w:p>
          <w:p w14:paraId="04AAFFDB" w14:textId="16B85105" w:rsidR="00FA0199" w:rsidRDefault="00FA0199" w:rsidP="004736A8">
            <w:pPr>
              <w:pStyle w:val="Listenabsatz"/>
              <w:ind w:left="360"/>
            </w:pPr>
            <w:r>
              <w:t xml:space="preserve">Auf der angezeigten Seite wird darüber hinaus eine </w:t>
            </w:r>
            <w:del w:id="242" w:author="ħʝᵰҩƾҩ ħɣῡƺҩ" w:date="2016-01-04T11:28:00Z">
              <w:r w:rsidDel="004736A8">
                <w:delText>eingebunde</w:delText>
              </w:r>
            </w:del>
            <w:ins w:id="243" w:author="ħʝᵰҩƾҩ ħɣῡƺҩ" w:date="2016-01-04T11:28:00Z">
              <w:r w:rsidR="004736A8">
                <w:t>eingebundene</w:t>
              </w:r>
            </w:ins>
            <w:r>
              <w:t xml:space="preserve"> Karte von Open Street</w:t>
            </w:r>
            <w:ins w:id="244" w:author="ħʝᵰҩƾҩ ħɣῡƺҩ" w:date="2016-01-04T11:29:00Z">
              <w:r w:rsidR="004736A8">
                <w:t xml:space="preserve"> </w:t>
              </w:r>
            </w:ins>
            <w:del w:id="245" w:author="ħʝᵰҩƾҩ ħɣῡƺҩ" w:date="2016-01-04T11:29:00Z">
              <w:r w:rsidDel="004736A8">
                <w:delText xml:space="preserve">map </w:delText>
              </w:r>
            </w:del>
            <w:proofErr w:type="spellStart"/>
            <w:ins w:id="246" w:author="ħʝᵰҩƾҩ ħɣῡƺҩ" w:date="2016-01-04T11:29:00Z">
              <w:r w:rsidR="004736A8">
                <w:t>Map</w:t>
              </w:r>
              <w:proofErr w:type="spellEnd"/>
              <w:r w:rsidR="004736A8">
                <w:t xml:space="preserve"> </w:t>
              </w:r>
            </w:ins>
            <w:r>
              <w:t xml:space="preserve">angezeigt. </w:t>
            </w:r>
          </w:p>
        </w:tc>
      </w:tr>
      <w:tr w:rsidR="00786DB6" w14:paraId="5EEF39F3" w14:textId="77777777" w:rsidTr="006037FF">
        <w:tc>
          <w:tcPr>
            <w:tcW w:w="2689" w:type="dxa"/>
          </w:tcPr>
          <w:p w14:paraId="65C0D41A" w14:textId="33C57D75" w:rsidR="00786DB6" w:rsidRDefault="00786DB6" w:rsidP="00786DB6">
            <w:r>
              <w:t xml:space="preserve">Alternative </w:t>
            </w:r>
            <w:proofErr w:type="spellStart"/>
            <w:r>
              <w:t>flow</w:t>
            </w:r>
            <w:proofErr w:type="spellEnd"/>
            <w:r w:rsidR="00FA0199">
              <w:t xml:space="preserve"> (noch nicht implementiert)</w:t>
            </w:r>
          </w:p>
        </w:tc>
        <w:tc>
          <w:tcPr>
            <w:tcW w:w="6373" w:type="dxa"/>
          </w:tcPr>
          <w:p w14:paraId="540EAEB0" w14:textId="77777777" w:rsidR="00786DB6" w:rsidRDefault="00FA0199" w:rsidP="006037FF">
            <w:pPr>
              <w:pStyle w:val="Listenabsatz"/>
              <w:numPr>
                <w:ilvl w:val="0"/>
                <w:numId w:val="26"/>
              </w:numPr>
            </w:pPr>
            <w:r>
              <w:t>Benutzer besucht die Webseite</w:t>
            </w:r>
          </w:p>
          <w:p w14:paraId="2F4FC09C" w14:textId="77777777" w:rsidR="00FA0199" w:rsidRDefault="00FA0199" w:rsidP="006037FF">
            <w:pPr>
              <w:pStyle w:val="Listenabsatz"/>
              <w:numPr>
                <w:ilvl w:val="0"/>
                <w:numId w:val="26"/>
              </w:numPr>
            </w:pPr>
            <w:r>
              <w:t xml:space="preserve">Benutzer wählt „Wo finde ich was?“ in der </w:t>
            </w:r>
            <w:proofErr w:type="spellStart"/>
            <w:r>
              <w:t>Menuleiste</w:t>
            </w:r>
            <w:proofErr w:type="spellEnd"/>
            <w:r>
              <w:t xml:space="preserve"> aus</w:t>
            </w:r>
          </w:p>
          <w:p w14:paraId="219CF006" w14:textId="77777777" w:rsidR="00FA0199" w:rsidRDefault="00FA0199" w:rsidP="006037FF">
            <w:pPr>
              <w:pStyle w:val="Listenabsatz"/>
              <w:numPr>
                <w:ilvl w:val="0"/>
                <w:numId w:val="26"/>
              </w:numPr>
            </w:pPr>
            <w:r>
              <w:t>Der Benutzer trägt in das Suchfeld einen Suchbegriff ein</w:t>
            </w:r>
          </w:p>
          <w:p w14:paraId="3195E7ED" w14:textId="72319BC5" w:rsidR="00FA0199" w:rsidRDefault="00FA0199" w:rsidP="006037FF">
            <w:pPr>
              <w:pStyle w:val="Listenabsatz"/>
              <w:numPr>
                <w:ilvl w:val="0"/>
                <w:numId w:val="26"/>
              </w:numPr>
            </w:pPr>
            <w:r>
              <w:t>Der Benutzer erhält alle gefundenen Ergebnisse übersichtlich angezeigt</w:t>
            </w:r>
          </w:p>
        </w:tc>
      </w:tr>
      <w:tr w:rsidR="00786DB6" w14:paraId="2D62DF56" w14:textId="77777777" w:rsidTr="006037FF">
        <w:tc>
          <w:tcPr>
            <w:tcW w:w="2689" w:type="dxa"/>
          </w:tcPr>
          <w:p w14:paraId="47D449BD" w14:textId="1CB0D75F" w:rsidR="00786DB6" w:rsidRDefault="00786DB6" w:rsidP="00786DB6">
            <w:r>
              <w:t xml:space="preserve">Post </w:t>
            </w:r>
            <w:proofErr w:type="spellStart"/>
            <w:r>
              <w:t>conditions</w:t>
            </w:r>
            <w:proofErr w:type="spellEnd"/>
          </w:p>
        </w:tc>
        <w:tc>
          <w:tcPr>
            <w:tcW w:w="6373" w:type="dxa"/>
          </w:tcPr>
          <w:p w14:paraId="7B85F7FB" w14:textId="2D7A27CA" w:rsidR="00786DB6" w:rsidRDefault="00FA0199" w:rsidP="006037FF">
            <w:pPr>
              <w:pStyle w:val="Listenabsatz"/>
              <w:numPr>
                <w:ilvl w:val="0"/>
                <w:numId w:val="10"/>
              </w:numPr>
            </w:pPr>
            <w:r>
              <w:t>Der Benutzer muss auf die Aus</w:t>
            </w:r>
            <w:ins w:id="247" w:author="ħʝᵰҩƾҩ ħɣῡƺҩ" w:date="2016-01-04T11:29:00Z">
              <w:r w:rsidR="004736A8">
                <w:t>g</w:t>
              </w:r>
            </w:ins>
            <w:r>
              <w:t>angsseite zurückkehren können</w:t>
            </w:r>
          </w:p>
          <w:p w14:paraId="361DB984" w14:textId="2FA9060D" w:rsidR="00FA0199" w:rsidRDefault="00FA0199" w:rsidP="006037FF">
            <w:pPr>
              <w:pStyle w:val="Listenabsatz"/>
              <w:ind w:left="1080"/>
            </w:pPr>
          </w:p>
        </w:tc>
      </w:tr>
      <w:tr w:rsidR="00786DB6" w14:paraId="0B64A35E" w14:textId="77777777" w:rsidTr="006037FF">
        <w:tc>
          <w:tcPr>
            <w:tcW w:w="2689" w:type="dxa"/>
          </w:tcPr>
          <w:p w14:paraId="5715DC2E" w14:textId="5D87468D" w:rsidR="00786DB6" w:rsidRDefault="00786DB6" w:rsidP="00786DB6">
            <w:r>
              <w:t>end</w:t>
            </w:r>
          </w:p>
        </w:tc>
        <w:tc>
          <w:tcPr>
            <w:tcW w:w="6373" w:type="dxa"/>
          </w:tcPr>
          <w:p w14:paraId="7CACC73E" w14:textId="29AA7E7E" w:rsidR="00786DB6" w:rsidRDefault="00FA0199" w:rsidP="00786DB6">
            <w:r>
              <w:t>Wo gibt es was</w:t>
            </w:r>
          </w:p>
        </w:tc>
      </w:tr>
    </w:tbl>
    <w:p w14:paraId="34B734BC" w14:textId="77777777" w:rsidR="00B12FBF" w:rsidRPr="00B12FBF" w:rsidRDefault="00B12FBF"/>
    <w:p w14:paraId="539FC377" w14:textId="1DA1F9BD" w:rsidR="00F35580" w:rsidRDefault="00F35580" w:rsidP="006037FF">
      <w:pPr>
        <w:pStyle w:val="berschrift2"/>
      </w:pPr>
      <w:bookmarkStart w:id="248" w:name="_Toc439672015"/>
      <w:commentRangeStart w:id="249"/>
      <w:r>
        <w:t>Anwendungsfalldiagramm</w:t>
      </w:r>
      <w:bookmarkEnd w:id="248"/>
      <w:commentRangeEnd w:id="249"/>
      <w:r w:rsidR="005C5984">
        <w:rPr>
          <w:rStyle w:val="Kommentarzeichen"/>
          <w:rFonts w:asciiTheme="minorHAnsi" w:eastAsiaTheme="minorHAnsi" w:hAnsiTheme="minorHAnsi" w:cstheme="minorBidi"/>
          <w:color w:val="auto"/>
        </w:rPr>
        <w:commentReference w:id="249"/>
      </w:r>
    </w:p>
    <w:p w14:paraId="1001DF73" w14:textId="77777777" w:rsidR="007D3FBA" w:rsidRDefault="007D3FBA" w:rsidP="006037FF">
      <w:pPr>
        <w:pStyle w:val="berschrift2"/>
        <w:numPr>
          <w:ilvl w:val="0"/>
          <w:numId w:val="0"/>
        </w:numPr>
        <w:ind w:left="576"/>
      </w:pPr>
    </w:p>
    <w:p w14:paraId="32E5EFA2" w14:textId="77777777" w:rsidR="007D3FBA" w:rsidRPr="007D3FBA" w:rsidRDefault="007D3FBA"/>
    <w:p w14:paraId="34618E6F" w14:textId="6ACE3BFE" w:rsidR="00F35580" w:rsidRDefault="00F35580" w:rsidP="006037FF">
      <w:pPr>
        <w:pStyle w:val="berschrift2"/>
      </w:pPr>
      <w:bookmarkStart w:id="250" w:name="_Toc439672016"/>
      <w:r>
        <w:lastRenderedPageBreak/>
        <w:t>Aktivitätsdiagramm</w:t>
      </w:r>
      <w:bookmarkEnd w:id="250"/>
    </w:p>
    <w:p w14:paraId="460682C0" w14:textId="6FB59338" w:rsidR="00A73773" w:rsidRPr="00A73773" w:rsidRDefault="00A73773">
      <w:r>
        <w:rPr>
          <w:noProof/>
          <w:lang w:eastAsia="de-DE"/>
        </w:rPr>
        <w:drawing>
          <wp:inline distT="0" distB="0" distL="0" distR="0" wp14:anchorId="23DDD045" wp14:editId="216AB86F">
            <wp:extent cx="5760720" cy="7417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GibEsWa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417435"/>
                    </a:xfrm>
                    <a:prstGeom prst="rect">
                      <a:avLst/>
                    </a:prstGeom>
                  </pic:spPr>
                </pic:pic>
              </a:graphicData>
            </a:graphic>
          </wp:inline>
        </w:drawing>
      </w:r>
    </w:p>
    <w:p w14:paraId="39DD1703" w14:textId="77777777" w:rsidR="00A73773" w:rsidRPr="00A73773" w:rsidRDefault="00A73773"/>
    <w:p w14:paraId="22106A64" w14:textId="3098FEE6" w:rsidR="00F35580" w:rsidRDefault="00F35580" w:rsidP="006037FF">
      <w:pPr>
        <w:pStyle w:val="berschrift2"/>
      </w:pPr>
      <w:bookmarkStart w:id="251" w:name="_Toc439672017"/>
      <w:r>
        <w:t>Klassendiagramm</w:t>
      </w:r>
      <w:bookmarkEnd w:id="251"/>
    </w:p>
    <w:p w14:paraId="1686E74E" w14:textId="77777777" w:rsidR="00A73773" w:rsidRPr="00A73773" w:rsidRDefault="00A73773"/>
    <w:p w14:paraId="04E06BEC" w14:textId="1ABDE8FB" w:rsidR="00F35580" w:rsidRDefault="00F35580" w:rsidP="006037FF">
      <w:pPr>
        <w:pStyle w:val="berschrift2"/>
      </w:pPr>
      <w:bookmarkStart w:id="252" w:name="_Toc439672018"/>
      <w:r>
        <w:lastRenderedPageBreak/>
        <w:t>Sequenzdiagramm</w:t>
      </w:r>
      <w:bookmarkEnd w:id="252"/>
    </w:p>
    <w:p w14:paraId="798E6484" w14:textId="0165F1F8" w:rsidR="00A73773" w:rsidRPr="00A73773" w:rsidRDefault="00A73773">
      <w:r>
        <w:rPr>
          <w:noProof/>
          <w:lang w:eastAsia="de-DE"/>
        </w:rPr>
        <w:drawing>
          <wp:inline distT="0" distB="0" distL="0" distR="0" wp14:anchorId="3F0062DA" wp14:editId="36684AB9">
            <wp:extent cx="5760720" cy="59721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GibtEsWasKategor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972175"/>
                    </a:xfrm>
                    <a:prstGeom prst="rect">
                      <a:avLst/>
                    </a:prstGeom>
                  </pic:spPr>
                </pic:pic>
              </a:graphicData>
            </a:graphic>
          </wp:inline>
        </w:drawing>
      </w:r>
    </w:p>
    <w:p w14:paraId="029FA28E" w14:textId="483DC823" w:rsidR="00F35580" w:rsidRDefault="00F35580" w:rsidP="006037FF">
      <w:pPr>
        <w:pStyle w:val="berschrift2"/>
      </w:pPr>
      <w:bookmarkStart w:id="253" w:name="_Toc439672019"/>
      <w:r>
        <w:t>Zustandsdiagramm</w:t>
      </w:r>
      <w:bookmarkEnd w:id="253"/>
    </w:p>
    <w:p w14:paraId="71BEA485" w14:textId="77777777" w:rsidR="00A73773" w:rsidRPr="00A73773" w:rsidRDefault="00A73773"/>
    <w:p w14:paraId="0533B0AC" w14:textId="62D57B1F" w:rsidR="00F35580" w:rsidRDefault="00F35580" w:rsidP="006037FF">
      <w:pPr>
        <w:pStyle w:val="berschrift2"/>
      </w:pPr>
      <w:bookmarkStart w:id="254" w:name="_Toc439672020"/>
      <w:commentRangeStart w:id="255"/>
      <w:r>
        <w:t>Auswertung der Diagramme</w:t>
      </w:r>
      <w:bookmarkEnd w:id="254"/>
    </w:p>
    <w:p w14:paraId="338336BF" w14:textId="64FD1F8F" w:rsidR="006A6C2C" w:rsidRDefault="00A018DC">
      <w:r>
        <w:t>Jedes der Diagramme zeigt eine spezifische Sichtweise auf das Softwareprojekt. Doch beschreiben die meisten spezifischen Diagramme ein und den gleichen Sachverhalt. Das eine sehr detailliert</w:t>
      </w:r>
      <w:ins w:id="256" w:author="ħʝᵰҩƾҩ ħɣῡƺҩ" w:date="2016-01-04T11:29:00Z">
        <w:r w:rsidR="00821303">
          <w:t>,</w:t>
        </w:r>
      </w:ins>
      <w:r>
        <w:t xml:space="preserve"> das andere </w:t>
      </w:r>
      <w:del w:id="257" w:author="ħʝᵰҩƾҩ ħɣῡƺҩ" w:date="2016-01-04T11:29:00Z">
        <w:r w:rsidDel="00821303">
          <w:delText xml:space="preserve">Recht </w:delText>
        </w:r>
      </w:del>
      <w:ins w:id="258" w:author="ħʝᵰҩƾҩ ħɣῡƺҩ" w:date="2016-01-04T11:29:00Z">
        <w:r w:rsidR="00821303">
          <w:t xml:space="preserve">recht </w:t>
        </w:r>
      </w:ins>
      <w:r>
        <w:t xml:space="preserve">grob. </w:t>
      </w:r>
      <w:r w:rsidR="00653EA8">
        <w:t>Das Anwendungsfalldiagramm ist relevant für eine frühe Phase in der Softwareentwicklung, wohingegen z.B. das Sequenzdiagramm eher später relevant wird.</w:t>
      </w:r>
      <w:commentRangeEnd w:id="255"/>
      <w:r w:rsidR="003545C0">
        <w:rPr>
          <w:rStyle w:val="Kommentarzeichen"/>
        </w:rPr>
        <w:commentReference w:id="255"/>
      </w:r>
    </w:p>
    <w:p w14:paraId="76598473" w14:textId="77777777" w:rsidR="00D74DA2" w:rsidRDefault="00D74DA2"/>
    <w:p w14:paraId="4BD80BD6" w14:textId="5E8D7879" w:rsidR="006A6C2C" w:rsidRDefault="006A6C2C" w:rsidP="006037FF">
      <w:pPr>
        <w:pStyle w:val="berschrift2"/>
      </w:pPr>
      <w:bookmarkStart w:id="259" w:name="_Toc439672021"/>
      <w:r w:rsidRPr="006037FF">
        <w:t>Auswahl des Vorgehensmodells und Umsetzung</w:t>
      </w:r>
      <w:bookmarkEnd w:id="259"/>
    </w:p>
    <w:p w14:paraId="78A126F0" w14:textId="485FF652" w:rsidR="008D4116" w:rsidRPr="006037FF" w:rsidRDefault="008D4116">
      <w:r>
        <w:t xml:space="preserve">Im Projekt wurde sich gemeinschaftlich für </w:t>
      </w:r>
      <w:proofErr w:type="spellStart"/>
      <w:r>
        <w:t>Scrum</w:t>
      </w:r>
      <w:proofErr w:type="spellEnd"/>
      <w:r>
        <w:t xml:space="preserve"> entschieden. Eine ausführliche Beschreibung welche Vorteile wir in </w:t>
      </w:r>
      <w:proofErr w:type="spellStart"/>
      <w:r>
        <w:t>Scrum</w:t>
      </w:r>
      <w:proofErr w:type="spellEnd"/>
      <w:r>
        <w:t xml:space="preserve"> sehen und wie gut das funktioniert hat, entnehmen sie bitte Punkt 3.</w:t>
      </w:r>
    </w:p>
    <w:p w14:paraId="289D2A8C" w14:textId="77777777" w:rsidR="008D4116" w:rsidRDefault="008D4116" w:rsidP="006037FF">
      <w:pPr>
        <w:pStyle w:val="berschrift2"/>
      </w:pPr>
      <w:bookmarkStart w:id="260" w:name="_Toc439672022"/>
      <w:r>
        <w:lastRenderedPageBreak/>
        <w:t>Auswahl der Architektur und Umsetzung</w:t>
      </w:r>
      <w:bookmarkEnd w:id="260"/>
    </w:p>
    <w:p w14:paraId="595FC5B0" w14:textId="77777777" w:rsidR="008D4116" w:rsidRDefault="008D4116" w:rsidP="006037FF"/>
    <w:p w14:paraId="00F1F9D3" w14:textId="3C11BFD9" w:rsidR="007D3FBA" w:rsidRDefault="007D3FBA" w:rsidP="006037FF">
      <w:pPr>
        <w:pStyle w:val="berschrift3"/>
        <w:rPr>
          <w:lang w:val="en-US"/>
        </w:rPr>
      </w:pPr>
      <w:bookmarkStart w:id="261" w:name="_Toc439672023"/>
      <w:r w:rsidRPr="006037FF">
        <w:rPr>
          <w:lang w:val="en-US"/>
        </w:rPr>
        <w:t>Architecture</w:t>
      </w:r>
      <w:bookmarkEnd w:id="261"/>
    </w:p>
    <w:p w14:paraId="78EB92BF" w14:textId="77777777" w:rsidR="007D3FBA" w:rsidRPr="006037FF" w:rsidRDefault="007D3FBA">
      <w:pPr>
        <w:rPr>
          <w:lang w:val="en-US"/>
        </w:rPr>
      </w:pPr>
    </w:p>
    <w:p w14:paraId="00699AFB" w14:textId="22FFEF90" w:rsidR="007D3FBA" w:rsidRDefault="007D3FBA" w:rsidP="007D3FBA">
      <w:r w:rsidRPr="006037FF">
        <w:t>Das Softwaresystem basiert auf einer</w:t>
      </w:r>
      <w:del w:id="262" w:author="ħʝᵰҩƾҩ ħɣῡƺҩ" w:date="2016-01-04T12:42:00Z">
        <w:r w:rsidRPr="006037FF" w:rsidDel="00064015">
          <w:delText xml:space="preserve"> 3</w:delText>
        </w:r>
      </w:del>
      <w:r w:rsidRPr="006037FF">
        <w:t xml:space="preserve"> Tier</w:t>
      </w:r>
      <w:ins w:id="263" w:author="ħʝᵰҩƾҩ ħɣῡƺҩ" w:date="2016-01-04T12:42:00Z">
        <w:r w:rsidR="00064015">
          <w:t xml:space="preserve"> 3</w:t>
        </w:r>
      </w:ins>
      <w:r w:rsidRPr="006037FF">
        <w:t xml:space="preserve"> </w:t>
      </w:r>
      <w:proofErr w:type="gramStart"/>
      <w:r w:rsidRPr="006037FF">
        <w:t>Architektur</w:t>
      </w:r>
      <w:proofErr w:type="gramEnd"/>
      <w:r w:rsidRPr="006037FF">
        <w:t>.</w:t>
      </w:r>
    </w:p>
    <w:p w14:paraId="15D75E31" w14:textId="7FB44552" w:rsidR="007D3FBA" w:rsidRDefault="007D3FBA" w:rsidP="006037FF">
      <w:pPr>
        <w:pStyle w:val="Listenabsatz"/>
        <w:numPr>
          <w:ilvl w:val="0"/>
          <w:numId w:val="10"/>
        </w:numPr>
      </w:pPr>
      <w:r>
        <w:t xml:space="preserve">Einen HTML </w:t>
      </w:r>
      <w:del w:id="264" w:author="ħʝᵰҩƾҩ ħɣῡƺҩ" w:date="2016-01-04T12:43:00Z">
        <w:r w:rsidDel="00CC22B8">
          <w:delText xml:space="preserve">Kompatiblen </w:delText>
        </w:r>
      </w:del>
      <w:ins w:id="265" w:author="ħʝᵰҩƾҩ ħɣῡƺҩ" w:date="2016-01-04T12:43:00Z">
        <w:r w:rsidR="00CC22B8">
          <w:t xml:space="preserve">kompatiblen </w:t>
        </w:r>
      </w:ins>
      <w:r>
        <w:t xml:space="preserve">Webbrowser als Präsentationsschicht. Der </w:t>
      </w:r>
      <w:proofErr w:type="spellStart"/>
      <w:r>
        <w:t>Foundation</w:t>
      </w:r>
      <w:proofErr w:type="spellEnd"/>
      <w:r>
        <w:t xml:space="preserve"> Framework und die </w:t>
      </w:r>
      <w:proofErr w:type="spellStart"/>
      <w:r>
        <w:t>AngularJS</w:t>
      </w:r>
      <w:proofErr w:type="spellEnd"/>
      <w:r>
        <w:t xml:space="preserve"> werden eine Vereinfachung der Entwicklung auf Frontendseite herbeiführen.</w:t>
      </w:r>
    </w:p>
    <w:p w14:paraId="3D0F7A66" w14:textId="4E87577B" w:rsidR="007D3FBA" w:rsidRPr="006037FF" w:rsidRDefault="007D3FBA" w:rsidP="00CA3C14">
      <w:pPr>
        <w:pStyle w:val="Listenabsatz"/>
        <w:numPr>
          <w:ilvl w:val="0"/>
          <w:numId w:val="10"/>
        </w:numPr>
      </w:pPr>
      <w:r w:rsidRPr="007D3FBA">
        <w:t xml:space="preserve">Als zweite Schicht, die </w:t>
      </w:r>
      <w:proofErr w:type="spellStart"/>
      <w:r w:rsidRPr="007D3FBA">
        <w:t>Application</w:t>
      </w:r>
      <w:proofErr w:type="spellEnd"/>
      <w:r w:rsidRPr="007D3FBA">
        <w:t xml:space="preserve"> Server Schicht</w:t>
      </w:r>
      <w:ins w:id="266" w:author="ħʝᵰҩƾҩ ħɣῡƺҩ" w:date="2016-01-04T11:30:00Z">
        <w:r w:rsidR="0060533A">
          <w:t>,</w:t>
        </w:r>
      </w:ins>
      <w:r w:rsidRPr="007D3FBA">
        <w:t xml:space="preserve"> wird ein </w:t>
      </w:r>
      <w:r w:rsidRPr="006037FF">
        <w:t>“</w:t>
      </w:r>
      <w:proofErr w:type="spellStart"/>
      <w:r w:rsidRPr="006037FF">
        <w:t>TomEE</w:t>
      </w:r>
      <w:proofErr w:type="spellEnd"/>
      <w:r w:rsidRPr="006037FF">
        <w:t xml:space="preserve"> web </w:t>
      </w:r>
      <w:proofErr w:type="spellStart"/>
      <w:r w:rsidRPr="006037FF">
        <w:t>profile</w:t>
      </w:r>
      <w:proofErr w:type="spellEnd"/>
      <w:r w:rsidRPr="006037FF">
        <w:t>” (basierend auf dem</w:t>
      </w:r>
      <w:r>
        <w:t xml:space="preserve"> Apache </w:t>
      </w:r>
      <w:proofErr w:type="spellStart"/>
      <w:r>
        <w:t>Tomcat</w:t>
      </w:r>
      <w:proofErr w:type="spellEnd"/>
      <w:r>
        <w:t xml:space="preserve"> </w:t>
      </w:r>
      <w:proofErr w:type="spellStart"/>
      <w:r>
        <w:t>webserver</w:t>
      </w:r>
      <w:proofErr w:type="spellEnd"/>
      <w:r w:rsidRPr="006037FF">
        <w:t xml:space="preserve">/ </w:t>
      </w:r>
      <w:proofErr w:type="spellStart"/>
      <w:r w:rsidRPr="006037FF">
        <w:t>servlet</w:t>
      </w:r>
      <w:proofErr w:type="spellEnd"/>
      <w:r w:rsidRPr="006037FF">
        <w:t xml:space="preserve"> </w:t>
      </w:r>
      <w:proofErr w:type="spellStart"/>
      <w:r w:rsidRPr="006037FF">
        <w:t>container</w:t>
      </w:r>
      <w:proofErr w:type="spellEnd"/>
      <w:r w:rsidRPr="006037FF">
        <w:t xml:space="preserve">, Java EE </w:t>
      </w:r>
      <w:proofErr w:type="spellStart"/>
      <w:r w:rsidRPr="006037FF">
        <w:t>featuresets</w:t>
      </w:r>
      <w:proofErr w:type="spellEnd"/>
      <w:r w:rsidRPr="006037FF">
        <w:t xml:space="preserve"> </w:t>
      </w:r>
      <w:r>
        <w:t>und</w:t>
      </w:r>
      <w:r w:rsidRPr="006037FF">
        <w:t xml:space="preserve"> </w:t>
      </w:r>
      <w:proofErr w:type="spellStart"/>
      <w:r w:rsidRPr="006037FF">
        <w:t>OpenEJB</w:t>
      </w:r>
      <w:proofErr w:type="spellEnd"/>
      <w:ins w:id="267" w:author="ħʝᵰҩƾҩ ħɣῡƺҩ" w:date="2016-01-04T12:46:00Z">
        <w:r w:rsidR="00CC22B8">
          <w:t xml:space="preserve">) </w:t>
        </w:r>
        <w:proofErr w:type="gramStart"/>
        <w:r w:rsidR="00CC22B8">
          <w:t>fest gelegt</w:t>
        </w:r>
        <w:proofErr w:type="gramEnd"/>
        <w:r w:rsidR="00CC22B8">
          <w:t>.</w:t>
        </w:r>
      </w:ins>
    </w:p>
    <w:p w14:paraId="5FA52F9A" w14:textId="35F91637" w:rsidR="007D3FBA" w:rsidRDefault="007D3FBA" w:rsidP="006037FF">
      <w:pPr>
        <w:pStyle w:val="Listenabsatz"/>
        <w:numPr>
          <w:ilvl w:val="0"/>
          <w:numId w:val="10"/>
        </w:numPr>
      </w:pPr>
      <w:r>
        <w:t xml:space="preserve">Als dritte und letzte Schicht, die so genannte Datenschicht wird die </w:t>
      </w:r>
      <w:proofErr w:type="spellStart"/>
      <w:r>
        <w:t>MariaDB</w:t>
      </w:r>
      <w:proofErr w:type="spellEnd"/>
      <w:r>
        <w:t xml:space="preserve"> benutzt. </w:t>
      </w:r>
      <w:del w:id="268" w:author="ħʝᵰҩƾҩ ħɣῡƺҩ" w:date="2016-01-04T12:46:00Z">
        <w:r w:rsidDel="00CC22B8">
          <w:delText>Darüberhinaus</w:delText>
        </w:r>
      </w:del>
      <w:ins w:id="269" w:author="ħʝᵰҩƾҩ ħɣῡƺҩ" w:date="2016-01-04T12:46:00Z">
        <w:r w:rsidR="00CC22B8">
          <w:t>Darüber hinaus</w:t>
        </w:r>
      </w:ins>
      <w:r>
        <w:t xml:space="preserve"> wird diese Datenbank </w:t>
      </w:r>
      <w:ins w:id="270" w:author="ħʝᵰҩƾҩ ħɣῡƺҩ" w:date="2016-01-04T12:48:00Z">
        <w:r w:rsidR="00CC22B8">
          <w:t>für einfache Konsistenz und Autorisierungschecks sowie Validierungschecks für den Zugriff auf die gespeicherten Daten genutzt</w:t>
        </w:r>
      </w:ins>
      <w:del w:id="271" w:author="ħʝᵰҩƾҩ ħɣῡƺҩ" w:date="2016-01-04T12:48:00Z">
        <w:r w:rsidDel="00CC22B8">
          <w:delText xml:space="preserve">für einfache </w:delText>
        </w:r>
      </w:del>
      <w:del w:id="272" w:author="ħʝᵰҩƾҩ ħɣῡƺҩ" w:date="2016-01-04T11:30:00Z">
        <w:r w:rsidDel="0060533A">
          <w:delText>konsistenz</w:delText>
        </w:r>
      </w:del>
      <w:del w:id="273" w:author="ħʝᵰҩƾҩ ħɣῡƺҩ" w:date="2016-01-04T12:46:00Z">
        <w:r w:rsidDel="00CC22B8">
          <w:delText xml:space="preserve"> und </w:delText>
        </w:r>
      </w:del>
      <w:del w:id="274" w:author="ħʝᵰҩƾҩ ħɣῡƺҩ" w:date="2016-01-04T11:30:00Z">
        <w:r w:rsidDel="0060533A">
          <w:delText>validierungs C</w:delText>
        </w:r>
      </w:del>
      <w:del w:id="275" w:author="ħʝᵰҩƾҩ ħɣῡƺҩ" w:date="2016-01-04T12:48:00Z">
        <w:r w:rsidDel="00CC22B8">
          <w:delText xml:space="preserve">hecks und einfache </w:delText>
        </w:r>
      </w:del>
      <w:del w:id="276" w:author="ħʝᵰҩƾҩ ħɣῡƺҩ" w:date="2016-01-04T11:30:00Z">
        <w:r w:rsidDel="0060533A">
          <w:delText>authorisierungs C</w:delText>
        </w:r>
      </w:del>
      <w:del w:id="277" w:author="ħʝᵰҩƾҩ ħɣῡƺҩ" w:date="2016-01-04T12:48:00Z">
        <w:r w:rsidDel="00CC22B8">
          <w:delText>hecks für den Zugriff auf die gespeicherten Daten genutzt</w:delText>
        </w:r>
      </w:del>
      <w:r>
        <w:t>.</w:t>
      </w:r>
    </w:p>
    <w:p w14:paraId="4CAFD16B" w14:textId="77777777" w:rsidR="007D3FBA" w:rsidRPr="007D3FBA" w:rsidRDefault="007D3FBA" w:rsidP="006037FF">
      <w:pPr>
        <w:pStyle w:val="Listenabsatz"/>
        <w:ind w:left="1080"/>
      </w:pPr>
    </w:p>
    <w:p w14:paraId="5F202280" w14:textId="2A523045" w:rsidR="007D3FBA" w:rsidRPr="006037FF" w:rsidRDefault="007D3FBA" w:rsidP="006037FF">
      <w:pPr>
        <w:pStyle w:val="berschrift3"/>
        <w:rPr>
          <w:lang w:val="en-US"/>
        </w:rPr>
      </w:pPr>
      <w:bookmarkStart w:id="278" w:name="_Toc439672024"/>
      <w:r w:rsidRPr="006037FF">
        <w:rPr>
          <w:rStyle w:val="berschrift3Zchn"/>
        </w:rPr>
        <w:t>Security</w:t>
      </w:r>
      <w:bookmarkEnd w:id="278"/>
    </w:p>
    <w:p w14:paraId="6ED8767E" w14:textId="77777777" w:rsidR="007D3FBA" w:rsidRPr="006037FF" w:rsidRDefault="007D3FBA" w:rsidP="007D3FBA">
      <w:pPr>
        <w:rPr>
          <w:lang w:val="en-US"/>
        </w:rPr>
      </w:pPr>
      <w:r w:rsidRPr="006037FF">
        <w:rPr>
          <w:lang w:val="en-US"/>
        </w:rPr>
        <w:t>The finished application will comply to the Deutsche Telekom Group [privacy and security assessment process</w:t>
      </w:r>
      <w:proofErr w:type="gramStart"/>
      <w:r w:rsidRPr="006037FF">
        <w:rPr>
          <w:lang w:val="en-US"/>
        </w:rPr>
        <w:t>](</w:t>
      </w:r>
      <w:proofErr w:type="gramEnd"/>
      <w:r w:rsidRPr="006037FF">
        <w:rPr>
          <w:lang w:val="en-US"/>
        </w:rPr>
        <w:t>https://www.telekom.</w:t>
      </w:r>
      <w:commentRangeStart w:id="279"/>
      <w:r w:rsidRPr="006037FF">
        <w:rPr>
          <w:lang w:val="en-US"/>
        </w:rPr>
        <w:t>com</w:t>
      </w:r>
      <w:commentRangeEnd w:id="279"/>
      <w:r w:rsidR="0060533A">
        <w:rPr>
          <w:rStyle w:val="Kommentarzeichen"/>
        </w:rPr>
        <w:commentReference w:id="279"/>
      </w:r>
      <w:r w:rsidRPr="006037FF">
        <w:rPr>
          <w:lang w:val="en-US"/>
        </w:rPr>
        <w:t>/psa-process) and thus fulfill the security requirements available at [DE](https://www.telekom.com/static/-/155996/18/technische-sicherheitsanforderungen-si) [EN](https://www.telekom.com/static/-/246042/6/security-requirements-si).</w:t>
      </w:r>
    </w:p>
    <w:p w14:paraId="0146B27E" w14:textId="77777777" w:rsidR="007D3FBA" w:rsidRPr="006037FF" w:rsidRDefault="007D3FBA" w:rsidP="007D3FBA">
      <w:pPr>
        <w:rPr>
          <w:lang w:val="en-US"/>
        </w:rPr>
      </w:pPr>
    </w:p>
    <w:p w14:paraId="103A42D9" w14:textId="3EF99A09" w:rsidR="007D3FBA" w:rsidRDefault="007D3FBA" w:rsidP="006037FF">
      <w:pPr>
        <w:pStyle w:val="berschrift3"/>
      </w:pPr>
      <w:bookmarkStart w:id="280" w:name="_Toc439672025"/>
      <w:r>
        <w:t xml:space="preserve">Allgemeines zu </w:t>
      </w:r>
      <w:del w:id="281" w:author="ħʝᵰҩƾҩ ħɣῡƺҩ" w:date="2016-01-04T12:48:00Z">
        <w:r w:rsidDel="00CC22B8">
          <w:delText>3-</w:delText>
        </w:r>
      </w:del>
      <w:r>
        <w:t>Tier</w:t>
      </w:r>
      <w:ins w:id="282" w:author="ħʝᵰҩƾҩ ħɣῡƺҩ" w:date="2016-01-04T12:48:00Z">
        <w:r w:rsidR="00CC22B8">
          <w:t>-3</w:t>
        </w:r>
      </w:ins>
      <w:r>
        <w:t>-Architektur</w:t>
      </w:r>
      <w:bookmarkEnd w:id="280"/>
    </w:p>
    <w:p w14:paraId="262345B8" w14:textId="0897288F" w:rsidR="007D3FBA" w:rsidRDefault="007D3FBA" w:rsidP="007D3FBA">
      <w:del w:id="283" w:author="ħʝᵰҩƾҩ ħɣῡƺҩ" w:date="2016-01-04T12:48:00Z">
        <w:r w:rsidDel="00CC22B8">
          <w:delText>3-</w:delText>
        </w:r>
      </w:del>
      <w:r>
        <w:t>Tier-</w:t>
      </w:r>
      <w:ins w:id="284" w:author="ħʝᵰҩƾҩ ħɣῡƺҩ" w:date="2016-01-04T12:48:00Z">
        <w:r w:rsidR="00CC22B8">
          <w:t>3-</w:t>
        </w:r>
      </w:ins>
      <w:r>
        <w:t>Architektur, oder auch Schichtenarchitektur genannt, ist ein Strukturierungsprinzip für die Architektur von Softwaresystemen. Den einzelnen Schichten (</w:t>
      </w:r>
      <w:proofErr w:type="spellStart"/>
      <w:r>
        <w:t>Layern</w:t>
      </w:r>
      <w:proofErr w:type="spellEnd"/>
      <w:r>
        <w:t>) werden einzelne Aspekte des Softwaresystems konzeptionell zugeordnet, wobei zu beachten ist, dass Aspekte einer Schicht nur durch höhere Schichten verwendet werden können.</w:t>
      </w:r>
    </w:p>
    <w:p w14:paraId="32365C61" w14:textId="77777777" w:rsidR="007D3FBA" w:rsidRDefault="007D3FBA" w:rsidP="007D3FBA">
      <w:r>
        <w:t>Vorteile:</w:t>
      </w:r>
    </w:p>
    <w:p w14:paraId="6A82BDBB" w14:textId="13E93E7A" w:rsidR="007D3FBA" w:rsidRDefault="007D3FBA" w:rsidP="007D3FBA">
      <w:del w:id="285" w:author="ħʝᵰҩƾҩ ħɣῡƺҩ" w:date="2016-01-04T12:49:00Z">
        <w:r w:rsidDel="00CC22B8">
          <w:delText>Komplexität</w:delText>
        </w:r>
      </w:del>
      <w:ins w:id="286" w:author="ħʝᵰҩƾҩ ħɣῡƺҩ" w:date="2016-01-04T12:49:00Z">
        <w:r w:rsidR="00CC22B8">
          <w:t>Komplexitäten</w:t>
        </w:r>
      </w:ins>
      <w:r>
        <w:t xml:space="preserve"> der Abhängigkeiten innerhalb des Systems werden reduziert und vereinfacht.</w:t>
      </w:r>
    </w:p>
    <w:p w14:paraId="34B591E1" w14:textId="760E9187" w:rsidR="007D3FBA" w:rsidRDefault="007D3FBA" w:rsidP="007D3FBA">
      <w:r>
        <w:t>Zyklen im Abhängigkeitsgraphen werden vermieden (leichteres Verständnis und leichtere Wartung</w:t>
      </w:r>
      <w:ins w:id="287" w:author="ħʝᵰҩƾҩ ħɣῡƺҩ" w:date="2016-01-04T12:49:00Z">
        <w:r w:rsidR="00CC22B8">
          <w:t>)</w:t>
        </w:r>
      </w:ins>
      <w:ins w:id="288" w:author="ħʝᵰҩƾҩ ħɣῡƺҩ" w:date="2016-01-04T11:32:00Z">
        <w:r w:rsidR="0060533A">
          <w:t>.</w:t>
        </w:r>
      </w:ins>
    </w:p>
    <w:p w14:paraId="34AA25ED" w14:textId="27F1E5A0" w:rsidR="007D3FBA" w:rsidRDefault="00CC22B8" w:rsidP="007D3FBA">
      <w:ins w:id="289" w:author="ħʝᵰҩƾҩ ħɣῡƺҩ" w:date="2016-01-04T12:49:00Z">
        <w:r>
          <w:t>E</w:t>
        </w:r>
      </w:ins>
      <w:del w:id="290" w:author="ħʝᵰҩƾҩ ħɣῡƺҩ" w:date="2016-01-04T12:49:00Z">
        <w:r w:rsidR="007D3FBA" w:rsidDel="00CC22B8">
          <w:delText>e</w:delText>
        </w:r>
      </w:del>
      <w:r w:rsidR="007D3FBA">
        <w:t>inzelne Schichten können ausgetauscht werden ohne das gesamte Softwaresystem ändern zu müssen</w:t>
      </w:r>
      <w:ins w:id="291" w:author="ħʝᵰҩƾҩ ħɣῡƺҩ" w:date="2016-01-04T11:32:00Z">
        <w:r w:rsidR="0060533A">
          <w:t>.</w:t>
        </w:r>
      </w:ins>
    </w:p>
    <w:p w14:paraId="7E7DCFFB" w14:textId="77777777" w:rsidR="007D3FBA" w:rsidRDefault="007D3FBA" w:rsidP="007D3FBA">
      <w:r>
        <w:t>Nachteile:</w:t>
      </w:r>
    </w:p>
    <w:p w14:paraId="3BA0DD0D" w14:textId="0602EF17" w:rsidR="007D3FBA" w:rsidRDefault="007D3FBA" w:rsidP="007D3FBA">
      <w:r>
        <w:t>Ausführgeschwindigkeit der Anwendung kann auf</w:t>
      </w:r>
      <w:ins w:id="292" w:author="ħʝᵰҩƾҩ ħɣῡƺҩ" w:date="2016-01-04T12:49:00Z">
        <w:r w:rsidR="00CC22B8">
          <w:t xml:space="preserve"> G</w:t>
        </w:r>
      </w:ins>
      <w:del w:id="293" w:author="ħʝᵰҩƾҩ ħɣῡƺҩ" w:date="2016-01-04T12:49:00Z">
        <w:r w:rsidDel="00CC22B8">
          <w:delText>g</w:delText>
        </w:r>
      </w:del>
      <w:r>
        <w:t>rund der Datenverarbeitung in den einzelnen Schichten verschlechtert werden</w:t>
      </w:r>
      <w:ins w:id="294" w:author="ħʝᵰҩƾҩ ħɣῡƺҩ" w:date="2016-01-04T11:32:00Z">
        <w:r w:rsidR="0060533A">
          <w:t>.</w:t>
        </w:r>
      </w:ins>
    </w:p>
    <w:p w14:paraId="254D01C8" w14:textId="399AEF2B" w:rsidR="007D3FBA" w:rsidRDefault="007D3FBA" w:rsidP="007D3FBA">
      <w:r>
        <w:t xml:space="preserve">Die drei Schichten der </w:t>
      </w:r>
      <w:del w:id="295" w:author="ħʝᵰҩƾҩ ħɣῡƺҩ" w:date="2016-01-04T12:49:00Z">
        <w:r w:rsidDel="00CC22B8">
          <w:delText>3-</w:delText>
        </w:r>
      </w:del>
      <w:r>
        <w:t>Tier-</w:t>
      </w:r>
      <w:ins w:id="296" w:author="ħʝᵰҩƾҩ ħɣῡƺҩ" w:date="2016-01-04T12:49:00Z">
        <w:r w:rsidR="00CC22B8">
          <w:t>3-</w:t>
        </w:r>
      </w:ins>
      <w:r>
        <w:t>Architektur sind:</w:t>
      </w:r>
    </w:p>
    <w:p w14:paraId="164A2921" w14:textId="38A6D138" w:rsidR="007D3FBA" w:rsidRDefault="007D3FBA" w:rsidP="007D3FBA">
      <w:r>
        <w:t xml:space="preserve">Präsentationsschicht (Front-End): Schnittstelle zwischen Benutzer und System, </w:t>
      </w:r>
      <w:proofErr w:type="spellStart"/>
      <w:r>
        <w:t>Datenein</w:t>
      </w:r>
      <w:proofErr w:type="spellEnd"/>
      <w:r>
        <w:t xml:space="preserve">- und </w:t>
      </w:r>
      <w:proofErr w:type="spellStart"/>
      <w:r>
        <w:t>ausgabe</w:t>
      </w:r>
      <w:proofErr w:type="spellEnd"/>
      <w:ins w:id="297" w:author="ħʝᵰҩƾҩ ħɣῡƺҩ" w:date="2016-01-04T11:32:00Z">
        <w:r w:rsidR="0060533A">
          <w:t>.</w:t>
        </w:r>
      </w:ins>
    </w:p>
    <w:p w14:paraId="361897CD" w14:textId="462D04C9" w:rsidR="007D3FBA" w:rsidRDefault="007D3FBA" w:rsidP="007D3FBA">
      <w:r>
        <w:t>Logikschicht (</w:t>
      </w:r>
      <w:proofErr w:type="spellStart"/>
      <w:r>
        <w:t>Middle</w:t>
      </w:r>
      <w:proofErr w:type="spellEnd"/>
      <w:r>
        <w:t>-Tier): Verarbeitungsmechanismen</w:t>
      </w:r>
      <w:ins w:id="298" w:author="ħʝᵰҩƾҩ ħɣῡƺҩ" w:date="2016-01-04T11:32:00Z">
        <w:r w:rsidR="0060533A">
          <w:t>.</w:t>
        </w:r>
      </w:ins>
    </w:p>
    <w:p w14:paraId="0E2619D5" w14:textId="1BB8E60D" w:rsidR="007D3FBA" w:rsidRPr="008D4116" w:rsidRDefault="007D3FBA" w:rsidP="006037FF">
      <w:r>
        <w:lastRenderedPageBreak/>
        <w:t>Datenhaltungsschicht (Back-End): enthält die Datenbank und ist verantwortlich für das Laden und das Speichern der Daten</w:t>
      </w:r>
      <w:ins w:id="299" w:author="ħʝᵰҩƾҩ ħɣῡƺҩ" w:date="2016-01-04T11:32:00Z">
        <w:r w:rsidR="0060533A">
          <w:t>.</w:t>
        </w:r>
      </w:ins>
    </w:p>
    <w:p w14:paraId="30760FCE" w14:textId="49F175E3" w:rsidR="008D4116" w:rsidRDefault="008D4116" w:rsidP="006037FF">
      <w:pPr>
        <w:pStyle w:val="berschrift2"/>
      </w:pPr>
      <w:bookmarkStart w:id="300" w:name="_Toc439672026"/>
      <w:r>
        <w:t xml:space="preserve">Auswahl der </w:t>
      </w:r>
      <w:commentRangeStart w:id="301"/>
      <w:r>
        <w:t>Versionsverwaltung</w:t>
      </w:r>
      <w:commentRangeEnd w:id="301"/>
      <w:r w:rsidR="00CC22B8">
        <w:rPr>
          <w:rStyle w:val="Kommentarzeichen"/>
          <w:rFonts w:asciiTheme="minorHAnsi" w:eastAsiaTheme="minorHAnsi" w:hAnsiTheme="minorHAnsi" w:cstheme="minorBidi"/>
          <w:color w:val="auto"/>
        </w:rPr>
        <w:commentReference w:id="301"/>
      </w:r>
      <w:r>
        <w:t xml:space="preserve"> und Umsetzung</w:t>
      </w:r>
      <w:bookmarkEnd w:id="300"/>
    </w:p>
    <w:p w14:paraId="4A4ABD46" w14:textId="77777777" w:rsidR="008D4116" w:rsidRPr="008D4116" w:rsidRDefault="008D4116" w:rsidP="006037FF"/>
    <w:p w14:paraId="24797E68" w14:textId="043A67FD" w:rsidR="008D4116" w:rsidRDefault="008D4116" w:rsidP="006037FF">
      <w:pPr>
        <w:pStyle w:val="berschrift2"/>
      </w:pPr>
      <w:bookmarkStart w:id="302" w:name="_Toc439672027"/>
      <w:r>
        <w:t>Installationshandbuch</w:t>
      </w:r>
      <w:bookmarkEnd w:id="302"/>
    </w:p>
    <w:p w14:paraId="304BF614" w14:textId="77777777" w:rsidR="008D4116" w:rsidRDefault="008D4116" w:rsidP="006037FF"/>
    <w:p w14:paraId="54C672EB" w14:textId="0FC3BF80" w:rsidR="008D4116" w:rsidRDefault="008D4116" w:rsidP="006037FF">
      <w:r>
        <w:t>Die Installationshinweise finden sie vollständig als Dokument im Anhang. (Installationshandbuch.docx)</w:t>
      </w:r>
    </w:p>
    <w:p w14:paraId="6D2C3A53" w14:textId="77777777" w:rsidR="008D4116" w:rsidRPr="008D4116" w:rsidRDefault="008D4116" w:rsidP="006037FF"/>
    <w:p w14:paraId="63F334B8" w14:textId="4FB41306" w:rsidR="008D4116" w:rsidRPr="008B02B4" w:rsidRDefault="008D4116" w:rsidP="006037FF">
      <w:pPr>
        <w:pStyle w:val="berschrift2"/>
      </w:pPr>
      <w:bookmarkStart w:id="303" w:name="_Toc439672028"/>
      <w:commentRangeStart w:id="304"/>
      <w:r>
        <w:t>Benutzerhandbuch</w:t>
      </w:r>
      <w:bookmarkEnd w:id="303"/>
    </w:p>
    <w:p w14:paraId="04A77E19" w14:textId="2035BC16" w:rsidR="008D4116" w:rsidRPr="008D4116" w:rsidRDefault="007D3FBA">
      <w:r>
        <w:t>Die Benutzung der Webseite ist denkbar einfach. Wie auf jeder anderen Webseite auch, kann man mit linksklick einzelne Menüpunkte anwählen und somit auf diese Seite gelangen. Zurück gelangt man über den Browser. Mehr besondere Funktionen gibt es nicht – alles bringt ein herkömmlicher Internet Browser mit sich.</w:t>
      </w:r>
      <w:r>
        <w:br/>
        <w:t>Wir empfehlen dennoch den Chrome Browser von Google, da bestimmte Funktionalitäten (die Einbindung der Karte) bisher lediglich in diesem funktioniert.</w:t>
      </w:r>
      <w:commentRangeEnd w:id="304"/>
      <w:r w:rsidR="00D701D9">
        <w:rPr>
          <w:rStyle w:val="Kommentarzeichen"/>
        </w:rPr>
        <w:commentReference w:id="304"/>
      </w:r>
    </w:p>
    <w:p w14:paraId="07EB241F" w14:textId="23B148AD" w:rsidR="00F35580" w:rsidRDefault="00F35580" w:rsidP="006037FF">
      <w:pPr>
        <w:pStyle w:val="berschrift1"/>
      </w:pPr>
      <w:bookmarkStart w:id="305" w:name="_Toc439672029"/>
      <w:commentRangeStart w:id="306"/>
      <w:r>
        <w:t>Anhang</w:t>
      </w:r>
      <w:bookmarkEnd w:id="305"/>
      <w:commentRangeEnd w:id="306"/>
      <w:r w:rsidR="00FE18CA">
        <w:rPr>
          <w:rStyle w:val="Kommentarzeichen"/>
          <w:rFonts w:asciiTheme="minorHAnsi" w:eastAsiaTheme="minorHAnsi" w:hAnsiTheme="minorHAnsi" w:cstheme="minorBidi"/>
          <w:color w:val="auto"/>
        </w:rPr>
        <w:commentReference w:id="306"/>
      </w:r>
    </w:p>
    <w:p w14:paraId="2F88870A" w14:textId="09BDA7FC" w:rsidR="00F35580" w:rsidRDefault="00F35580">
      <w:r>
        <w:t>&lt;Hier einfügen: Benutzerhandbuch, Install</w:t>
      </w:r>
      <w:r w:rsidR="00A37F9A">
        <w:t>ationsanleitung</w:t>
      </w:r>
      <w:r>
        <w:t>,…&gt;</w:t>
      </w:r>
    </w:p>
    <w:p w14:paraId="618E7212" w14:textId="0771707D" w:rsidR="00A37F9A" w:rsidRDefault="00A37F9A">
      <w:r w:rsidRPr="00A37F9A">
        <w:t>RA-60 Dokumentation Sicherheitsarchitektur</w:t>
      </w:r>
      <w:r>
        <w:t xml:space="preserve"> (PSA Verfahren der Telekom):</w:t>
      </w:r>
    </w:p>
    <w:bookmarkStart w:id="307" w:name="_MON_1513246617"/>
    <w:bookmarkEnd w:id="307"/>
    <w:p w14:paraId="6A3B7E84" w14:textId="77777777" w:rsidR="00A37F9A" w:rsidRDefault="00A37F9A">
      <w:r>
        <w:object w:dxaOrig="1531" w:dyaOrig="1002" w14:anchorId="6EE27115">
          <v:shape id="_x0000_i1027" type="#_x0000_t75" style="width:76pt;height:50pt" o:ole="">
            <v:imagedata r:id="rId16" o:title=""/>
          </v:shape>
          <o:OLEObject Type="Embed" ProgID="Word.Document.12" ShapeID="_x0000_i1027" DrawAspect="Icon" ObjectID="_1513425467" r:id="rId17">
            <o:FieldCodes>\s</o:FieldCodes>
          </o:OLEObject>
        </w:object>
      </w:r>
    </w:p>
    <w:p w14:paraId="009E5384" w14:textId="00590083" w:rsidR="00A37F9A" w:rsidRDefault="00F130C1">
      <w:r>
        <w:t>Installationshandbuch:</w:t>
      </w:r>
    </w:p>
    <w:bookmarkStart w:id="308" w:name="_MON_1513253975"/>
    <w:bookmarkEnd w:id="308"/>
    <w:p w14:paraId="565119D6" w14:textId="77777777" w:rsidR="00F130C1" w:rsidRDefault="00EA4425">
      <w:r>
        <w:object w:dxaOrig="1531" w:dyaOrig="1002" w14:anchorId="2F3089F3">
          <v:shape id="_x0000_i1028" type="#_x0000_t75" style="width:76pt;height:50pt" o:ole="">
            <v:imagedata r:id="rId18" o:title=""/>
          </v:shape>
          <o:OLEObject Type="Embed" ProgID="Word.Document.12" ShapeID="_x0000_i1028" DrawAspect="Icon" ObjectID="_1513425468" r:id="rId19">
            <o:FieldCodes>\s</o:FieldCodes>
          </o:OLEObject>
        </w:object>
      </w:r>
    </w:p>
    <w:p w14:paraId="77ADD94C" w14:textId="77777777" w:rsidR="00A37F9A" w:rsidRPr="00F35580" w:rsidRDefault="00A37F9A"/>
    <w:p w14:paraId="4FC38479" w14:textId="77777777" w:rsidR="00F35580" w:rsidRPr="00F35580" w:rsidRDefault="00F35580"/>
    <w:p w14:paraId="1CB88527" w14:textId="729796D2" w:rsidR="00AB3B91" w:rsidRDefault="00AB3B91">
      <w:r>
        <w:br w:type="page"/>
      </w:r>
    </w:p>
    <w:bookmarkStart w:id="309" w:name="_Toc439666476" w:displacedByCustomXml="next"/>
    <w:bookmarkEnd w:id="309" w:displacedByCustomXml="next"/>
    <w:bookmarkStart w:id="310" w:name="_Toc439666583" w:displacedByCustomXml="next"/>
    <w:bookmarkEnd w:id="310" w:displacedByCustomXml="next"/>
    <w:bookmarkStart w:id="311" w:name="_Toc439666477" w:displacedByCustomXml="next"/>
    <w:bookmarkEnd w:id="311" w:displacedByCustomXml="next"/>
    <w:bookmarkStart w:id="312" w:name="_Toc439666584" w:displacedByCustomXml="next"/>
    <w:bookmarkEnd w:id="312" w:displacedByCustomXml="next"/>
    <w:bookmarkStart w:id="313" w:name="_GoBack" w:displacedByCustomXml="next"/>
    <w:bookmarkStart w:id="314" w:name="_Toc439672030" w:displacedByCustomXml="next"/>
    <w:sdt>
      <w:sdtPr>
        <w:rPr>
          <w:rFonts w:asciiTheme="minorHAnsi" w:eastAsiaTheme="minorHAnsi" w:hAnsiTheme="minorHAnsi" w:cstheme="minorBidi"/>
          <w:color w:val="auto"/>
          <w:sz w:val="22"/>
          <w:szCs w:val="22"/>
        </w:rPr>
        <w:id w:val="1151946519"/>
        <w:docPartObj>
          <w:docPartGallery w:val="Bibliographies"/>
          <w:docPartUnique/>
        </w:docPartObj>
      </w:sdtPr>
      <w:sdtContent>
        <w:commentRangeStart w:id="315" w:displacedByCustomXml="prev"/>
        <w:p w14:paraId="4F2310B0" w14:textId="77777777" w:rsidR="007D2024" w:rsidRDefault="007D2024">
          <w:pPr>
            <w:pStyle w:val="berschrift1"/>
          </w:pPr>
          <w:r>
            <w:t>Literaturverzeichnis</w:t>
          </w:r>
          <w:bookmarkEnd w:id="314"/>
          <w:commentRangeEnd w:id="315"/>
          <w:r w:rsidR="00FE18CA">
            <w:rPr>
              <w:rStyle w:val="Kommentarzeichen"/>
              <w:rFonts w:asciiTheme="minorHAnsi" w:eastAsiaTheme="minorHAnsi" w:hAnsiTheme="minorHAnsi" w:cstheme="minorBidi"/>
              <w:color w:val="auto"/>
            </w:rPr>
            <w:commentReference w:id="315"/>
          </w:r>
        </w:p>
        <w:bookmarkEnd w:id="313" w:displacedByCustomXml="next"/>
        <w:sdt>
          <w:sdtPr>
            <w:id w:val="111145805"/>
            <w:bibliography/>
          </w:sdtPr>
          <w:sdtContent>
            <w:p w14:paraId="0F441279" w14:textId="77777777" w:rsidR="007D2024" w:rsidRDefault="007D2024" w:rsidP="007D2024">
              <w:pPr>
                <w:pStyle w:val="Literaturverzeichnis"/>
                <w:ind w:left="720" w:hanging="720"/>
                <w:rPr>
                  <w:noProof/>
                  <w:sz w:val="24"/>
                  <w:szCs w:val="24"/>
                </w:rPr>
              </w:pPr>
              <w:r>
                <w:fldChar w:fldCharType="begin"/>
              </w:r>
              <w:r>
                <w:instrText>BIBLIOGRAPHY</w:instrText>
              </w:r>
              <w:r>
                <w:fldChar w:fldCharType="separate"/>
              </w:r>
              <w:r>
                <w:rPr>
                  <w:noProof/>
                </w:rPr>
                <w:t>Klodinski, J. (kein Datum). Konzept 1.0 SoftwareEngineering.</w:t>
              </w:r>
            </w:p>
            <w:p w14:paraId="418559F7" w14:textId="77777777" w:rsidR="007D2024" w:rsidRDefault="007D2024" w:rsidP="007D2024">
              <w:r>
                <w:rPr>
                  <w:b/>
                  <w:bCs/>
                </w:rPr>
                <w:fldChar w:fldCharType="end"/>
              </w:r>
            </w:p>
          </w:sdtContent>
        </w:sdt>
      </w:sdtContent>
    </w:sdt>
    <w:p w14:paraId="33D92070" w14:textId="77777777" w:rsidR="007D2024" w:rsidRPr="007D2024" w:rsidRDefault="007D2024" w:rsidP="007D2024"/>
    <w:sectPr w:rsidR="007D2024" w:rsidRPr="007D2024" w:rsidSect="008B02B4">
      <w:footerReference w:type="default" r:id="rId20"/>
      <w:pgSz w:w="11906" w:h="16838"/>
      <w:pgMar w:top="1417" w:right="1417" w:bottom="1134" w:left="1417"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ħʝᵰҩƾҩ ħɣῡƺҩ" w:date="2016-01-04T11:57:00Z" w:initials="ħħ">
    <w:p w14:paraId="49CD80D9" w14:textId="4A98C5C7" w:rsidR="00D701D9" w:rsidRDefault="00D701D9">
      <w:pPr>
        <w:pStyle w:val="Kommentartext"/>
      </w:pPr>
      <w:r>
        <w:rPr>
          <w:rStyle w:val="Kommentarzeichen"/>
        </w:rPr>
        <w:annotationRef/>
      </w:r>
      <w:r>
        <w:t>Fehlt hier was?</w:t>
      </w:r>
    </w:p>
  </w:comment>
  <w:comment w:id="11" w:author="ħʝᵰҩƾҩ ħɣῡƺҩ" w:date="2016-01-04T12:10:00Z" w:initials="ħħ">
    <w:p w14:paraId="47FF2D64" w14:textId="237D1F5C" w:rsidR="00D701D9" w:rsidRDefault="00D701D9">
      <w:pPr>
        <w:pStyle w:val="Kommentartext"/>
      </w:pPr>
      <w:r>
        <w:rPr>
          <w:rStyle w:val="Kommentarzeichen"/>
        </w:rPr>
        <w:annotationRef/>
      </w:r>
      <w:r>
        <w:t>Ist das Umgesetzt? Wo haben wir ein Forum, wollte wir das nicht aus rechtlichen Gründen gänzlich sein lassen?</w:t>
      </w:r>
    </w:p>
  </w:comment>
  <w:comment w:id="20" w:author="ħʝᵰҩƾҩ ħɣῡƺҩ" w:date="2016-01-04T12:13:00Z" w:initials="ħħ">
    <w:p w14:paraId="67086622" w14:textId="4EA19B81" w:rsidR="00D701D9" w:rsidRDefault="00D701D9">
      <w:pPr>
        <w:pStyle w:val="Kommentartext"/>
      </w:pPr>
      <w:r>
        <w:rPr>
          <w:rStyle w:val="Kommentarzeichen"/>
        </w:rPr>
        <w:annotationRef/>
      </w:r>
      <w:r>
        <w:t>Fehlt hier noch</w:t>
      </w:r>
    </w:p>
  </w:comment>
  <w:comment w:id="26" w:author="ħʝᵰҩƾҩ ħɣῡƺҩ" w:date="2016-01-04T12:14:00Z" w:initials="ħħ">
    <w:p w14:paraId="28D78C8A" w14:textId="14F95857" w:rsidR="00D701D9" w:rsidRDefault="00D701D9">
      <w:pPr>
        <w:pStyle w:val="Kommentartext"/>
      </w:pPr>
      <w:r>
        <w:rPr>
          <w:rStyle w:val="Kommentarzeichen"/>
        </w:rPr>
        <w:annotationRef/>
      </w:r>
      <w:r>
        <w:t>Fehlt</w:t>
      </w:r>
    </w:p>
  </w:comment>
  <w:comment w:id="33" w:author="ħʝᵰҩƾҩ ħɣῡƺҩ" w:date="2016-01-04T12:18:00Z" w:initials="ħħ">
    <w:p w14:paraId="0D22DEC3" w14:textId="7B66E166" w:rsidR="00D701D9" w:rsidRDefault="00D701D9">
      <w:pPr>
        <w:pStyle w:val="Kommentartext"/>
      </w:pPr>
      <w:r>
        <w:rPr>
          <w:rStyle w:val="Kommentarzeichen"/>
        </w:rPr>
        <w:annotationRef/>
      </w:r>
      <w:r>
        <w:t xml:space="preserve">Verlinkung des </w:t>
      </w:r>
      <w:proofErr w:type="spellStart"/>
      <w:r>
        <w:t>Excelsheets</w:t>
      </w:r>
      <w:proofErr w:type="spellEnd"/>
      <w:r>
        <w:t xml:space="preserve"> ist </w:t>
      </w:r>
      <w:proofErr w:type="spellStart"/>
      <w:r>
        <w:t>inhaltich</w:t>
      </w:r>
      <w:proofErr w:type="spellEnd"/>
      <w:r>
        <w:t xml:space="preserve"> absolut „</w:t>
      </w:r>
      <w:proofErr w:type="spellStart"/>
      <w:r>
        <w:t>SCHEIßE</w:t>
      </w:r>
      <w:proofErr w:type="spellEnd"/>
      <w:r>
        <w:t>“, da unvollständig, hier sollte auf die MS Project verwiesen werden, Bearbeitung durch NICO!!</w:t>
      </w:r>
    </w:p>
    <w:p w14:paraId="6ED8CF93" w14:textId="0EA03789" w:rsidR="00D701D9" w:rsidRDefault="00D701D9">
      <w:pPr>
        <w:pStyle w:val="Kommentartext"/>
      </w:pPr>
      <w:r>
        <w:t>Auch sollte hier eine minimalistische Beschreibung der Meilensteine, warum so und nicht anders, als Prosa-Text hinzukommen!</w:t>
      </w:r>
    </w:p>
  </w:comment>
  <w:comment w:id="70" w:author="ħʝᵰҩƾҩ ħɣῡƺҩ" w:date="2016-01-04T12:23:00Z" w:initials="ħħ">
    <w:p w14:paraId="15FF4197" w14:textId="6E0A4D53" w:rsidR="00D701D9" w:rsidRDefault="00D701D9">
      <w:pPr>
        <w:pStyle w:val="Kommentartext"/>
      </w:pPr>
      <w:r>
        <w:rPr>
          <w:rStyle w:val="Kommentarzeichen"/>
        </w:rPr>
        <w:annotationRef/>
      </w:r>
      <w:r>
        <w:t>FEHLT!</w:t>
      </w:r>
    </w:p>
  </w:comment>
  <w:comment w:id="71" w:author="Philipp Staats" w:date="2015-11-28T16:35:00Z" w:initials="PS">
    <w:p w14:paraId="3308818A" w14:textId="68084A6F" w:rsidR="00D701D9" w:rsidRDefault="00D701D9">
      <w:pPr>
        <w:pStyle w:val="Kommentartext"/>
      </w:pPr>
      <w:r>
        <w:rPr>
          <w:rStyle w:val="Kommentarzeichen"/>
        </w:rPr>
        <w:annotationRef/>
      </w:r>
      <w:r>
        <w:t>Hier bitte abwarten, es gibt die Story RA-32.</w:t>
      </w:r>
      <w:r>
        <w:br/>
        <w:t>In wie weit dies davon zu trennen ist, muss noch geprüft werden. Eventuell zu den „</w:t>
      </w:r>
      <w:proofErr w:type="spellStart"/>
      <w:r>
        <w:t>menschlischen</w:t>
      </w:r>
      <w:proofErr w:type="spellEnd"/>
      <w:r>
        <w:t>“ Übersetzern dann noch die technische Lösung einbringen, die zumindest Grundübersetzungen liefert.</w:t>
      </w:r>
    </w:p>
  </w:comment>
  <w:comment w:id="72" w:author="ħʝᵰҩƾҩ ħɣῡƺҩ" w:date="2016-01-04T12:23:00Z" w:initials="ħħ">
    <w:p w14:paraId="1C454996" w14:textId="2FB9F64C" w:rsidR="00D701D9" w:rsidRDefault="00D701D9">
      <w:pPr>
        <w:pStyle w:val="Kommentartext"/>
      </w:pPr>
      <w:r>
        <w:rPr>
          <w:rStyle w:val="Kommentarzeichen"/>
        </w:rPr>
        <w:annotationRef/>
      </w:r>
      <w:r>
        <w:t>FEHLT</w:t>
      </w:r>
    </w:p>
    <w:p w14:paraId="0464F28E" w14:textId="77777777" w:rsidR="00D701D9" w:rsidRDefault="00D701D9">
      <w:pPr>
        <w:pStyle w:val="Kommentartext"/>
      </w:pPr>
    </w:p>
  </w:comment>
  <w:comment w:id="73" w:author="ħʝᵰҩƾҩ ħɣῡƺҩ" w:date="2016-01-04T12:24:00Z" w:initials="ħħ">
    <w:p w14:paraId="0C2A8ABE" w14:textId="0283438E" w:rsidR="00D701D9" w:rsidRDefault="00D701D9">
      <w:pPr>
        <w:pStyle w:val="Kommentartext"/>
      </w:pPr>
      <w:r>
        <w:rPr>
          <w:rStyle w:val="Kommentarzeichen"/>
        </w:rPr>
        <w:annotationRef/>
      </w:r>
      <w:r>
        <w:t>FEHLT</w:t>
      </w:r>
    </w:p>
  </w:comment>
  <w:comment w:id="94" w:author="Philipp Staats" w:date="2015-11-28T16:40:00Z" w:initials="PS">
    <w:p w14:paraId="62CCB37D" w14:textId="18E46BD8" w:rsidR="00D701D9" w:rsidRDefault="00D701D9">
      <w:pPr>
        <w:pStyle w:val="Kommentartext"/>
      </w:pPr>
      <w:r>
        <w:rPr>
          <w:rStyle w:val="Kommentarzeichen"/>
        </w:rPr>
        <w:annotationRef/>
      </w:r>
      <w:r>
        <w:t xml:space="preserve">Hier bitte in Prosa noch verdeutlichen, dass wir mit einem Phasenmodell angefangen hatten, und dann zur </w:t>
      </w:r>
      <w:proofErr w:type="spellStart"/>
      <w:r>
        <w:t>Scrum</w:t>
      </w:r>
      <w:proofErr w:type="spellEnd"/>
      <w:r>
        <w:t xml:space="preserve"> – Methode gewechselt sind.</w:t>
      </w:r>
    </w:p>
  </w:comment>
  <w:comment w:id="103" w:author="Philipp Staats" w:date="2015-11-28T17:07:00Z" w:initials="PS">
    <w:p w14:paraId="52E023C9" w14:textId="4E0874AE" w:rsidR="00D701D9" w:rsidRDefault="00D701D9">
      <w:pPr>
        <w:pStyle w:val="Kommentartext"/>
      </w:pPr>
      <w:r>
        <w:rPr>
          <w:rStyle w:val="Kommentarzeichen"/>
        </w:rPr>
        <w:annotationRef/>
      </w:r>
      <w:r w:rsidRPr="004C7744">
        <w:t xml:space="preserve">Hier sollte zu beachten sein, dass wir nur die Hälfte der 2.Phase gemacht haben und dann zur </w:t>
      </w:r>
      <w:proofErr w:type="spellStart"/>
      <w:r w:rsidRPr="004C7744">
        <w:t>Scrum</w:t>
      </w:r>
      <w:proofErr w:type="spellEnd"/>
      <w:r w:rsidRPr="004C7744">
        <w:t xml:space="preserve"> – Methode gesprungen sind, eine Phase 3+++ gab es nicht, und Phase 2 sozusagen ist nie abgeschlossen</w:t>
      </w:r>
    </w:p>
  </w:comment>
  <w:comment w:id="106" w:author="Nico Remus" w:date="2015-11-28T17:15:00Z" w:initials="NR">
    <w:p w14:paraId="22518347" w14:textId="2307A5F1" w:rsidR="00D701D9" w:rsidRDefault="00D701D9">
      <w:pPr>
        <w:pStyle w:val="Kommentartext"/>
      </w:pPr>
      <w:r>
        <w:rPr>
          <w:rStyle w:val="Kommentarzeichen"/>
        </w:rPr>
        <w:annotationRef/>
      </w:r>
      <w:r>
        <w:t>Muss noch an neuen stand angepasst werden</w:t>
      </w:r>
    </w:p>
  </w:comment>
  <w:comment w:id="95" w:author="ħʝᵰҩƾҩ ħɣῡƺҩ" w:date="2016-01-04T12:26:00Z" w:initials="ħħ">
    <w:p w14:paraId="50F865B1" w14:textId="05A2E9F4" w:rsidR="00D701D9" w:rsidRDefault="00D701D9">
      <w:pPr>
        <w:pStyle w:val="Kommentartext"/>
      </w:pPr>
      <w:r>
        <w:rPr>
          <w:rStyle w:val="Kommentarzeichen"/>
        </w:rPr>
        <w:annotationRef/>
      </w:r>
      <w:r>
        <w:t>PROSA FEHLT, das ganze muss ausgeschrieben werden! Keine nur Listenaufführung, ohne wirklichen Inhalt!</w:t>
      </w:r>
    </w:p>
  </w:comment>
  <w:comment w:id="139" w:author="Philipp Staats" w:date="2015-11-28T16:49:00Z" w:initials="PS">
    <w:p w14:paraId="58A9E39F" w14:textId="77777777" w:rsidR="00D701D9" w:rsidRDefault="00D701D9" w:rsidP="00877D50">
      <w:pPr>
        <w:pStyle w:val="Kommentartext"/>
      </w:pPr>
      <w:r>
        <w:rPr>
          <w:rStyle w:val="Kommentarzeichen"/>
        </w:rPr>
        <w:annotationRef/>
      </w:r>
      <w:r>
        <w:t xml:space="preserve">Hier bitte mit rein, dass Nico Remus für die technische </w:t>
      </w:r>
      <w:proofErr w:type="spellStart"/>
      <w:r>
        <w:t>Umesetzung</w:t>
      </w:r>
      <w:proofErr w:type="spellEnd"/>
      <w:r>
        <w:t xml:space="preserve"> und </w:t>
      </w:r>
      <w:proofErr w:type="spellStart"/>
      <w:r>
        <w:t>wartung</w:t>
      </w:r>
      <w:proofErr w:type="spellEnd"/>
      <w:r>
        <w:t xml:space="preserve"> des Boards verantwortlich ist. Sehr kurze Beschreibung, wie es dazu kam (Anforderungen durch Projektmitglieder) und was davon umgesetzt ist.</w:t>
      </w:r>
    </w:p>
  </w:comment>
  <w:comment w:id="146" w:author="Nico Remus" w:date="2015-11-28T13:37:00Z" w:initials="NR">
    <w:p w14:paraId="6ECB4B1A" w14:textId="4F238B75" w:rsidR="00D701D9" w:rsidRDefault="00D701D9">
      <w:pPr>
        <w:pStyle w:val="Kommentartext"/>
      </w:pPr>
      <w:r>
        <w:rPr>
          <w:rStyle w:val="Kommentarzeichen"/>
        </w:rPr>
        <w:annotationRef/>
      </w:r>
      <w:r>
        <w:t>Hier würde ich mich gerne Mit Sheldon für ca. 30 min hin setzen</w:t>
      </w:r>
    </w:p>
  </w:comment>
  <w:comment w:id="153" w:author="ħʝᵰҩƾҩ ħɣῡƺҩ" w:date="2016-01-04T11:16:00Z" w:initials="ħħ">
    <w:p w14:paraId="32A22E7D" w14:textId="33E9A1BE" w:rsidR="00D701D9" w:rsidRDefault="00D701D9">
      <w:pPr>
        <w:pStyle w:val="Kommentartext"/>
      </w:pPr>
      <w:r>
        <w:rPr>
          <w:rStyle w:val="Kommentarzeichen"/>
        </w:rPr>
        <w:annotationRef/>
      </w:r>
      <w:r>
        <w:t>TEXT TODO</w:t>
      </w:r>
    </w:p>
  </w:comment>
  <w:comment w:id="249" w:author="ħʝᵰҩƾҩ ħɣῡƺҩ" w:date="2016-01-04T12:41:00Z" w:initials="ħħ">
    <w:p w14:paraId="7705E9D4" w14:textId="4500D1F5" w:rsidR="00D701D9" w:rsidRDefault="00D701D9">
      <w:pPr>
        <w:pStyle w:val="Kommentartext"/>
      </w:pPr>
      <w:r>
        <w:rPr>
          <w:rStyle w:val="Kommentarzeichen"/>
        </w:rPr>
        <w:annotationRef/>
      </w:r>
      <w:r>
        <w:t>FEHLT</w:t>
      </w:r>
    </w:p>
  </w:comment>
  <w:comment w:id="255" w:author="ħʝᵰҩƾҩ ħɣῡƺҩ" w:date="2016-01-04T12:43:00Z" w:initials="ħħ">
    <w:p w14:paraId="3EBD406D" w14:textId="0C76DFA5" w:rsidR="00D701D9" w:rsidRDefault="00D701D9">
      <w:pPr>
        <w:pStyle w:val="Kommentartext"/>
      </w:pPr>
      <w:r>
        <w:rPr>
          <w:rStyle w:val="Kommentarzeichen"/>
        </w:rPr>
        <w:annotationRef/>
      </w:r>
      <w:r>
        <w:t>Empfehlung: Bitte etwas detaillierter Beschreiben, da Fr. Wieland das ein wenig genauer haben will.</w:t>
      </w:r>
    </w:p>
    <w:p w14:paraId="41D466C1" w14:textId="77777777" w:rsidR="00D701D9" w:rsidRDefault="00D701D9">
      <w:pPr>
        <w:pStyle w:val="Kommentartext"/>
      </w:pPr>
    </w:p>
    <w:p w14:paraId="398F2A74" w14:textId="77777777" w:rsidR="00D701D9" w:rsidRDefault="00D701D9" w:rsidP="00CC22B8">
      <w:pPr>
        <w:pStyle w:val="Kommentartext"/>
      </w:pPr>
      <w:r>
        <w:t>„3 Auswertung</w:t>
      </w:r>
    </w:p>
    <w:p w14:paraId="445C6C5F" w14:textId="77777777" w:rsidR="00D701D9" w:rsidRDefault="00D701D9" w:rsidP="00CC22B8">
      <w:pPr>
        <w:pStyle w:val="Kommentartext"/>
      </w:pPr>
      <w:r>
        <w:t>1. Stellen Sie die Eigenschaften der Diagramme gegenüber! Gehen Sie dabei darauf ein, was in den Diagrammen dargestellt wird und welche Aspekte in Bezug auf die anderen Diagramme nicht ersichtlich sind! Nutzen Sie dazu eine Tabelle!</w:t>
      </w:r>
    </w:p>
    <w:p w14:paraId="28B65640" w14:textId="77777777" w:rsidR="00D701D9" w:rsidRDefault="00D701D9" w:rsidP="00CC22B8">
      <w:pPr>
        <w:pStyle w:val="Kommentartext"/>
      </w:pPr>
      <w:r>
        <w:t>2. Welches Diagramm muss innerhalb des Designprozesses der Software konkretisiert werden?</w:t>
      </w:r>
    </w:p>
    <w:p w14:paraId="476E7523" w14:textId="793E5F3B" w:rsidR="00D701D9" w:rsidRDefault="00D701D9" w:rsidP="00CC22B8">
      <w:pPr>
        <w:pStyle w:val="Kommentartext"/>
      </w:pPr>
      <w:r>
        <w:t>3. Wie unterstützt der EA bei der Erstellung der UML Diagramme? Nennen Sie mindestens drei Beispiele, die Ihnen besonders aufgefallen sind!“</w:t>
      </w:r>
    </w:p>
  </w:comment>
  <w:comment w:id="279" w:author="ħʝᵰҩƾҩ ħɣῡƺҩ" w:date="2016-01-04T11:31:00Z" w:initials="ħħ">
    <w:p w14:paraId="2ECCA0D6" w14:textId="77777777" w:rsidR="00D701D9" w:rsidRDefault="00D701D9">
      <w:pPr>
        <w:pStyle w:val="Kommentartext"/>
      </w:pPr>
      <w:r>
        <w:rPr>
          <w:rStyle w:val="Kommentarzeichen"/>
        </w:rPr>
        <w:annotationRef/>
      </w:r>
      <w:r>
        <w:t>Inhaltlich glatt ziehen</w:t>
      </w:r>
    </w:p>
    <w:p w14:paraId="7B89B3A9" w14:textId="5EC06BED" w:rsidR="00D701D9" w:rsidRDefault="00D701D9">
      <w:pPr>
        <w:pStyle w:val="Kommentartext"/>
      </w:pPr>
    </w:p>
  </w:comment>
  <w:comment w:id="301" w:author="ħʝᵰҩƾҩ ħɣῡƺҩ" w:date="2016-01-04T12:50:00Z" w:initials="ħħ">
    <w:p w14:paraId="72B5159A" w14:textId="3ACF076A" w:rsidR="00D701D9" w:rsidRDefault="00D701D9">
      <w:pPr>
        <w:pStyle w:val="Kommentartext"/>
      </w:pPr>
      <w:r>
        <w:rPr>
          <w:rStyle w:val="Kommentarzeichen"/>
        </w:rPr>
        <w:annotationRef/>
      </w:r>
      <w:r>
        <w:t>FEHLT</w:t>
      </w:r>
    </w:p>
  </w:comment>
  <w:comment w:id="304" w:author="ħʝᵰҩƾҩ ħɣῡƺҩ" w:date="2016-01-04T13:23:00Z" w:initials="ħħ">
    <w:p w14:paraId="6F6AD69B" w14:textId="5B331D71" w:rsidR="00D701D9" w:rsidRDefault="00D701D9">
      <w:pPr>
        <w:pStyle w:val="Kommentartext"/>
      </w:pPr>
      <w:r>
        <w:rPr>
          <w:rStyle w:val="Kommentarzeichen"/>
        </w:rPr>
        <w:annotationRef/>
      </w:r>
      <w:r>
        <w:t>Jemand sollte auf einfache Art beschreiben noch, was er macht, wenn er auf der Website ist, was diese beinhaltet, was passiert wenn man auf den Button klickt usw.</w:t>
      </w:r>
    </w:p>
  </w:comment>
  <w:comment w:id="306" w:author="ħʝᵰҩƾҩ ħɣῡƺҩ" w:date="2016-01-04T12:50:00Z" w:initials="ħħ">
    <w:p w14:paraId="31F8178C" w14:textId="60C6DB05" w:rsidR="00D701D9" w:rsidRDefault="00D701D9">
      <w:pPr>
        <w:pStyle w:val="Kommentartext"/>
      </w:pPr>
      <w:r>
        <w:rPr>
          <w:rStyle w:val="Kommentarzeichen"/>
        </w:rPr>
        <w:annotationRef/>
      </w:r>
      <w:r>
        <w:t>Vollständig?</w:t>
      </w:r>
    </w:p>
  </w:comment>
  <w:comment w:id="315" w:author="ħʝᵰҩƾҩ ħɣῡƺҩ" w:date="2016-01-04T12:50:00Z" w:initials="ħħ">
    <w:p w14:paraId="482493EA" w14:textId="6A95833E" w:rsidR="00D701D9" w:rsidRDefault="00D701D9">
      <w:pPr>
        <w:pStyle w:val="Kommentartext"/>
      </w:pPr>
      <w:r>
        <w:rPr>
          <w:rStyle w:val="Kommentarzeichen"/>
        </w:rPr>
        <w:annotationRef/>
      </w:r>
      <w:r>
        <w:t>Wer kümmert ich darum?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CD80D9" w15:done="0"/>
  <w15:commentEx w15:paraId="47FF2D64" w15:done="0"/>
  <w15:commentEx w15:paraId="67086622" w15:done="0"/>
  <w15:commentEx w15:paraId="28D78C8A" w15:done="0"/>
  <w15:commentEx w15:paraId="6ED8CF93" w15:done="0"/>
  <w15:commentEx w15:paraId="15FF4197" w15:done="0"/>
  <w15:commentEx w15:paraId="3308818A" w15:done="0"/>
  <w15:commentEx w15:paraId="0464F28E" w15:done="0"/>
  <w15:commentEx w15:paraId="0C2A8ABE" w15:done="0"/>
  <w15:commentEx w15:paraId="62CCB37D" w15:done="0"/>
  <w15:commentEx w15:paraId="52E023C9" w15:done="0"/>
  <w15:commentEx w15:paraId="22518347" w15:done="0"/>
  <w15:commentEx w15:paraId="50F865B1" w15:done="0"/>
  <w15:commentEx w15:paraId="58A9E39F" w15:done="0"/>
  <w15:commentEx w15:paraId="6ECB4B1A" w15:done="0"/>
  <w15:commentEx w15:paraId="32A22E7D" w15:done="0"/>
  <w15:commentEx w15:paraId="7705E9D4" w15:done="0"/>
  <w15:commentEx w15:paraId="476E7523" w15:done="0"/>
  <w15:commentEx w15:paraId="7B89B3A9" w15:done="0"/>
  <w15:commentEx w15:paraId="72B5159A" w15:done="0"/>
  <w15:commentEx w15:paraId="6F6AD69B" w15:done="0"/>
  <w15:commentEx w15:paraId="31F8178C" w15:done="0"/>
  <w15:commentEx w15:paraId="482493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41EA51" w14:textId="77777777" w:rsidR="00543C98" w:rsidRDefault="00543C98" w:rsidP="007D2024">
      <w:pPr>
        <w:spacing w:after="0" w:line="240" w:lineRule="auto"/>
      </w:pPr>
      <w:r>
        <w:separator/>
      </w:r>
    </w:p>
  </w:endnote>
  <w:endnote w:type="continuationSeparator" w:id="0">
    <w:p w14:paraId="469F6760" w14:textId="77777777" w:rsidR="00543C98" w:rsidRDefault="00543C98" w:rsidP="007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863958"/>
      <w:docPartObj>
        <w:docPartGallery w:val="Page Numbers (Bottom of Page)"/>
        <w:docPartUnique/>
      </w:docPartObj>
    </w:sdtPr>
    <w:sdtContent>
      <w:p w14:paraId="5B904781" w14:textId="2158FDCB" w:rsidR="00D701D9" w:rsidRDefault="00D701D9">
        <w:pPr>
          <w:pStyle w:val="Fuzeile"/>
          <w:jc w:val="right"/>
        </w:pPr>
        <w:r>
          <w:fldChar w:fldCharType="begin"/>
        </w:r>
        <w:r>
          <w:instrText>PAGE   \* MERGEFORMAT</w:instrText>
        </w:r>
        <w:r>
          <w:fldChar w:fldCharType="separate"/>
        </w:r>
        <w:r w:rsidR="00E03FC2">
          <w:rPr>
            <w:noProof/>
          </w:rPr>
          <w:t>19</w:t>
        </w:r>
        <w:r>
          <w:fldChar w:fldCharType="end"/>
        </w:r>
      </w:p>
    </w:sdtContent>
  </w:sdt>
  <w:p w14:paraId="2D98304D" w14:textId="77777777" w:rsidR="00D701D9" w:rsidRDefault="00D701D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29632" w14:textId="77777777" w:rsidR="00543C98" w:rsidRDefault="00543C98" w:rsidP="007D2024">
      <w:pPr>
        <w:spacing w:after="0" w:line="240" w:lineRule="auto"/>
      </w:pPr>
      <w:r>
        <w:separator/>
      </w:r>
    </w:p>
  </w:footnote>
  <w:footnote w:type="continuationSeparator" w:id="0">
    <w:p w14:paraId="483F3AB1" w14:textId="77777777" w:rsidR="00543C98" w:rsidRDefault="00543C98" w:rsidP="007D2024">
      <w:pPr>
        <w:spacing w:after="0" w:line="240" w:lineRule="auto"/>
      </w:pPr>
      <w:r>
        <w:continuationSeparator/>
      </w:r>
    </w:p>
  </w:footnote>
  <w:footnote w:id="1">
    <w:p w14:paraId="0FF7A6BF" w14:textId="34E1FB2B" w:rsidR="00D701D9" w:rsidRPr="00EE3B24" w:rsidRDefault="00D701D9">
      <w:pPr>
        <w:pStyle w:val="Funotentext"/>
      </w:pPr>
      <w:r>
        <w:rPr>
          <w:rStyle w:val="Funotenzeichen"/>
        </w:rPr>
        <w:footnoteRef/>
      </w:r>
      <w:r w:rsidRPr="00EE3B24">
        <w:t xml:space="preserve"> Konzept1.0 Software</w:t>
      </w:r>
      <w:ins w:id="31" w:author="ħʝᵰҩƾҩ ħɣῡƺҩ" w:date="2016-01-04T12:35:00Z">
        <w:r>
          <w:t xml:space="preserve"> </w:t>
        </w:r>
      </w:ins>
      <w:r w:rsidRPr="00EE3B24">
        <w:t>Engineering</w:t>
      </w:r>
    </w:p>
  </w:footnote>
  <w:footnote w:id="2">
    <w:p w14:paraId="3D58DC42" w14:textId="46CD1250" w:rsidR="00D701D9" w:rsidRDefault="00D701D9">
      <w:pPr>
        <w:pStyle w:val="Funotentext"/>
      </w:pPr>
      <w:r>
        <w:rPr>
          <w:rStyle w:val="Funotenzeichen"/>
        </w:rPr>
        <w:footnoteRef/>
      </w:r>
      <w:r>
        <w:t xml:space="preserve"> Herr Karhof war bis zum Sprint 4 Teil des Teams. Jedoch stieg er aus dem Projekt aus, da er das Unternehmen verließ.</w:t>
      </w:r>
    </w:p>
  </w:footnote>
  <w:footnote w:id="3">
    <w:p w14:paraId="5F234982" w14:textId="5C6D76DD" w:rsidR="00D701D9" w:rsidRDefault="00D701D9">
      <w:pPr>
        <w:pStyle w:val="Funotentext"/>
      </w:pPr>
      <w:r>
        <w:rPr>
          <w:rStyle w:val="Funotenzeichen"/>
        </w:rPr>
        <w:footnoteRef/>
      </w:r>
      <w:r>
        <w:fldChar w:fldCharType="begin"/>
      </w:r>
      <w:r>
        <w:instrText xml:space="preserve"> HYPERLINK "https://docs.google.com/spreadsheets/d/1W5Od9s6aarCx1sFPQoNwrKGn5htl_ddexCt8joMCvyU/edit?usp=sharing" </w:instrText>
      </w:r>
      <w:r>
        <w:fldChar w:fldCharType="separate"/>
      </w:r>
      <w:r w:rsidRPr="008C0AA8">
        <w:rPr>
          <w:rStyle w:val="Hyperlink"/>
        </w:rPr>
        <w:t>Aufbauorg</w:t>
      </w:r>
      <w:ins w:id="41" w:author="ħʝᵰҩƾҩ ħɣῡƺҩ" w:date="2016-01-04T12:35:00Z">
        <w:r>
          <w:rPr>
            <w:rStyle w:val="Hyperlink"/>
          </w:rPr>
          <w:t>a</w:t>
        </w:r>
      </w:ins>
      <w:r w:rsidRPr="008C0AA8">
        <w:rPr>
          <w:rStyle w:val="Hyperlink"/>
        </w:rPr>
        <w:t>nisation g+</w:t>
      </w:r>
      <w:r>
        <w:rPr>
          <w:rStyle w:val="Hyperlink"/>
        </w:rPr>
        <w:fldChar w:fldCharType="end"/>
      </w:r>
    </w:p>
  </w:footnote>
  <w:footnote w:id="4">
    <w:p w14:paraId="52574E2C" w14:textId="052ABC28" w:rsidR="00D701D9" w:rsidRDefault="00D701D9">
      <w:pPr>
        <w:pStyle w:val="Funotentext"/>
      </w:pPr>
      <w:r>
        <w:rPr>
          <w:rStyle w:val="Funotenzeichen"/>
        </w:rPr>
        <w:footnoteRef/>
      </w:r>
      <w:r>
        <w:t>RA-17</w:t>
      </w:r>
    </w:p>
  </w:footnote>
  <w:footnote w:id="5">
    <w:p w14:paraId="4C4FB7D1" w14:textId="78DAF3BB" w:rsidR="00D701D9" w:rsidRDefault="00D701D9">
      <w:pPr>
        <w:pStyle w:val="Funotentext"/>
      </w:pPr>
      <w:r>
        <w:rPr>
          <w:rStyle w:val="Funotenzeichen"/>
        </w:rPr>
        <w:footnoteRef/>
      </w:r>
      <w:r>
        <w:t xml:space="preserve"> </w:t>
      </w:r>
      <w:proofErr w:type="spellStart"/>
      <w:r>
        <w:t>Meetingprotokoll</w:t>
      </w:r>
      <w:proofErr w:type="spellEnd"/>
      <w:r>
        <w:t xml:space="preserve"> vom 20.10.2015</w:t>
      </w:r>
    </w:p>
  </w:footnote>
  <w:footnote w:id="6">
    <w:p w14:paraId="6FAEB653" w14:textId="3089E23E" w:rsidR="00D701D9" w:rsidRDefault="00D701D9">
      <w:pPr>
        <w:pStyle w:val="Funotentext"/>
      </w:pPr>
      <w:r>
        <w:rPr>
          <w:rStyle w:val="Funotenzeichen"/>
        </w:rPr>
        <w:footnoteRef/>
      </w:r>
      <w:r>
        <w:t xml:space="preserve"> </w:t>
      </w:r>
      <w:hyperlink r:id="rId1" w:history="1">
        <w:proofErr w:type="spellStart"/>
        <w:r w:rsidRPr="00877D50">
          <w:rPr>
            <w:rStyle w:val="Hyperlink"/>
          </w:rPr>
          <w:t>Scrumboard</w:t>
        </w:r>
        <w:proofErr w:type="spellEnd"/>
      </w:hyperlink>
    </w:p>
  </w:footnote>
  <w:footnote w:id="7">
    <w:p w14:paraId="3268168E" w14:textId="77777777" w:rsidR="00D701D9" w:rsidRDefault="00D701D9" w:rsidP="007D2024">
      <w:pPr>
        <w:pStyle w:val="Funotentext"/>
      </w:pPr>
      <w:r>
        <w:rPr>
          <w:rStyle w:val="Funotenzeichen"/>
        </w:rPr>
        <w:footnoteRef/>
      </w:r>
      <w:r>
        <w:t xml:space="preserve"> Extreme </w:t>
      </w:r>
      <w:proofErr w:type="spellStart"/>
      <w:r>
        <w:t>Programming</w:t>
      </w:r>
      <w:proofErr w:type="spellEnd"/>
      <w:r>
        <w:t xml:space="preserve"> Präsentation von Sheldon Jesudasan &amp; Nico Remus 28.10.2015</w:t>
      </w:r>
    </w:p>
  </w:footnote>
  <w:footnote w:id="8">
    <w:p w14:paraId="3DAC8731" w14:textId="390BCD94" w:rsidR="00D701D9" w:rsidRDefault="00D701D9">
      <w:pPr>
        <w:pStyle w:val="Funotentext"/>
      </w:pPr>
      <w:r>
        <w:rPr>
          <w:rStyle w:val="Funotenzeichen"/>
        </w:rPr>
        <w:footnoteRef/>
      </w:r>
      <w:r>
        <w:t xml:space="preserve"> </w:t>
      </w:r>
      <w:sdt>
        <w:sdtPr>
          <w:id w:val="1231731578"/>
          <w:citation/>
        </w:sdtPr>
        <w:sdtContent>
          <w:r>
            <w:fldChar w:fldCharType="begin"/>
          </w:r>
          <w:r>
            <w:instrText xml:space="preserve"> CITATION Jea15 \l 1031 </w:instrText>
          </w:r>
          <w:r>
            <w:fldChar w:fldCharType="separate"/>
          </w:r>
          <w:r>
            <w:rPr>
              <w:noProof/>
            </w:rPr>
            <w:t>(Jean-Pierre Klodzinski, 2015)</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50D3"/>
    <w:multiLevelType w:val="multilevel"/>
    <w:tmpl w:val="F2622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DB0D0E"/>
    <w:multiLevelType w:val="hybridMultilevel"/>
    <w:tmpl w:val="780858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13035C"/>
    <w:multiLevelType w:val="multilevel"/>
    <w:tmpl w:val="33F82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1662E6"/>
    <w:multiLevelType w:val="multilevel"/>
    <w:tmpl w:val="8A64CA56"/>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4" w15:restartNumberingAfterBreak="0">
    <w:nsid w:val="06360628"/>
    <w:multiLevelType w:val="multilevel"/>
    <w:tmpl w:val="B63C9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69F3948"/>
    <w:multiLevelType w:val="multilevel"/>
    <w:tmpl w:val="8DCEA25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34A9E"/>
    <w:multiLevelType w:val="multilevel"/>
    <w:tmpl w:val="90162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CD96BCA"/>
    <w:multiLevelType w:val="multilevel"/>
    <w:tmpl w:val="F224E5F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85E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8D016A"/>
    <w:multiLevelType w:val="multilevel"/>
    <w:tmpl w:val="B6F2F56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A21E8"/>
    <w:multiLevelType w:val="multilevel"/>
    <w:tmpl w:val="DA5ECA1E"/>
    <w:lvl w:ilvl="0">
      <w:start w:val="1"/>
      <w:numFmt w:val="bullet"/>
      <w:lvlText w:val="●"/>
      <w:lvlJc w:val="left"/>
      <w:pPr>
        <w:ind w:left="720" w:firstLine="360"/>
      </w:pPr>
      <w:rPr>
        <w:rFonts w:ascii="Verdana" w:eastAsia="Verdana" w:hAnsi="Verdana" w:cs="Verdana"/>
        <w:sz w:val="12"/>
        <w:szCs w:val="1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2495EAB"/>
    <w:multiLevelType w:val="multilevel"/>
    <w:tmpl w:val="34620A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2" w15:restartNumberingAfterBreak="0">
    <w:nsid w:val="327F724D"/>
    <w:multiLevelType w:val="multilevel"/>
    <w:tmpl w:val="83F828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A005D32"/>
    <w:multiLevelType w:val="multilevel"/>
    <w:tmpl w:val="20604E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A52102F"/>
    <w:multiLevelType w:val="multilevel"/>
    <w:tmpl w:val="2B189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4C0A5898"/>
    <w:multiLevelType w:val="multilevel"/>
    <w:tmpl w:val="ED7A2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D6F738B"/>
    <w:multiLevelType w:val="hybridMultilevel"/>
    <w:tmpl w:val="CD2CB78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56AC4636"/>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8" w15:restartNumberingAfterBreak="0">
    <w:nsid w:val="5D123A52"/>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15:restartNumberingAfterBreak="0">
    <w:nsid w:val="6CF553D8"/>
    <w:multiLevelType w:val="multilevel"/>
    <w:tmpl w:val="7F36D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164E20"/>
    <w:multiLevelType w:val="multilevel"/>
    <w:tmpl w:val="4F82AD3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70263F8F"/>
    <w:multiLevelType w:val="multilevel"/>
    <w:tmpl w:val="30801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6364D70"/>
    <w:multiLevelType w:val="hybridMultilevel"/>
    <w:tmpl w:val="0270D87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6C524FB"/>
    <w:multiLevelType w:val="multilevel"/>
    <w:tmpl w:val="E8CE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E303E6C"/>
    <w:multiLevelType w:val="hybridMultilevel"/>
    <w:tmpl w:val="6E1A384C"/>
    <w:lvl w:ilvl="0" w:tplc="8368B208">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9"/>
  </w:num>
  <w:num w:numId="4">
    <w:abstractNumId w:val="5"/>
  </w:num>
  <w:num w:numId="5">
    <w:abstractNumId w:val="20"/>
  </w:num>
  <w:num w:numId="6">
    <w:abstractNumId w:val="20"/>
  </w:num>
  <w:num w:numId="7">
    <w:abstractNumId w:val="12"/>
  </w:num>
  <w:num w:numId="8">
    <w:abstractNumId w:val="21"/>
  </w:num>
  <w:num w:numId="9">
    <w:abstractNumId w:val="0"/>
  </w:num>
  <w:num w:numId="10">
    <w:abstractNumId w:val="7"/>
  </w:num>
  <w:num w:numId="11">
    <w:abstractNumId w:val="6"/>
  </w:num>
  <w:num w:numId="12">
    <w:abstractNumId w:val="15"/>
  </w:num>
  <w:num w:numId="13">
    <w:abstractNumId w:val="10"/>
  </w:num>
  <w:num w:numId="14">
    <w:abstractNumId w:val="13"/>
  </w:num>
  <w:num w:numId="15">
    <w:abstractNumId w:val="2"/>
  </w:num>
  <w:num w:numId="16">
    <w:abstractNumId w:val="4"/>
  </w:num>
  <w:num w:numId="17">
    <w:abstractNumId w:val="23"/>
  </w:num>
  <w:num w:numId="18">
    <w:abstractNumId w:val="14"/>
  </w:num>
  <w:num w:numId="19">
    <w:abstractNumId w:val="1"/>
  </w:num>
  <w:num w:numId="20">
    <w:abstractNumId w:val="3"/>
  </w:num>
  <w:num w:numId="21">
    <w:abstractNumId w:val="24"/>
  </w:num>
  <w:num w:numId="22">
    <w:abstractNumId w:val="17"/>
  </w:num>
  <w:num w:numId="23">
    <w:abstractNumId w:val="18"/>
  </w:num>
  <w:num w:numId="24">
    <w:abstractNumId w:val="22"/>
  </w:num>
  <w:num w:numId="25">
    <w:abstractNumId w:val="11"/>
  </w:num>
  <w:num w:numId="26">
    <w:abstractNumId w:val="16"/>
  </w:num>
  <w:num w:numId="2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ħʝᵰҩƾҩ ħɣῡƺҩ">
    <w15:presenceInfo w15:providerId="Windows Live" w15:userId="9e50eff8f26877ee"/>
  </w15:person>
  <w15:person w15:author="Philipp Staats">
    <w15:presenceInfo w15:providerId="None" w15:userId="Philipp Staats"/>
  </w15:person>
  <w15:person w15:author="Nico Remus">
    <w15:presenceInfo w15:providerId="None" w15:userId="Nico Rem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trackRevisions/>
  <w:documentProtection w:edit="trackedChange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84"/>
    <w:rsid w:val="00025B3D"/>
    <w:rsid w:val="000326F2"/>
    <w:rsid w:val="00044AF5"/>
    <w:rsid w:val="0005585B"/>
    <w:rsid w:val="00064015"/>
    <w:rsid w:val="00074E07"/>
    <w:rsid w:val="0008002B"/>
    <w:rsid w:val="000A3AC8"/>
    <w:rsid w:val="000A68D2"/>
    <w:rsid w:val="000F0F7C"/>
    <w:rsid w:val="0010158C"/>
    <w:rsid w:val="00123D99"/>
    <w:rsid w:val="0016233D"/>
    <w:rsid w:val="00182135"/>
    <w:rsid w:val="001A5D11"/>
    <w:rsid w:val="002055D4"/>
    <w:rsid w:val="002069BD"/>
    <w:rsid w:val="00234E36"/>
    <w:rsid w:val="00273FF2"/>
    <w:rsid w:val="00276E0A"/>
    <w:rsid w:val="00285DFC"/>
    <w:rsid w:val="00291BB5"/>
    <w:rsid w:val="002B5F0C"/>
    <w:rsid w:val="002C7DF9"/>
    <w:rsid w:val="002D0BC8"/>
    <w:rsid w:val="00302810"/>
    <w:rsid w:val="00322626"/>
    <w:rsid w:val="00333884"/>
    <w:rsid w:val="003545C0"/>
    <w:rsid w:val="00362C8A"/>
    <w:rsid w:val="003A603A"/>
    <w:rsid w:val="004057DA"/>
    <w:rsid w:val="00420AFD"/>
    <w:rsid w:val="00424312"/>
    <w:rsid w:val="00454420"/>
    <w:rsid w:val="00455330"/>
    <w:rsid w:val="004560E2"/>
    <w:rsid w:val="004736A8"/>
    <w:rsid w:val="004C7744"/>
    <w:rsid w:val="004E1ECD"/>
    <w:rsid w:val="004E5C27"/>
    <w:rsid w:val="004F4ED9"/>
    <w:rsid w:val="00517312"/>
    <w:rsid w:val="0052201C"/>
    <w:rsid w:val="005277D2"/>
    <w:rsid w:val="00535940"/>
    <w:rsid w:val="00543C98"/>
    <w:rsid w:val="00557BCD"/>
    <w:rsid w:val="0058701F"/>
    <w:rsid w:val="00590C07"/>
    <w:rsid w:val="00591122"/>
    <w:rsid w:val="00597D84"/>
    <w:rsid w:val="005A3E08"/>
    <w:rsid w:val="005C5984"/>
    <w:rsid w:val="005E0428"/>
    <w:rsid w:val="005E3665"/>
    <w:rsid w:val="006037FF"/>
    <w:rsid w:val="0060533A"/>
    <w:rsid w:val="00622D2D"/>
    <w:rsid w:val="00635A4D"/>
    <w:rsid w:val="0065323A"/>
    <w:rsid w:val="00653EA8"/>
    <w:rsid w:val="00676BEA"/>
    <w:rsid w:val="006A6C2C"/>
    <w:rsid w:val="006D01A7"/>
    <w:rsid w:val="006E1AB3"/>
    <w:rsid w:val="00716AEF"/>
    <w:rsid w:val="007211AA"/>
    <w:rsid w:val="00735FEE"/>
    <w:rsid w:val="0075252C"/>
    <w:rsid w:val="007657B7"/>
    <w:rsid w:val="00785680"/>
    <w:rsid w:val="00786DB6"/>
    <w:rsid w:val="007D2024"/>
    <w:rsid w:val="007D3FBA"/>
    <w:rsid w:val="007D6A8A"/>
    <w:rsid w:val="007E326B"/>
    <w:rsid w:val="00814524"/>
    <w:rsid w:val="00821303"/>
    <w:rsid w:val="0082205F"/>
    <w:rsid w:val="00831879"/>
    <w:rsid w:val="008534AF"/>
    <w:rsid w:val="00864AA6"/>
    <w:rsid w:val="008715B8"/>
    <w:rsid w:val="00877D50"/>
    <w:rsid w:val="00896F05"/>
    <w:rsid w:val="008B02B4"/>
    <w:rsid w:val="008C0AA8"/>
    <w:rsid w:val="008C697F"/>
    <w:rsid w:val="008D4116"/>
    <w:rsid w:val="009016DF"/>
    <w:rsid w:val="00920A95"/>
    <w:rsid w:val="0092119F"/>
    <w:rsid w:val="00926362"/>
    <w:rsid w:val="009477FE"/>
    <w:rsid w:val="00972D70"/>
    <w:rsid w:val="009772B5"/>
    <w:rsid w:val="009867CE"/>
    <w:rsid w:val="009D0B40"/>
    <w:rsid w:val="009E3744"/>
    <w:rsid w:val="00A018DC"/>
    <w:rsid w:val="00A057F6"/>
    <w:rsid w:val="00A37F9A"/>
    <w:rsid w:val="00A63704"/>
    <w:rsid w:val="00A71A4B"/>
    <w:rsid w:val="00A73773"/>
    <w:rsid w:val="00A93F31"/>
    <w:rsid w:val="00A95B83"/>
    <w:rsid w:val="00AA702C"/>
    <w:rsid w:val="00AB3B91"/>
    <w:rsid w:val="00AC526A"/>
    <w:rsid w:val="00AE40AE"/>
    <w:rsid w:val="00B12FBF"/>
    <w:rsid w:val="00B171BB"/>
    <w:rsid w:val="00B56169"/>
    <w:rsid w:val="00B71FE2"/>
    <w:rsid w:val="00B72CC8"/>
    <w:rsid w:val="00B91245"/>
    <w:rsid w:val="00BB4BB9"/>
    <w:rsid w:val="00BF020D"/>
    <w:rsid w:val="00BF4B51"/>
    <w:rsid w:val="00C029DF"/>
    <w:rsid w:val="00C41F4D"/>
    <w:rsid w:val="00C85822"/>
    <w:rsid w:val="00C85E4B"/>
    <w:rsid w:val="00CA25BF"/>
    <w:rsid w:val="00CA3C14"/>
    <w:rsid w:val="00CC22B8"/>
    <w:rsid w:val="00CD2D96"/>
    <w:rsid w:val="00CD3A31"/>
    <w:rsid w:val="00CF1F33"/>
    <w:rsid w:val="00D35459"/>
    <w:rsid w:val="00D701D9"/>
    <w:rsid w:val="00D74DA2"/>
    <w:rsid w:val="00D8729D"/>
    <w:rsid w:val="00D94A5E"/>
    <w:rsid w:val="00DD3842"/>
    <w:rsid w:val="00DD4BAD"/>
    <w:rsid w:val="00DF517A"/>
    <w:rsid w:val="00E03FC2"/>
    <w:rsid w:val="00E1308E"/>
    <w:rsid w:val="00E256F5"/>
    <w:rsid w:val="00E34EF5"/>
    <w:rsid w:val="00E44DF5"/>
    <w:rsid w:val="00E646C9"/>
    <w:rsid w:val="00EA4425"/>
    <w:rsid w:val="00EC64AE"/>
    <w:rsid w:val="00ED47C1"/>
    <w:rsid w:val="00EE06EA"/>
    <w:rsid w:val="00EE3B24"/>
    <w:rsid w:val="00F130C1"/>
    <w:rsid w:val="00F35580"/>
    <w:rsid w:val="00F760A1"/>
    <w:rsid w:val="00F90ACB"/>
    <w:rsid w:val="00FA0199"/>
    <w:rsid w:val="00FD22DE"/>
    <w:rsid w:val="00FE18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A223"/>
  <w15:chartTrackingRefBased/>
  <w15:docId w15:val="{6B1637EE-F370-43FE-BB17-4FF095E9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7D84"/>
    <w:pPr>
      <w:keepNext/>
      <w:keepLines/>
      <w:numPr>
        <w:numId w:val="5"/>
      </w:numPr>
      <w:spacing w:before="240" w:after="0"/>
      <w:outlineLvl w:val="0"/>
    </w:pPr>
    <w:rPr>
      <w:rFonts w:asciiTheme="majorHAnsi" w:eastAsiaTheme="majorEastAsia" w:hAnsiTheme="majorHAnsi" w:cstheme="majorBidi"/>
      <w:color w:val="2E74B5" w:themeColor="accent1" w:themeShade="BF"/>
      <w:sz w:val="40"/>
      <w:szCs w:val="32"/>
    </w:rPr>
  </w:style>
  <w:style w:type="paragraph" w:styleId="berschrift2">
    <w:name w:val="heading 2"/>
    <w:basedOn w:val="Standard"/>
    <w:next w:val="Standard"/>
    <w:link w:val="berschrift2Zchn"/>
    <w:uiPriority w:val="9"/>
    <w:unhideWhenUsed/>
    <w:qFormat/>
    <w:rsid w:val="00597D84"/>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97D84"/>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8701F"/>
    <w:pPr>
      <w:keepNext/>
      <w:keepLines/>
      <w:spacing w:before="40" w:after="0"/>
      <w:outlineLvl w:val="3"/>
    </w:pPr>
    <w:rPr>
      <w:rFonts w:asciiTheme="majorHAnsi" w:eastAsiaTheme="majorEastAsia" w:hAnsiTheme="majorHAnsi" w:cstheme="majorBidi"/>
      <w:i/>
      <w:iCs/>
      <w:color w:val="2E74B5" w:themeColor="accent1" w:themeShade="BF"/>
      <w:u w:val="single"/>
    </w:rPr>
  </w:style>
  <w:style w:type="paragraph" w:styleId="berschrift5">
    <w:name w:val="heading 5"/>
    <w:basedOn w:val="Standard"/>
    <w:next w:val="Standard"/>
    <w:link w:val="berschrift5Zchn"/>
    <w:uiPriority w:val="9"/>
    <w:semiHidden/>
    <w:unhideWhenUsed/>
    <w:qFormat/>
    <w:rsid w:val="00A95B8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95B8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95B8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95B8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B8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7D84"/>
    <w:rPr>
      <w:rFonts w:asciiTheme="majorHAnsi" w:eastAsiaTheme="majorEastAsia" w:hAnsiTheme="majorHAnsi" w:cstheme="majorBidi"/>
      <w:color w:val="2E74B5" w:themeColor="accent1" w:themeShade="BF"/>
      <w:sz w:val="40"/>
      <w:szCs w:val="32"/>
    </w:rPr>
  </w:style>
  <w:style w:type="character" w:customStyle="1" w:styleId="berschrift2Zchn">
    <w:name w:val="Überschrift 2 Zchn"/>
    <w:basedOn w:val="Absatz-Standardschriftart"/>
    <w:link w:val="berschrift2"/>
    <w:uiPriority w:val="9"/>
    <w:rsid w:val="00597D84"/>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97D84"/>
    <w:pPr>
      <w:outlineLvl w:val="9"/>
    </w:pPr>
    <w:rPr>
      <w:lang w:eastAsia="de-DE"/>
    </w:rPr>
  </w:style>
  <w:style w:type="paragraph" w:styleId="Verzeichnis1">
    <w:name w:val="toc 1"/>
    <w:basedOn w:val="Standard"/>
    <w:next w:val="Standard"/>
    <w:autoRedefine/>
    <w:uiPriority w:val="39"/>
    <w:unhideWhenUsed/>
    <w:rsid w:val="00597D84"/>
    <w:pPr>
      <w:spacing w:after="100"/>
    </w:pPr>
  </w:style>
  <w:style w:type="character" w:styleId="Hyperlink">
    <w:name w:val="Hyperlink"/>
    <w:basedOn w:val="Absatz-Standardschriftart"/>
    <w:uiPriority w:val="99"/>
    <w:unhideWhenUsed/>
    <w:rsid w:val="00597D84"/>
    <w:rPr>
      <w:color w:val="0563C1" w:themeColor="hyperlink"/>
      <w:u w:val="single"/>
    </w:rPr>
  </w:style>
  <w:style w:type="paragraph" w:styleId="Verzeichnis2">
    <w:name w:val="toc 2"/>
    <w:basedOn w:val="Standard"/>
    <w:next w:val="Standard"/>
    <w:autoRedefine/>
    <w:uiPriority w:val="39"/>
    <w:unhideWhenUsed/>
    <w:rsid w:val="00597D84"/>
    <w:pPr>
      <w:spacing w:after="100"/>
      <w:ind w:left="220"/>
    </w:pPr>
  </w:style>
  <w:style w:type="paragraph" w:styleId="Listenabsatz">
    <w:name w:val="List Paragraph"/>
    <w:basedOn w:val="Standard"/>
    <w:uiPriority w:val="34"/>
    <w:qFormat/>
    <w:rsid w:val="00597D84"/>
    <w:pPr>
      <w:ind w:left="720"/>
      <w:contextualSpacing/>
    </w:pPr>
  </w:style>
  <w:style w:type="character" w:customStyle="1" w:styleId="berschrift3Zchn">
    <w:name w:val="Überschrift 3 Zchn"/>
    <w:basedOn w:val="Absatz-Standardschriftart"/>
    <w:link w:val="berschrift3"/>
    <w:uiPriority w:val="9"/>
    <w:rsid w:val="00597D84"/>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97D84"/>
    <w:pPr>
      <w:spacing w:after="100"/>
      <w:ind w:left="440"/>
    </w:pPr>
  </w:style>
  <w:style w:type="character" w:customStyle="1" w:styleId="berschrift4Zchn">
    <w:name w:val="Überschrift 4 Zchn"/>
    <w:basedOn w:val="Absatz-Standardschriftart"/>
    <w:link w:val="berschrift4"/>
    <w:uiPriority w:val="9"/>
    <w:rsid w:val="0058701F"/>
    <w:rPr>
      <w:rFonts w:asciiTheme="majorHAnsi" w:eastAsiaTheme="majorEastAsia" w:hAnsiTheme="majorHAnsi" w:cstheme="majorBidi"/>
      <w:i/>
      <w:iCs/>
      <w:color w:val="2E74B5" w:themeColor="accent1" w:themeShade="BF"/>
      <w:u w:val="single"/>
    </w:rPr>
  </w:style>
  <w:style w:type="paragraph" w:styleId="Sprechblasentext">
    <w:name w:val="Balloon Text"/>
    <w:basedOn w:val="Standard"/>
    <w:link w:val="SprechblasentextZchn"/>
    <w:uiPriority w:val="99"/>
    <w:semiHidden/>
    <w:unhideWhenUsed/>
    <w:rsid w:val="00597D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97D84"/>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A95B8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95B8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95B8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95B8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5B83"/>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B72CC8"/>
    <w:pPr>
      <w:spacing w:after="0" w:line="240" w:lineRule="auto"/>
    </w:pPr>
  </w:style>
  <w:style w:type="paragraph" w:styleId="Funotentext">
    <w:name w:val="footnote text"/>
    <w:basedOn w:val="Standard"/>
    <w:link w:val="FunotentextZchn"/>
    <w:uiPriority w:val="99"/>
    <w:semiHidden/>
    <w:unhideWhenUsed/>
    <w:rsid w:val="007D202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D2024"/>
    <w:rPr>
      <w:sz w:val="20"/>
      <w:szCs w:val="20"/>
    </w:rPr>
  </w:style>
  <w:style w:type="character" w:styleId="Funotenzeichen">
    <w:name w:val="footnote reference"/>
    <w:basedOn w:val="Absatz-Standardschriftart"/>
    <w:uiPriority w:val="99"/>
    <w:semiHidden/>
    <w:unhideWhenUsed/>
    <w:rsid w:val="007D2024"/>
    <w:rPr>
      <w:vertAlign w:val="superscript"/>
    </w:rPr>
  </w:style>
  <w:style w:type="paragraph" w:styleId="Literaturverzeichnis">
    <w:name w:val="Bibliography"/>
    <w:basedOn w:val="Standard"/>
    <w:next w:val="Standard"/>
    <w:uiPriority w:val="37"/>
    <w:unhideWhenUsed/>
    <w:rsid w:val="007D2024"/>
  </w:style>
  <w:style w:type="character" w:styleId="Kommentarzeichen">
    <w:name w:val="annotation reference"/>
    <w:basedOn w:val="Absatz-Standardschriftart"/>
    <w:uiPriority w:val="99"/>
    <w:semiHidden/>
    <w:unhideWhenUsed/>
    <w:rsid w:val="007D2024"/>
    <w:rPr>
      <w:sz w:val="16"/>
      <w:szCs w:val="16"/>
    </w:rPr>
  </w:style>
  <w:style w:type="paragraph" w:styleId="Kommentartext">
    <w:name w:val="annotation text"/>
    <w:basedOn w:val="Standard"/>
    <w:link w:val="KommentartextZchn"/>
    <w:uiPriority w:val="99"/>
    <w:semiHidden/>
    <w:unhideWhenUsed/>
    <w:rsid w:val="007D202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2024"/>
    <w:rPr>
      <w:sz w:val="20"/>
      <w:szCs w:val="20"/>
    </w:rPr>
  </w:style>
  <w:style w:type="paragraph" w:styleId="Kommentarthema">
    <w:name w:val="annotation subject"/>
    <w:basedOn w:val="Kommentartext"/>
    <w:next w:val="Kommentartext"/>
    <w:link w:val="KommentarthemaZchn"/>
    <w:uiPriority w:val="99"/>
    <w:semiHidden/>
    <w:unhideWhenUsed/>
    <w:rsid w:val="007D2024"/>
    <w:rPr>
      <w:b/>
      <w:bCs/>
    </w:rPr>
  </w:style>
  <w:style w:type="character" w:customStyle="1" w:styleId="KommentarthemaZchn">
    <w:name w:val="Kommentarthema Zchn"/>
    <w:basedOn w:val="KommentartextZchn"/>
    <w:link w:val="Kommentarthema"/>
    <w:uiPriority w:val="99"/>
    <w:semiHidden/>
    <w:rsid w:val="007D2024"/>
    <w:rPr>
      <w:b/>
      <w:bCs/>
      <w:sz w:val="20"/>
      <w:szCs w:val="20"/>
    </w:rPr>
  </w:style>
  <w:style w:type="paragraph" w:styleId="KeinLeerraum">
    <w:name w:val="No Spacing"/>
    <w:uiPriority w:val="1"/>
    <w:qFormat/>
    <w:rsid w:val="000F0F7C"/>
    <w:pPr>
      <w:spacing w:after="0" w:line="240" w:lineRule="auto"/>
    </w:pPr>
  </w:style>
  <w:style w:type="table" w:styleId="Tabellenraster">
    <w:name w:val="Table Grid"/>
    <w:basedOn w:val="NormaleTabelle"/>
    <w:uiPriority w:val="39"/>
    <w:rsid w:val="0078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3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3C1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3C1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3C14"/>
    <w:rPr>
      <w:rFonts w:eastAsiaTheme="minorEastAsia"/>
      <w:color w:val="5A5A5A" w:themeColor="text1" w:themeTint="A5"/>
      <w:spacing w:val="15"/>
    </w:rPr>
  </w:style>
  <w:style w:type="paragraph" w:styleId="Kopfzeile">
    <w:name w:val="header"/>
    <w:basedOn w:val="Standard"/>
    <w:link w:val="KopfzeileZchn"/>
    <w:uiPriority w:val="99"/>
    <w:unhideWhenUsed/>
    <w:rsid w:val="00CA3C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3C14"/>
  </w:style>
  <w:style w:type="paragraph" w:styleId="Fuzeile">
    <w:name w:val="footer"/>
    <w:basedOn w:val="Standard"/>
    <w:link w:val="FuzeileZchn"/>
    <w:uiPriority w:val="99"/>
    <w:unhideWhenUsed/>
    <w:rsid w:val="00CA3C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7423">
      <w:bodyDiv w:val="1"/>
      <w:marLeft w:val="0"/>
      <w:marRight w:val="0"/>
      <w:marTop w:val="0"/>
      <w:marBottom w:val="0"/>
      <w:divBdr>
        <w:top w:val="none" w:sz="0" w:space="0" w:color="auto"/>
        <w:left w:val="none" w:sz="0" w:space="0" w:color="auto"/>
        <w:bottom w:val="none" w:sz="0" w:space="0" w:color="auto"/>
        <w:right w:val="none" w:sz="0" w:space="0" w:color="auto"/>
      </w:divBdr>
    </w:div>
    <w:div w:id="105390135">
      <w:bodyDiv w:val="1"/>
      <w:marLeft w:val="0"/>
      <w:marRight w:val="0"/>
      <w:marTop w:val="0"/>
      <w:marBottom w:val="0"/>
      <w:divBdr>
        <w:top w:val="none" w:sz="0" w:space="0" w:color="auto"/>
        <w:left w:val="none" w:sz="0" w:space="0" w:color="auto"/>
        <w:bottom w:val="none" w:sz="0" w:space="0" w:color="auto"/>
        <w:right w:val="none" w:sz="0" w:space="0" w:color="auto"/>
      </w:divBdr>
    </w:div>
    <w:div w:id="150298917">
      <w:bodyDiv w:val="1"/>
      <w:marLeft w:val="0"/>
      <w:marRight w:val="0"/>
      <w:marTop w:val="0"/>
      <w:marBottom w:val="0"/>
      <w:divBdr>
        <w:top w:val="none" w:sz="0" w:space="0" w:color="auto"/>
        <w:left w:val="none" w:sz="0" w:space="0" w:color="auto"/>
        <w:bottom w:val="none" w:sz="0" w:space="0" w:color="auto"/>
        <w:right w:val="none" w:sz="0" w:space="0" w:color="auto"/>
      </w:divBdr>
    </w:div>
    <w:div w:id="208763730">
      <w:bodyDiv w:val="1"/>
      <w:marLeft w:val="0"/>
      <w:marRight w:val="0"/>
      <w:marTop w:val="0"/>
      <w:marBottom w:val="0"/>
      <w:divBdr>
        <w:top w:val="none" w:sz="0" w:space="0" w:color="auto"/>
        <w:left w:val="none" w:sz="0" w:space="0" w:color="auto"/>
        <w:bottom w:val="none" w:sz="0" w:space="0" w:color="auto"/>
        <w:right w:val="none" w:sz="0" w:space="0" w:color="auto"/>
      </w:divBdr>
    </w:div>
    <w:div w:id="349838679">
      <w:bodyDiv w:val="1"/>
      <w:marLeft w:val="0"/>
      <w:marRight w:val="0"/>
      <w:marTop w:val="0"/>
      <w:marBottom w:val="0"/>
      <w:divBdr>
        <w:top w:val="none" w:sz="0" w:space="0" w:color="auto"/>
        <w:left w:val="none" w:sz="0" w:space="0" w:color="auto"/>
        <w:bottom w:val="none" w:sz="0" w:space="0" w:color="auto"/>
        <w:right w:val="none" w:sz="0" w:space="0" w:color="auto"/>
      </w:divBdr>
    </w:div>
    <w:div w:id="450704893">
      <w:bodyDiv w:val="1"/>
      <w:marLeft w:val="0"/>
      <w:marRight w:val="0"/>
      <w:marTop w:val="0"/>
      <w:marBottom w:val="0"/>
      <w:divBdr>
        <w:top w:val="none" w:sz="0" w:space="0" w:color="auto"/>
        <w:left w:val="none" w:sz="0" w:space="0" w:color="auto"/>
        <w:bottom w:val="none" w:sz="0" w:space="0" w:color="auto"/>
        <w:right w:val="none" w:sz="0" w:space="0" w:color="auto"/>
      </w:divBdr>
    </w:div>
    <w:div w:id="684213897">
      <w:bodyDiv w:val="1"/>
      <w:marLeft w:val="0"/>
      <w:marRight w:val="0"/>
      <w:marTop w:val="0"/>
      <w:marBottom w:val="0"/>
      <w:divBdr>
        <w:top w:val="none" w:sz="0" w:space="0" w:color="auto"/>
        <w:left w:val="none" w:sz="0" w:space="0" w:color="auto"/>
        <w:bottom w:val="none" w:sz="0" w:space="0" w:color="auto"/>
        <w:right w:val="none" w:sz="0" w:space="0" w:color="auto"/>
      </w:divBdr>
      <w:divsChild>
        <w:div w:id="1234586505">
          <w:marLeft w:val="0"/>
          <w:marRight w:val="0"/>
          <w:marTop w:val="0"/>
          <w:marBottom w:val="0"/>
          <w:divBdr>
            <w:top w:val="none" w:sz="0" w:space="0" w:color="auto"/>
            <w:left w:val="none" w:sz="0" w:space="0" w:color="auto"/>
            <w:bottom w:val="none" w:sz="0" w:space="0" w:color="auto"/>
            <w:right w:val="none" w:sz="0" w:space="0" w:color="auto"/>
          </w:divBdr>
        </w:div>
        <w:div w:id="1829445396">
          <w:marLeft w:val="0"/>
          <w:marRight w:val="0"/>
          <w:marTop w:val="0"/>
          <w:marBottom w:val="0"/>
          <w:divBdr>
            <w:top w:val="none" w:sz="0" w:space="0" w:color="auto"/>
            <w:left w:val="none" w:sz="0" w:space="0" w:color="auto"/>
            <w:bottom w:val="none" w:sz="0" w:space="0" w:color="auto"/>
            <w:right w:val="none" w:sz="0" w:space="0" w:color="auto"/>
          </w:divBdr>
        </w:div>
      </w:divsChild>
    </w:div>
    <w:div w:id="882643311">
      <w:bodyDiv w:val="1"/>
      <w:marLeft w:val="0"/>
      <w:marRight w:val="0"/>
      <w:marTop w:val="0"/>
      <w:marBottom w:val="0"/>
      <w:divBdr>
        <w:top w:val="none" w:sz="0" w:space="0" w:color="auto"/>
        <w:left w:val="none" w:sz="0" w:space="0" w:color="auto"/>
        <w:bottom w:val="none" w:sz="0" w:space="0" w:color="auto"/>
        <w:right w:val="none" w:sz="0" w:space="0" w:color="auto"/>
      </w:divBdr>
    </w:div>
    <w:div w:id="1195578408">
      <w:bodyDiv w:val="1"/>
      <w:marLeft w:val="0"/>
      <w:marRight w:val="0"/>
      <w:marTop w:val="0"/>
      <w:marBottom w:val="0"/>
      <w:divBdr>
        <w:top w:val="none" w:sz="0" w:space="0" w:color="auto"/>
        <w:left w:val="none" w:sz="0" w:space="0" w:color="auto"/>
        <w:bottom w:val="none" w:sz="0" w:space="0" w:color="auto"/>
        <w:right w:val="none" w:sz="0" w:space="0" w:color="auto"/>
      </w:divBdr>
    </w:div>
    <w:div w:id="1323505383">
      <w:bodyDiv w:val="1"/>
      <w:marLeft w:val="0"/>
      <w:marRight w:val="0"/>
      <w:marTop w:val="0"/>
      <w:marBottom w:val="0"/>
      <w:divBdr>
        <w:top w:val="none" w:sz="0" w:space="0" w:color="auto"/>
        <w:left w:val="none" w:sz="0" w:space="0" w:color="auto"/>
        <w:bottom w:val="none" w:sz="0" w:space="0" w:color="auto"/>
        <w:right w:val="none" w:sz="0" w:space="0" w:color="auto"/>
      </w:divBdr>
    </w:div>
    <w:div w:id="1492790239">
      <w:bodyDiv w:val="1"/>
      <w:marLeft w:val="0"/>
      <w:marRight w:val="0"/>
      <w:marTop w:val="0"/>
      <w:marBottom w:val="0"/>
      <w:divBdr>
        <w:top w:val="none" w:sz="0" w:space="0" w:color="auto"/>
        <w:left w:val="none" w:sz="0" w:space="0" w:color="auto"/>
        <w:bottom w:val="none" w:sz="0" w:space="0" w:color="auto"/>
        <w:right w:val="none" w:sz="0" w:space="0" w:color="auto"/>
      </w:divBdr>
    </w:div>
    <w:div w:id="1727071347">
      <w:bodyDiv w:val="1"/>
      <w:marLeft w:val="0"/>
      <w:marRight w:val="0"/>
      <w:marTop w:val="0"/>
      <w:marBottom w:val="0"/>
      <w:divBdr>
        <w:top w:val="none" w:sz="0" w:space="0" w:color="auto"/>
        <w:left w:val="none" w:sz="0" w:space="0" w:color="auto"/>
        <w:bottom w:val="none" w:sz="0" w:space="0" w:color="auto"/>
        <w:right w:val="none" w:sz="0" w:space="0" w:color="auto"/>
      </w:divBdr>
    </w:div>
    <w:div w:id="1746220952">
      <w:bodyDiv w:val="1"/>
      <w:marLeft w:val="0"/>
      <w:marRight w:val="0"/>
      <w:marTop w:val="0"/>
      <w:marBottom w:val="0"/>
      <w:divBdr>
        <w:top w:val="none" w:sz="0" w:space="0" w:color="auto"/>
        <w:left w:val="none" w:sz="0" w:space="0" w:color="auto"/>
        <w:bottom w:val="none" w:sz="0" w:space="0" w:color="auto"/>
        <w:right w:val="none" w:sz="0" w:space="0" w:color="auto"/>
      </w:divBdr>
    </w:div>
    <w:div w:id="1772891459">
      <w:bodyDiv w:val="1"/>
      <w:marLeft w:val="0"/>
      <w:marRight w:val="0"/>
      <w:marTop w:val="0"/>
      <w:marBottom w:val="0"/>
      <w:divBdr>
        <w:top w:val="none" w:sz="0" w:space="0" w:color="auto"/>
        <w:left w:val="none" w:sz="0" w:space="0" w:color="auto"/>
        <w:bottom w:val="none" w:sz="0" w:space="0" w:color="auto"/>
        <w:right w:val="none" w:sz="0" w:space="0" w:color="auto"/>
      </w:divBdr>
    </w:div>
    <w:div w:id="213077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Excel_Worksheet2.xls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Word_Document3.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package" Target="embeddings/Microsoft_Word_Document4.doc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6N5eu0yM38uJgUU9UVnepE90Qff0_ujf9t0Hzrlt9jo/edit?usp=shari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b:Tag>Klo</b:Tag>
    <b:SourceType>ConferenceProceedings</b:SourceType>
    <b:Guid>{8BF387C9-8CE7-46DB-ABFF-CA270456DFB0}</b:Guid>
    <b:Title>Konzept 1.0 SoftwareEngineering</b:Title>
    <b:Author>
      <b:Author>
        <b:NameList>
          <b:Person>
            <b:Last>Klodinski</b:Last>
            <b:First>Jean</b:First>
          </b:Person>
        </b:NameList>
      </b:Author>
    </b:Author>
    <b:Pages>1-3</b:Pages>
    <b:RefOrder>1</b:RefOrder>
  </b:Source>
  <b:Source>
    <b:Tag>Jea15</b:Tag>
    <b:SourceType>Book</b:SourceType>
    <b:Guid>{972788DD-7BF1-4C2E-950C-37AD1478424F}</b:Guid>
    <b:Author>
      <b:Author>
        <b:NameList>
          <b:Person>
            <b:Last>Jean-Pierre Klodzinski</b:Last>
          </b:Person>
        </b:NameList>
      </b:Author>
    </b:Author>
    <b:Title>RA-29-Wo gibt es Was Lösungsdesign.txt</b:Title>
    <b:Year>2015</b:Year>
    <b:RefOrder>3</b:RefOrder>
  </b:Source>
</b:Sources>
</file>

<file path=customXml/itemProps1.xml><?xml version="1.0" encoding="utf-8"?>
<ds:datastoreItem xmlns:ds="http://schemas.openxmlformats.org/officeDocument/2006/customXml" ds:itemID="{DF9DF137-B98B-4819-BE9E-28F5E0BA5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3839</Words>
  <Characters>24192</Characters>
  <Application>Microsoft Office Word</Application>
  <DocSecurity>0</DocSecurity>
  <Lines>201</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ħʝᵰҩƾҩ ħɣῡƺҩ</dc:creator>
  <cp:keywords/>
  <dc:description/>
  <cp:lastModifiedBy>ħʝᵰҩƾҩ ħɣῡƺҩ</cp:lastModifiedBy>
  <cp:revision>94</cp:revision>
  <dcterms:created xsi:type="dcterms:W3CDTF">2015-11-04T11:14:00Z</dcterms:created>
  <dcterms:modified xsi:type="dcterms:W3CDTF">2016-01-04T14:11:00Z</dcterms:modified>
</cp:coreProperties>
</file>