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pptx" ContentType="application/vnd.openxmlformats-officedocument.presentationml.presentation"/>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4DD48F" w14:textId="402300F3" w:rsidR="00597D84" w:rsidRDefault="00CA3C14" w:rsidP="008B02B4">
      <w:pPr>
        <w:pStyle w:val="Titel"/>
      </w:pPr>
      <w:r>
        <w:t>Projektdokumentation</w:t>
      </w:r>
    </w:p>
    <w:p w14:paraId="0424A37B" w14:textId="7D081CE5" w:rsidR="00CA3C14" w:rsidRDefault="00CA3C14" w:rsidP="008B02B4">
      <w:pPr>
        <w:pStyle w:val="Untertitel"/>
      </w:pPr>
      <w:proofErr w:type="spellStart"/>
      <w:r>
        <w:t>RefugeesWelcomeApp</w:t>
      </w:r>
      <w:proofErr w:type="spellEnd"/>
    </w:p>
    <w:p w14:paraId="0CA04F1F" w14:textId="77777777" w:rsidR="00CA3C14" w:rsidRDefault="00CA3C14"/>
    <w:p w14:paraId="3B4965B8" w14:textId="77777777" w:rsidR="00CA3C14" w:rsidRDefault="00CA3C14"/>
    <w:p w14:paraId="09D0064F" w14:textId="77777777" w:rsidR="00CA3C14" w:rsidRDefault="00CA3C14"/>
    <w:p w14:paraId="0C8EBC99" w14:textId="77777777" w:rsidR="00CA3C14" w:rsidRDefault="00CA3C14"/>
    <w:p w14:paraId="5AE60063" w14:textId="77777777" w:rsidR="00CA3C14" w:rsidRDefault="00CA3C14"/>
    <w:p w14:paraId="44A9C8C1" w14:textId="77777777" w:rsidR="00CA3C14" w:rsidRDefault="00CA3C14"/>
    <w:p w14:paraId="40877871" w14:textId="77777777" w:rsidR="00CA3C14" w:rsidRDefault="00CA3C14"/>
    <w:p w14:paraId="28246935" w14:textId="77777777" w:rsidR="00CA3C14" w:rsidRDefault="00CA3C14"/>
    <w:p w14:paraId="17E4EE26" w14:textId="77777777" w:rsidR="00CA3C14" w:rsidRDefault="00CA3C14"/>
    <w:p w14:paraId="4490DDC1" w14:textId="77777777" w:rsidR="00CA3C14" w:rsidRDefault="00CA3C14"/>
    <w:p w14:paraId="04980690" w14:textId="77777777" w:rsidR="00CA3C14" w:rsidRDefault="00CA3C14"/>
    <w:p w14:paraId="574086CC" w14:textId="77777777" w:rsidR="00CA3C14" w:rsidRDefault="00CA3C14"/>
    <w:p w14:paraId="61801AB2" w14:textId="77777777" w:rsidR="00CA3C14" w:rsidRDefault="00CA3C14"/>
    <w:p w14:paraId="0A8D0FA9" w14:textId="77777777" w:rsidR="00CA3C14" w:rsidRDefault="00CA3C14"/>
    <w:p w14:paraId="609E7692" w14:textId="77777777" w:rsidR="00CA3C14" w:rsidRDefault="00CA3C14"/>
    <w:p w14:paraId="3A37B760" w14:textId="08AF70EE" w:rsidR="00CA3C14" w:rsidRDefault="00CA3C14" w:rsidP="008B02B4">
      <w:pPr>
        <w:tabs>
          <w:tab w:val="left" w:pos="7770"/>
        </w:tabs>
      </w:pPr>
      <w:r>
        <w:tab/>
      </w:r>
    </w:p>
    <w:p w14:paraId="0682ACC7" w14:textId="77777777" w:rsidR="00CA3C14" w:rsidRDefault="00CA3C14"/>
    <w:p w14:paraId="5E2B0C08" w14:textId="77777777" w:rsidR="00CA3C14" w:rsidRDefault="00CA3C14"/>
    <w:p w14:paraId="34798286" w14:textId="77777777" w:rsidR="00CA3C14" w:rsidRDefault="00CA3C14"/>
    <w:p w14:paraId="34910C92" w14:textId="77777777" w:rsidR="00CA3C14" w:rsidRDefault="00CA3C14"/>
    <w:p w14:paraId="3B9C183A" w14:textId="77777777" w:rsidR="00CA3C14" w:rsidRDefault="00CA3C14"/>
    <w:p w14:paraId="6E5A4514" w14:textId="77777777" w:rsidR="00CA3C14" w:rsidRDefault="00CA3C14"/>
    <w:p w14:paraId="18191292" w14:textId="77777777" w:rsidR="00CA3C14" w:rsidRDefault="00CA3C14"/>
    <w:p w14:paraId="14EA19B9" w14:textId="77777777" w:rsidR="00CA3C14" w:rsidRDefault="00CA3C14"/>
    <w:p w14:paraId="73E987E6" w14:textId="77777777" w:rsidR="00CA3C14" w:rsidRDefault="00CA3C14"/>
    <w:p w14:paraId="610F7D83" w14:textId="5D603710" w:rsidR="00CA3C14" w:rsidRDefault="00CA3C14">
      <w:r>
        <w:t xml:space="preserve">Autoren: </w:t>
      </w:r>
      <w:r>
        <w:tab/>
      </w:r>
      <w:r>
        <w:tab/>
      </w:r>
      <w:r>
        <w:tab/>
        <w:t xml:space="preserve">Nico Remus, Philipp Staats, Stefan </w:t>
      </w:r>
      <w:proofErr w:type="spellStart"/>
      <w:r>
        <w:t>Ludowicy</w:t>
      </w:r>
      <w:proofErr w:type="spellEnd"/>
      <w:r>
        <w:t xml:space="preserve"> und Jean-P. </w:t>
      </w:r>
      <w:proofErr w:type="spellStart"/>
      <w:r>
        <w:t>Klodzinski</w:t>
      </w:r>
      <w:proofErr w:type="spellEnd"/>
      <w:r>
        <w:t xml:space="preserve"> </w:t>
      </w:r>
    </w:p>
    <w:p w14:paraId="79450685" w14:textId="4F2D4345" w:rsidR="00CA3C14" w:rsidRDefault="00CA3C14">
      <w:r>
        <w:t>Bearbeitungszeitraum:</w:t>
      </w:r>
      <w:r>
        <w:tab/>
      </w:r>
      <w:r>
        <w:tab/>
        <w:t>5. Semester</w:t>
      </w:r>
    </w:p>
    <w:p w14:paraId="68182548" w14:textId="73DF766B" w:rsidR="00CA3C14" w:rsidRDefault="00CA3C14">
      <w:r>
        <w:t xml:space="preserve">Semestergemeinschaft: </w:t>
      </w:r>
      <w:r>
        <w:tab/>
        <w:t>DWI 13</w:t>
      </w:r>
    </w:p>
    <w:sdt>
      <w:sdtPr>
        <w:id w:val="805057232"/>
        <w:docPartObj>
          <w:docPartGallery w:val="Table of Contents"/>
          <w:docPartUnique/>
        </w:docPartObj>
      </w:sdtPr>
      <w:sdtEndPr>
        <w:rPr>
          <w:b/>
          <w:bCs/>
        </w:rPr>
      </w:sdtEndPr>
      <w:sdtContent>
        <w:p w14:paraId="5093EAFB" w14:textId="55AA8A08" w:rsidR="00CA3C14" w:rsidRDefault="00CA3C14">
          <w:r>
            <w:br w:type="page"/>
          </w:r>
        </w:p>
        <w:p w14:paraId="501F6BB9" w14:textId="37BFB51D" w:rsidR="00597D84" w:rsidRDefault="00597D84" w:rsidP="005E3665">
          <w:r>
            <w:lastRenderedPageBreak/>
            <w:t>Inhaltsverzeichnis</w:t>
          </w:r>
        </w:p>
        <w:p w14:paraId="035C5FCA" w14:textId="77777777" w:rsidR="003A603A" w:rsidRDefault="00597D84">
          <w:pPr>
            <w:pStyle w:val="Verzeichnis1"/>
            <w:tabs>
              <w:tab w:val="left" w:pos="440"/>
              <w:tab w:val="right" w:leader="dot" w:pos="9062"/>
            </w:tabs>
            <w:rPr>
              <w:ins w:id="0" w:author="ħʝᵰҩƾҩ ħɣῡƺҩ" w:date="2016-01-04T11:57:00Z"/>
              <w:rFonts w:eastAsiaTheme="minorEastAsia"/>
              <w:noProof/>
              <w:lang w:eastAsia="de-DE"/>
            </w:rPr>
          </w:pPr>
          <w:r>
            <w:fldChar w:fldCharType="begin"/>
          </w:r>
          <w:r>
            <w:instrText xml:space="preserve"> TOC \o "1-3" \h \z \u </w:instrText>
          </w:r>
          <w:r>
            <w:fldChar w:fldCharType="separate"/>
          </w:r>
          <w:ins w:id="1" w:author="ħʝᵰҩƾҩ ħɣῡƺҩ" w:date="2016-01-04T11:57:00Z">
            <w:r w:rsidR="003A603A" w:rsidRPr="00442BBA">
              <w:rPr>
                <w:rStyle w:val="Hyperlink"/>
                <w:noProof/>
              </w:rPr>
              <w:fldChar w:fldCharType="begin"/>
            </w:r>
            <w:r w:rsidR="003A603A" w:rsidRPr="00442BBA">
              <w:rPr>
                <w:rStyle w:val="Hyperlink"/>
                <w:noProof/>
              </w:rPr>
              <w:instrText xml:space="preserve"> </w:instrText>
            </w:r>
            <w:r w:rsidR="003A603A">
              <w:rPr>
                <w:noProof/>
              </w:rPr>
              <w:instrText>HYPERLINK \l "_Toc439671985"</w:instrText>
            </w:r>
            <w:r w:rsidR="003A603A" w:rsidRPr="00442BBA">
              <w:rPr>
                <w:rStyle w:val="Hyperlink"/>
                <w:noProof/>
              </w:rPr>
              <w:instrText xml:space="preserve"> </w:instrText>
            </w:r>
            <w:r w:rsidR="003A603A" w:rsidRPr="00442BBA">
              <w:rPr>
                <w:rStyle w:val="Hyperlink"/>
                <w:noProof/>
              </w:rPr>
            </w:r>
            <w:r w:rsidR="003A603A" w:rsidRPr="00442BBA">
              <w:rPr>
                <w:rStyle w:val="Hyperlink"/>
                <w:noProof/>
              </w:rPr>
              <w:fldChar w:fldCharType="separate"/>
            </w:r>
            <w:r w:rsidR="003A603A" w:rsidRPr="00442BBA">
              <w:rPr>
                <w:rStyle w:val="Hyperlink"/>
                <w:noProof/>
              </w:rPr>
              <w:t>1</w:t>
            </w:r>
            <w:r w:rsidR="003A603A">
              <w:rPr>
                <w:rFonts w:eastAsiaTheme="minorEastAsia"/>
                <w:noProof/>
                <w:lang w:eastAsia="de-DE"/>
              </w:rPr>
              <w:tab/>
            </w:r>
            <w:r w:rsidR="003A603A" w:rsidRPr="00442BBA">
              <w:rPr>
                <w:rStyle w:val="Hyperlink"/>
                <w:noProof/>
              </w:rPr>
              <w:t>Projektbeschreibung</w:t>
            </w:r>
            <w:r w:rsidR="003A603A">
              <w:rPr>
                <w:noProof/>
                <w:webHidden/>
              </w:rPr>
              <w:tab/>
            </w:r>
            <w:r w:rsidR="003A603A">
              <w:rPr>
                <w:noProof/>
                <w:webHidden/>
              </w:rPr>
              <w:fldChar w:fldCharType="begin"/>
            </w:r>
            <w:r w:rsidR="003A603A">
              <w:rPr>
                <w:noProof/>
                <w:webHidden/>
              </w:rPr>
              <w:instrText xml:space="preserve"> PAGEREF _Toc439671985 \h </w:instrText>
            </w:r>
            <w:r w:rsidR="003A603A">
              <w:rPr>
                <w:noProof/>
                <w:webHidden/>
              </w:rPr>
            </w:r>
          </w:ins>
          <w:r w:rsidR="003A603A">
            <w:rPr>
              <w:noProof/>
              <w:webHidden/>
            </w:rPr>
            <w:fldChar w:fldCharType="separate"/>
          </w:r>
          <w:ins w:id="2" w:author="ħʝᵰҩƾҩ ħɣῡƺҩ" w:date="2016-01-04T11:57:00Z">
            <w:r w:rsidR="003A603A">
              <w:rPr>
                <w:noProof/>
                <w:webHidden/>
              </w:rPr>
              <w:t>4</w:t>
            </w:r>
            <w:r w:rsidR="003A603A">
              <w:rPr>
                <w:noProof/>
                <w:webHidden/>
              </w:rPr>
              <w:fldChar w:fldCharType="end"/>
            </w:r>
            <w:r w:rsidR="003A603A" w:rsidRPr="00442BBA">
              <w:rPr>
                <w:rStyle w:val="Hyperlink"/>
                <w:noProof/>
              </w:rPr>
              <w:fldChar w:fldCharType="end"/>
            </w:r>
          </w:ins>
        </w:p>
        <w:p w14:paraId="09D38A8C" w14:textId="77777777" w:rsidR="003A603A" w:rsidRDefault="003A603A">
          <w:pPr>
            <w:pStyle w:val="Verzeichnis2"/>
            <w:tabs>
              <w:tab w:val="left" w:pos="880"/>
              <w:tab w:val="right" w:leader="dot" w:pos="9062"/>
            </w:tabs>
            <w:rPr>
              <w:ins w:id="3" w:author="ħʝᵰҩƾҩ ħɣῡƺҩ" w:date="2016-01-04T11:57:00Z"/>
              <w:rFonts w:eastAsiaTheme="minorEastAsia"/>
              <w:noProof/>
              <w:lang w:eastAsia="de-DE"/>
            </w:rPr>
          </w:pPr>
          <w:ins w:id="4" w:author="ħʝᵰҩƾҩ ħɣῡƺҩ" w:date="2016-01-04T11:57:00Z">
            <w:r w:rsidRPr="00442BBA">
              <w:rPr>
                <w:rStyle w:val="Hyperlink"/>
                <w:noProof/>
              </w:rPr>
              <w:fldChar w:fldCharType="begin"/>
            </w:r>
            <w:r w:rsidRPr="00442BBA">
              <w:rPr>
                <w:rStyle w:val="Hyperlink"/>
                <w:noProof/>
              </w:rPr>
              <w:instrText xml:space="preserve"> </w:instrText>
            </w:r>
            <w:r>
              <w:rPr>
                <w:noProof/>
              </w:rPr>
              <w:instrText>HYPERLINK \l "_Toc439671986"</w:instrText>
            </w:r>
            <w:r w:rsidRPr="00442BBA">
              <w:rPr>
                <w:rStyle w:val="Hyperlink"/>
                <w:noProof/>
              </w:rPr>
              <w:instrText xml:space="preserve"> </w:instrText>
            </w:r>
            <w:r w:rsidRPr="00442BBA">
              <w:rPr>
                <w:rStyle w:val="Hyperlink"/>
                <w:noProof/>
              </w:rPr>
            </w:r>
            <w:r w:rsidRPr="00442BBA">
              <w:rPr>
                <w:rStyle w:val="Hyperlink"/>
                <w:noProof/>
              </w:rPr>
              <w:fldChar w:fldCharType="separate"/>
            </w:r>
            <w:r w:rsidRPr="00442BBA">
              <w:rPr>
                <w:rStyle w:val="Hyperlink"/>
                <w:noProof/>
              </w:rPr>
              <w:t>1.1</w:t>
            </w:r>
            <w:r>
              <w:rPr>
                <w:rFonts w:eastAsiaTheme="minorEastAsia"/>
                <w:noProof/>
                <w:lang w:eastAsia="de-DE"/>
              </w:rPr>
              <w:tab/>
            </w:r>
            <w:r w:rsidRPr="00442BBA">
              <w:rPr>
                <w:rStyle w:val="Hyperlink"/>
                <w:noProof/>
              </w:rPr>
              <w:t>Ausgangsituation</w:t>
            </w:r>
            <w:r>
              <w:rPr>
                <w:noProof/>
                <w:webHidden/>
              </w:rPr>
              <w:tab/>
            </w:r>
            <w:r>
              <w:rPr>
                <w:noProof/>
                <w:webHidden/>
              </w:rPr>
              <w:fldChar w:fldCharType="begin"/>
            </w:r>
            <w:r>
              <w:rPr>
                <w:noProof/>
                <w:webHidden/>
              </w:rPr>
              <w:instrText xml:space="preserve"> PAGEREF _Toc439671986 \h </w:instrText>
            </w:r>
            <w:r>
              <w:rPr>
                <w:noProof/>
                <w:webHidden/>
              </w:rPr>
            </w:r>
          </w:ins>
          <w:r>
            <w:rPr>
              <w:noProof/>
              <w:webHidden/>
            </w:rPr>
            <w:fldChar w:fldCharType="separate"/>
          </w:r>
          <w:ins w:id="5" w:author="ħʝᵰҩƾҩ ħɣῡƺҩ" w:date="2016-01-04T11:57:00Z">
            <w:r>
              <w:rPr>
                <w:noProof/>
                <w:webHidden/>
              </w:rPr>
              <w:t>4</w:t>
            </w:r>
            <w:r>
              <w:rPr>
                <w:noProof/>
                <w:webHidden/>
              </w:rPr>
              <w:fldChar w:fldCharType="end"/>
            </w:r>
            <w:r w:rsidRPr="00442BBA">
              <w:rPr>
                <w:rStyle w:val="Hyperlink"/>
                <w:noProof/>
              </w:rPr>
              <w:fldChar w:fldCharType="end"/>
            </w:r>
          </w:ins>
        </w:p>
        <w:p w14:paraId="1376DF40" w14:textId="77777777" w:rsidR="003A603A" w:rsidRDefault="003A603A">
          <w:pPr>
            <w:pStyle w:val="Verzeichnis2"/>
            <w:tabs>
              <w:tab w:val="left" w:pos="880"/>
              <w:tab w:val="right" w:leader="dot" w:pos="9062"/>
            </w:tabs>
            <w:rPr>
              <w:ins w:id="6" w:author="ħʝᵰҩƾҩ ħɣῡƺҩ" w:date="2016-01-04T11:57:00Z"/>
              <w:rFonts w:eastAsiaTheme="minorEastAsia"/>
              <w:noProof/>
              <w:lang w:eastAsia="de-DE"/>
            </w:rPr>
          </w:pPr>
          <w:ins w:id="7" w:author="ħʝᵰҩƾҩ ħɣῡƺҩ" w:date="2016-01-04T11:57:00Z">
            <w:r w:rsidRPr="00442BBA">
              <w:rPr>
                <w:rStyle w:val="Hyperlink"/>
                <w:noProof/>
              </w:rPr>
              <w:fldChar w:fldCharType="begin"/>
            </w:r>
            <w:r w:rsidRPr="00442BBA">
              <w:rPr>
                <w:rStyle w:val="Hyperlink"/>
                <w:noProof/>
              </w:rPr>
              <w:instrText xml:space="preserve"> </w:instrText>
            </w:r>
            <w:r>
              <w:rPr>
                <w:noProof/>
              </w:rPr>
              <w:instrText>HYPERLINK \l "_Toc439671987"</w:instrText>
            </w:r>
            <w:r w:rsidRPr="00442BBA">
              <w:rPr>
                <w:rStyle w:val="Hyperlink"/>
                <w:noProof/>
              </w:rPr>
              <w:instrText xml:space="preserve"> </w:instrText>
            </w:r>
            <w:r w:rsidRPr="00442BBA">
              <w:rPr>
                <w:rStyle w:val="Hyperlink"/>
                <w:noProof/>
              </w:rPr>
            </w:r>
            <w:r w:rsidRPr="00442BBA">
              <w:rPr>
                <w:rStyle w:val="Hyperlink"/>
                <w:noProof/>
              </w:rPr>
              <w:fldChar w:fldCharType="separate"/>
            </w:r>
            <w:r w:rsidRPr="00442BBA">
              <w:rPr>
                <w:rStyle w:val="Hyperlink"/>
                <w:noProof/>
              </w:rPr>
              <w:t>1.2</w:t>
            </w:r>
            <w:r>
              <w:rPr>
                <w:rFonts w:eastAsiaTheme="minorEastAsia"/>
                <w:noProof/>
                <w:lang w:eastAsia="de-DE"/>
              </w:rPr>
              <w:tab/>
            </w:r>
            <w:r w:rsidRPr="00442BBA">
              <w:rPr>
                <w:rStyle w:val="Hyperlink"/>
                <w:noProof/>
              </w:rPr>
              <w:t>Zielsetzung</w:t>
            </w:r>
            <w:r>
              <w:rPr>
                <w:noProof/>
                <w:webHidden/>
              </w:rPr>
              <w:tab/>
            </w:r>
            <w:r>
              <w:rPr>
                <w:noProof/>
                <w:webHidden/>
              </w:rPr>
              <w:fldChar w:fldCharType="begin"/>
            </w:r>
            <w:r>
              <w:rPr>
                <w:noProof/>
                <w:webHidden/>
              </w:rPr>
              <w:instrText xml:space="preserve"> PAGEREF _Toc439671987 \h </w:instrText>
            </w:r>
            <w:r>
              <w:rPr>
                <w:noProof/>
                <w:webHidden/>
              </w:rPr>
            </w:r>
          </w:ins>
          <w:r>
            <w:rPr>
              <w:noProof/>
              <w:webHidden/>
            </w:rPr>
            <w:fldChar w:fldCharType="separate"/>
          </w:r>
          <w:ins w:id="8" w:author="ħʝᵰҩƾҩ ħɣῡƺҩ" w:date="2016-01-04T11:57:00Z">
            <w:r>
              <w:rPr>
                <w:noProof/>
                <w:webHidden/>
              </w:rPr>
              <w:t>4</w:t>
            </w:r>
            <w:r>
              <w:rPr>
                <w:noProof/>
                <w:webHidden/>
              </w:rPr>
              <w:fldChar w:fldCharType="end"/>
            </w:r>
            <w:r w:rsidRPr="00442BBA">
              <w:rPr>
                <w:rStyle w:val="Hyperlink"/>
                <w:noProof/>
              </w:rPr>
              <w:fldChar w:fldCharType="end"/>
            </w:r>
          </w:ins>
        </w:p>
        <w:p w14:paraId="525F4B2D" w14:textId="77777777" w:rsidR="003A603A" w:rsidRDefault="003A603A">
          <w:pPr>
            <w:pStyle w:val="Verzeichnis3"/>
            <w:tabs>
              <w:tab w:val="left" w:pos="1320"/>
              <w:tab w:val="right" w:leader="dot" w:pos="9062"/>
            </w:tabs>
            <w:rPr>
              <w:ins w:id="9" w:author="ħʝᵰҩƾҩ ħɣῡƺҩ" w:date="2016-01-04T11:57:00Z"/>
              <w:rFonts w:eastAsiaTheme="minorEastAsia"/>
              <w:noProof/>
              <w:lang w:eastAsia="de-DE"/>
            </w:rPr>
          </w:pPr>
          <w:ins w:id="10" w:author="ħʝᵰҩƾҩ ħɣῡƺҩ" w:date="2016-01-04T11:57:00Z">
            <w:r w:rsidRPr="00442BBA">
              <w:rPr>
                <w:rStyle w:val="Hyperlink"/>
                <w:noProof/>
              </w:rPr>
              <w:fldChar w:fldCharType="begin"/>
            </w:r>
            <w:r w:rsidRPr="00442BBA">
              <w:rPr>
                <w:rStyle w:val="Hyperlink"/>
                <w:noProof/>
              </w:rPr>
              <w:instrText xml:space="preserve"> </w:instrText>
            </w:r>
            <w:r>
              <w:rPr>
                <w:noProof/>
              </w:rPr>
              <w:instrText>HYPERLINK \l "_Toc439671988"</w:instrText>
            </w:r>
            <w:r w:rsidRPr="00442BBA">
              <w:rPr>
                <w:rStyle w:val="Hyperlink"/>
                <w:noProof/>
              </w:rPr>
              <w:instrText xml:space="preserve"> </w:instrText>
            </w:r>
            <w:r w:rsidRPr="00442BBA">
              <w:rPr>
                <w:rStyle w:val="Hyperlink"/>
                <w:noProof/>
              </w:rPr>
            </w:r>
            <w:r w:rsidRPr="00442BBA">
              <w:rPr>
                <w:rStyle w:val="Hyperlink"/>
                <w:noProof/>
              </w:rPr>
              <w:fldChar w:fldCharType="separate"/>
            </w:r>
            <w:r w:rsidRPr="00442BBA">
              <w:rPr>
                <w:rStyle w:val="Hyperlink"/>
                <w:noProof/>
              </w:rPr>
              <w:t>1.2.1</w:t>
            </w:r>
            <w:r>
              <w:rPr>
                <w:rFonts w:eastAsiaTheme="minorEastAsia"/>
                <w:noProof/>
                <w:lang w:eastAsia="de-DE"/>
              </w:rPr>
              <w:tab/>
            </w:r>
            <w:r w:rsidRPr="00442BBA">
              <w:rPr>
                <w:rStyle w:val="Hyperlink"/>
                <w:noProof/>
              </w:rPr>
              <w:t>Grobkonzept</w:t>
            </w:r>
            <w:r>
              <w:rPr>
                <w:noProof/>
                <w:webHidden/>
              </w:rPr>
              <w:tab/>
            </w:r>
            <w:r>
              <w:rPr>
                <w:noProof/>
                <w:webHidden/>
              </w:rPr>
              <w:fldChar w:fldCharType="begin"/>
            </w:r>
            <w:r>
              <w:rPr>
                <w:noProof/>
                <w:webHidden/>
              </w:rPr>
              <w:instrText xml:space="preserve"> PAGEREF _Toc439671988 \h </w:instrText>
            </w:r>
            <w:r>
              <w:rPr>
                <w:noProof/>
                <w:webHidden/>
              </w:rPr>
            </w:r>
          </w:ins>
          <w:r>
            <w:rPr>
              <w:noProof/>
              <w:webHidden/>
            </w:rPr>
            <w:fldChar w:fldCharType="separate"/>
          </w:r>
          <w:ins w:id="11" w:author="ħʝᵰҩƾҩ ħɣῡƺҩ" w:date="2016-01-04T11:57:00Z">
            <w:r>
              <w:rPr>
                <w:noProof/>
                <w:webHidden/>
              </w:rPr>
              <w:t>4</w:t>
            </w:r>
            <w:r>
              <w:rPr>
                <w:noProof/>
                <w:webHidden/>
              </w:rPr>
              <w:fldChar w:fldCharType="end"/>
            </w:r>
            <w:r w:rsidRPr="00442BBA">
              <w:rPr>
                <w:rStyle w:val="Hyperlink"/>
                <w:noProof/>
              </w:rPr>
              <w:fldChar w:fldCharType="end"/>
            </w:r>
          </w:ins>
        </w:p>
        <w:p w14:paraId="2CD3EEA4" w14:textId="77777777" w:rsidR="003A603A" w:rsidRDefault="003A603A">
          <w:pPr>
            <w:pStyle w:val="Verzeichnis3"/>
            <w:tabs>
              <w:tab w:val="left" w:pos="1320"/>
              <w:tab w:val="right" w:leader="dot" w:pos="9062"/>
            </w:tabs>
            <w:rPr>
              <w:ins w:id="12" w:author="ħʝᵰҩƾҩ ħɣῡƺҩ" w:date="2016-01-04T11:57:00Z"/>
              <w:rFonts w:eastAsiaTheme="minorEastAsia"/>
              <w:noProof/>
              <w:lang w:eastAsia="de-DE"/>
            </w:rPr>
          </w:pPr>
          <w:ins w:id="13" w:author="ħʝᵰҩƾҩ ħɣῡƺҩ" w:date="2016-01-04T11:57:00Z">
            <w:r w:rsidRPr="00442BBA">
              <w:rPr>
                <w:rStyle w:val="Hyperlink"/>
                <w:noProof/>
              </w:rPr>
              <w:fldChar w:fldCharType="begin"/>
            </w:r>
            <w:r w:rsidRPr="00442BBA">
              <w:rPr>
                <w:rStyle w:val="Hyperlink"/>
                <w:noProof/>
              </w:rPr>
              <w:instrText xml:space="preserve"> </w:instrText>
            </w:r>
            <w:r>
              <w:rPr>
                <w:noProof/>
              </w:rPr>
              <w:instrText>HYPERLINK \l "_Toc439671989"</w:instrText>
            </w:r>
            <w:r w:rsidRPr="00442BBA">
              <w:rPr>
                <w:rStyle w:val="Hyperlink"/>
                <w:noProof/>
              </w:rPr>
              <w:instrText xml:space="preserve"> </w:instrText>
            </w:r>
            <w:r w:rsidRPr="00442BBA">
              <w:rPr>
                <w:rStyle w:val="Hyperlink"/>
                <w:noProof/>
              </w:rPr>
            </w:r>
            <w:r w:rsidRPr="00442BBA">
              <w:rPr>
                <w:rStyle w:val="Hyperlink"/>
                <w:noProof/>
              </w:rPr>
              <w:fldChar w:fldCharType="separate"/>
            </w:r>
            <w:r w:rsidRPr="00442BBA">
              <w:rPr>
                <w:rStyle w:val="Hyperlink"/>
                <w:noProof/>
              </w:rPr>
              <w:t>1.2.2</w:t>
            </w:r>
            <w:r>
              <w:rPr>
                <w:rFonts w:eastAsiaTheme="minorEastAsia"/>
                <w:noProof/>
                <w:lang w:eastAsia="de-DE"/>
              </w:rPr>
              <w:tab/>
            </w:r>
            <w:r w:rsidRPr="00442BBA">
              <w:rPr>
                <w:rStyle w:val="Hyperlink"/>
                <w:noProof/>
              </w:rPr>
              <w:t>Zielgruppe</w:t>
            </w:r>
            <w:r>
              <w:rPr>
                <w:noProof/>
                <w:webHidden/>
              </w:rPr>
              <w:tab/>
            </w:r>
            <w:r>
              <w:rPr>
                <w:noProof/>
                <w:webHidden/>
              </w:rPr>
              <w:fldChar w:fldCharType="begin"/>
            </w:r>
            <w:r>
              <w:rPr>
                <w:noProof/>
                <w:webHidden/>
              </w:rPr>
              <w:instrText xml:space="preserve"> PAGEREF _Toc439671989 \h </w:instrText>
            </w:r>
            <w:r>
              <w:rPr>
                <w:noProof/>
                <w:webHidden/>
              </w:rPr>
            </w:r>
          </w:ins>
          <w:r>
            <w:rPr>
              <w:noProof/>
              <w:webHidden/>
            </w:rPr>
            <w:fldChar w:fldCharType="separate"/>
          </w:r>
          <w:ins w:id="14" w:author="ħʝᵰҩƾҩ ħɣῡƺҩ" w:date="2016-01-04T11:57:00Z">
            <w:r>
              <w:rPr>
                <w:noProof/>
                <w:webHidden/>
              </w:rPr>
              <w:t>4</w:t>
            </w:r>
            <w:r>
              <w:rPr>
                <w:noProof/>
                <w:webHidden/>
              </w:rPr>
              <w:fldChar w:fldCharType="end"/>
            </w:r>
            <w:r w:rsidRPr="00442BBA">
              <w:rPr>
                <w:rStyle w:val="Hyperlink"/>
                <w:noProof/>
              </w:rPr>
              <w:fldChar w:fldCharType="end"/>
            </w:r>
          </w:ins>
        </w:p>
        <w:p w14:paraId="5976D5A1" w14:textId="77777777" w:rsidR="003A603A" w:rsidRDefault="003A603A">
          <w:pPr>
            <w:pStyle w:val="Verzeichnis3"/>
            <w:tabs>
              <w:tab w:val="left" w:pos="1320"/>
              <w:tab w:val="right" w:leader="dot" w:pos="9062"/>
            </w:tabs>
            <w:rPr>
              <w:ins w:id="15" w:author="ħʝᵰҩƾҩ ħɣῡƺҩ" w:date="2016-01-04T11:57:00Z"/>
              <w:rFonts w:eastAsiaTheme="minorEastAsia"/>
              <w:noProof/>
              <w:lang w:eastAsia="de-DE"/>
            </w:rPr>
          </w:pPr>
          <w:ins w:id="16" w:author="ħʝᵰҩƾҩ ħɣῡƺҩ" w:date="2016-01-04T11:57:00Z">
            <w:r w:rsidRPr="00442BBA">
              <w:rPr>
                <w:rStyle w:val="Hyperlink"/>
                <w:noProof/>
              </w:rPr>
              <w:fldChar w:fldCharType="begin"/>
            </w:r>
            <w:r w:rsidRPr="00442BBA">
              <w:rPr>
                <w:rStyle w:val="Hyperlink"/>
                <w:noProof/>
              </w:rPr>
              <w:instrText xml:space="preserve"> </w:instrText>
            </w:r>
            <w:r>
              <w:rPr>
                <w:noProof/>
              </w:rPr>
              <w:instrText>HYPERLINK \l "_Toc439671990"</w:instrText>
            </w:r>
            <w:r w:rsidRPr="00442BBA">
              <w:rPr>
                <w:rStyle w:val="Hyperlink"/>
                <w:noProof/>
              </w:rPr>
              <w:instrText xml:space="preserve"> </w:instrText>
            </w:r>
            <w:r w:rsidRPr="00442BBA">
              <w:rPr>
                <w:rStyle w:val="Hyperlink"/>
                <w:noProof/>
              </w:rPr>
            </w:r>
            <w:r w:rsidRPr="00442BBA">
              <w:rPr>
                <w:rStyle w:val="Hyperlink"/>
                <w:noProof/>
              </w:rPr>
              <w:fldChar w:fldCharType="separate"/>
            </w:r>
            <w:r w:rsidRPr="00442BBA">
              <w:rPr>
                <w:rStyle w:val="Hyperlink"/>
                <w:noProof/>
              </w:rPr>
              <w:t>1.2.3</w:t>
            </w:r>
            <w:r>
              <w:rPr>
                <w:rFonts w:eastAsiaTheme="minorEastAsia"/>
                <w:noProof/>
                <w:lang w:eastAsia="de-DE"/>
              </w:rPr>
              <w:tab/>
            </w:r>
            <w:r w:rsidRPr="00442BBA">
              <w:rPr>
                <w:rStyle w:val="Hyperlink"/>
                <w:noProof/>
              </w:rPr>
              <w:t>Funktion und benötigte Rechte der Benutzergruppen</w:t>
            </w:r>
            <w:r>
              <w:rPr>
                <w:noProof/>
                <w:webHidden/>
              </w:rPr>
              <w:tab/>
            </w:r>
            <w:r>
              <w:rPr>
                <w:noProof/>
                <w:webHidden/>
              </w:rPr>
              <w:fldChar w:fldCharType="begin"/>
            </w:r>
            <w:r>
              <w:rPr>
                <w:noProof/>
                <w:webHidden/>
              </w:rPr>
              <w:instrText xml:space="preserve"> PAGEREF _Toc439671990 \h </w:instrText>
            </w:r>
            <w:r>
              <w:rPr>
                <w:noProof/>
                <w:webHidden/>
              </w:rPr>
            </w:r>
          </w:ins>
          <w:r>
            <w:rPr>
              <w:noProof/>
              <w:webHidden/>
            </w:rPr>
            <w:fldChar w:fldCharType="separate"/>
          </w:r>
          <w:ins w:id="17" w:author="ħʝᵰҩƾҩ ħɣῡƺҩ" w:date="2016-01-04T11:57:00Z">
            <w:r>
              <w:rPr>
                <w:noProof/>
                <w:webHidden/>
              </w:rPr>
              <w:t>4</w:t>
            </w:r>
            <w:r>
              <w:rPr>
                <w:noProof/>
                <w:webHidden/>
              </w:rPr>
              <w:fldChar w:fldCharType="end"/>
            </w:r>
            <w:r w:rsidRPr="00442BBA">
              <w:rPr>
                <w:rStyle w:val="Hyperlink"/>
                <w:noProof/>
              </w:rPr>
              <w:fldChar w:fldCharType="end"/>
            </w:r>
          </w:ins>
        </w:p>
        <w:p w14:paraId="3EEE6957" w14:textId="77777777" w:rsidR="003A603A" w:rsidRDefault="003A603A">
          <w:pPr>
            <w:pStyle w:val="Verzeichnis3"/>
            <w:tabs>
              <w:tab w:val="left" w:pos="1320"/>
              <w:tab w:val="right" w:leader="dot" w:pos="9062"/>
            </w:tabs>
            <w:rPr>
              <w:ins w:id="18" w:author="ħʝᵰҩƾҩ ħɣῡƺҩ" w:date="2016-01-04T11:57:00Z"/>
              <w:rFonts w:eastAsiaTheme="minorEastAsia"/>
              <w:noProof/>
              <w:lang w:eastAsia="de-DE"/>
            </w:rPr>
          </w:pPr>
          <w:ins w:id="19" w:author="ħʝᵰҩƾҩ ħɣῡƺҩ" w:date="2016-01-04T11:57:00Z">
            <w:r w:rsidRPr="00442BBA">
              <w:rPr>
                <w:rStyle w:val="Hyperlink"/>
                <w:noProof/>
              </w:rPr>
              <w:fldChar w:fldCharType="begin"/>
            </w:r>
            <w:r w:rsidRPr="00442BBA">
              <w:rPr>
                <w:rStyle w:val="Hyperlink"/>
                <w:noProof/>
              </w:rPr>
              <w:instrText xml:space="preserve"> </w:instrText>
            </w:r>
            <w:r>
              <w:rPr>
                <w:noProof/>
              </w:rPr>
              <w:instrText>HYPERLINK \l "_Toc439671991"</w:instrText>
            </w:r>
            <w:r w:rsidRPr="00442BBA">
              <w:rPr>
                <w:rStyle w:val="Hyperlink"/>
                <w:noProof/>
              </w:rPr>
              <w:instrText xml:space="preserve"> </w:instrText>
            </w:r>
            <w:r w:rsidRPr="00442BBA">
              <w:rPr>
                <w:rStyle w:val="Hyperlink"/>
                <w:noProof/>
              </w:rPr>
            </w:r>
            <w:r w:rsidRPr="00442BBA">
              <w:rPr>
                <w:rStyle w:val="Hyperlink"/>
                <w:noProof/>
              </w:rPr>
              <w:fldChar w:fldCharType="separate"/>
            </w:r>
            <w:r w:rsidRPr="00442BBA">
              <w:rPr>
                <w:rStyle w:val="Hyperlink"/>
                <w:noProof/>
              </w:rPr>
              <w:t>1.2.4</w:t>
            </w:r>
            <w:r>
              <w:rPr>
                <w:rFonts w:eastAsiaTheme="minorEastAsia"/>
                <w:noProof/>
                <w:lang w:eastAsia="de-DE"/>
              </w:rPr>
              <w:tab/>
            </w:r>
            <w:r w:rsidRPr="00442BBA">
              <w:rPr>
                <w:rStyle w:val="Hyperlink"/>
                <w:noProof/>
              </w:rPr>
              <w:t>Allgemeine Beschreibung der Funktionen</w:t>
            </w:r>
            <w:r>
              <w:rPr>
                <w:noProof/>
                <w:webHidden/>
              </w:rPr>
              <w:tab/>
            </w:r>
            <w:r>
              <w:rPr>
                <w:noProof/>
                <w:webHidden/>
              </w:rPr>
              <w:fldChar w:fldCharType="begin"/>
            </w:r>
            <w:r>
              <w:rPr>
                <w:noProof/>
                <w:webHidden/>
              </w:rPr>
              <w:instrText xml:space="preserve"> PAGEREF _Toc439671991 \h </w:instrText>
            </w:r>
            <w:r>
              <w:rPr>
                <w:noProof/>
                <w:webHidden/>
              </w:rPr>
            </w:r>
          </w:ins>
          <w:r>
            <w:rPr>
              <w:noProof/>
              <w:webHidden/>
            </w:rPr>
            <w:fldChar w:fldCharType="separate"/>
          </w:r>
          <w:ins w:id="20" w:author="ħʝᵰҩƾҩ ħɣῡƺҩ" w:date="2016-01-04T11:57:00Z">
            <w:r>
              <w:rPr>
                <w:noProof/>
                <w:webHidden/>
              </w:rPr>
              <w:t>4</w:t>
            </w:r>
            <w:r>
              <w:rPr>
                <w:noProof/>
                <w:webHidden/>
              </w:rPr>
              <w:fldChar w:fldCharType="end"/>
            </w:r>
            <w:r w:rsidRPr="00442BBA">
              <w:rPr>
                <w:rStyle w:val="Hyperlink"/>
                <w:noProof/>
              </w:rPr>
              <w:fldChar w:fldCharType="end"/>
            </w:r>
          </w:ins>
        </w:p>
        <w:p w14:paraId="5B4BFF01" w14:textId="77777777" w:rsidR="003A603A" w:rsidRDefault="003A603A">
          <w:pPr>
            <w:pStyle w:val="Verzeichnis3"/>
            <w:tabs>
              <w:tab w:val="left" w:pos="1320"/>
              <w:tab w:val="right" w:leader="dot" w:pos="9062"/>
            </w:tabs>
            <w:rPr>
              <w:ins w:id="21" w:author="ħʝᵰҩƾҩ ħɣῡƺҩ" w:date="2016-01-04T11:57:00Z"/>
              <w:rFonts w:eastAsiaTheme="minorEastAsia"/>
              <w:noProof/>
              <w:lang w:eastAsia="de-DE"/>
            </w:rPr>
          </w:pPr>
          <w:ins w:id="22" w:author="ħʝᵰҩƾҩ ħɣῡƺҩ" w:date="2016-01-04T11:57:00Z">
            <w:r w:rsidRPr="00442BBA">
              <w:rPr>
                <w:rStyle w:val="Hyperlink"/>
                <w:noProof/>
              </w:rPr>
              <w:fldChar w:fldCharType="begin"/>
            </w:r>
            <w:r w:rsidRPr="00442BBA">
              <w:rPr>
                <w:rStyle w:val="Hyperlink"/>
                <w:noProof/>
              </w:rPr>
              <w:instrText xml:space="preserve"> </w:instrText>
            </w:r>
            <w:r>
              <w:rPr>
                <w:noProof/>
              </w:rPr>
              <w:instrText>HYPERLINK \l "_Toc439671992"</w:instrText>
            </w:r>
            <w:r w:rsidRPr="00442BBA">
              <w:rPr>
                <w:rStyle w:val="Hyperlink"/>
                <w:noProof/>
              </w:rPr>
              <w:instrText xml:space="preserve"> </w:instrText>
            </w:r>
            <w:r w:rsidRPr="00442BBA">
              <w:rPr>
                <w:rStyle w:val="Hyperlink"/>
                <w:noProof/>
              </w:rPr>
            </w:r>
            <w:r w:rsidRPr="00442BBA">
              <w:rPr>
                <w:rStyle w:val="Hyperlink"/>
                <w:noProof/>
              </w:rPr>
              <w:fldChar w:fldCharType="separate"/>
            </w:r>
            <w:r w:rsidRPr="00442BBA">
              <w:rPr>
                <w:rStyle w:val="Hyperlink"/>
                <w:noProof/>
              </w:rPr>
              <w:t>1.2.5</w:t>
            </w:r>
            <w:r>
              <w:rPr>
                <w:rFonts w:eastAsiaTheme="minorEastAsia"/>
                <w:noProof/>
                <w:lang w:eastAsia="de-DE"/>
              </w:rPr>
              <w:tab/>
            </w:r>
            <w:r w:rsidRPr="00442BBA">
              <w:rPr>
                <w:rStyle w:val="Hyperlink"/>
                <w:noProof/>
              </w:rPr>
              <w:t>Genutzte Plattformen</w:t>
            </w:r>
            <w:r>
              <w:rPr>
                <w:noProof/>
                <w:webHidden/>
              </w:rPr>
              <w:tab/>
            </w:r>
            <w:r>
              <w:rPr>
                <w:noProof/>
                <w:webHidden/>
              </w:rPr>
              <w:fldChar w:fldCharType="begin"/>
            </w:r>
            <w:r>
              <w:rPr>
                <w:noProof/>
                <w:webHidden/>
              </w:rPr>
              <w:instrText xml:space="preserve"> PAGEREF _Toc439671992 \h </w:instrText>
            </w:r>
            <w:r>
              <w:rPr>
                <w:noProof/>
                <w:webHidden/>
              </w:rPr>
            </w:r>
          </w:ins>
          <w:r>
            <w:rPr>
              <w:noProof/>
              <w:webHidden/>
            </w:rPr>
            <w:fldChar w:fldCharType="separate"/>
          </w:r>
          <w:ins w:id="23" w:author="ħʝᵰҩƾҩ ħɣῡƺҩ" w:date="2016-01-04T11:57:00Z">
            <w:r>
              <w:rPr>
                <w:noProof/>
                <w:webHidden/>
              </w:rPr>
              <w:t>5</w:t>
            </w:r>
            <w:r>
              <w:rPr>
                <w:noProof/>
                <w:webHidden/>
              </w:rPr>
              <w:fldChar w:fldCharType="end"/>
            </w:r>
            <w:r w:rsidRPr="00442BBA">
              <w:rPr>
                <w:rStyle w:val="Hyperlink"/>
                <w:noProof/>
              </w:rPr>
              <w:fldChar w:fldCharType="end"/>
            </w:r>
          </w:ins>
        </w:p>
        <w:p w14:paraId="0D829F62" w14:textId="77777777" w:rsidR="003A603A" w:rsidRDefault="003A603A">
          <w:pPr>
            <w:pStyle w:val="Verzeichnis3"/>
            <w:tabs>
              <w:tab w:val="left" w:pos="1320"/>
              <w:tab w:val="right" w:leader="dot" w:pos="9062"/>
            </w:tabs>
            <w:rPr>
              <w:ins w:id="24" w:author="ħʝᵰҩƾҩ ħɣῡƺҩ" w:date="2016-01-04T11:57:00Z"/>
              <w:rFonts w:eastAsiaTheme="minorEastAsia"/>
              <w:noProof/>
              <w:lang w:eastAsia="de-DE"/>
            </w:rPr>
          </w:pPr>
          <w:ins w:id="25" w:author="ħʝᵰҩƾҩ ħɣῡƺҩ" w:date="2016-01-04T11:57:00Z">
            <w:r w:rsidRPr="00442BBA">
              <w:rPr>
                <w:rStyle w:val="Hyperlink"/>
                <w:noProof/>
              </w:rPr>
              <w:fldChar w:fldCharType="begin"/>
            </w:r>
            <w:r w:rsidRPr="00442BBA">
              <w:rPr>
                <w:rStyle w:val="Hyperlink"/>
                <w:noProof/>
              </w:rPr>
              <w:instrText xml:space="preserve"> </w:instrText>
            </w:r>
            <w:r>
              <w:rPr>
                <w:noProof/>
              </w:rPr>
              <w:instrText>HYPERLINK \l "_Toc439671993"</w:instrText>
            </w:r>
            <w:r w:rsidRPr="00442BBA">
              <w:rPr>
                <w:rStyle w:val="Hyperlink"/>
                <w:noProof/>
              </w:rPr>
              <w:instrText xml:space="preserve"> </w:instrText>
            </w:r>
            <w:r w:rsidRPr="00442BBA">
              <w:rPr>
                <w:rStyle w:val="Hyperlink"/>
                <w:noProof/>
              </w:rPr>
            </w:r>
            <w:r w:rsidRPr="00442BBA">
              <w:rPr>
                <w:rStyle w:val="Hyperlink"/>
                <w:noProof/>
              </w:rPr>
              <w:fldChar w:fldCharType="separate"/>
            </w:r>
            <w:r w:rsidRPr="00442BBA">
              <w:rPr>
                <w:rStyle w:val="Hyperlink"/>
                <w:noProof/>
              </w:rPr>
              <w:t>1.2.6</w:t>
            </w:r>
            <w:r>
              <w:rPr>
                <w:rFonts w:eastAsiaTheme="minorEastAsia"/>
                <w:noProof/>
                <w:lang w:eastAsia="de-DE"/>
              </w:rPr>
              <w:tab/>
            </w:r>
            <w:r w:rsidRPr="00442BBA">
              <w:rPr>
                <w:rStyle w:val="Hyperlink"/>
                <w:noProof/>
              </w:rPr>
              <w:t>Rahmenbedingungen</w:t>
            </w:r>
            <w:r>
              <w:rPr>
                <w:noProof/>
                <w:webHidden/>
              </w:rPr>
              <w:tab/>
            </w:r>
            <w:r>
              <w:rPr>
                <w:noProof/>
                <w:webHidden/>
              </w:rPr>
              <w:fldChar w:fldCharType="begin"/>
            </w:r>
            <w:r>
              <w:rPr>
                <w:noProof/>
                <w:webHidden/>
              </w:rPr>
              <w:instrText xml:space="preserve"> PAGEREF _Toc439671993 \h </w:instrText>
            </w:r>
            <w:r>
              <w:rPr>
                <w:noProof/>
                <w:webHidden/>
              </w:rPr>
            </w:r>
          </w:ins>
          <w:r>
            <w:rPr>
              <w:noProof/>
              <w:webHidden/>
            </w:rPr>
            <w:fldChar w:fldCharType="separate"/>
          </w:r>
          <w:ins w:id="26" w:author="ħʝᵰҩƾҩ ħɣῡƺҩ" w:date="2016-01-04T11:57:00Z">
            <w:r>
              <w:rPr>
                <w:noProof/>
                <w:webHidden/>
              </w:rPr>
              <w:t>5</w:t>
            </w:r>
            <w:r>
              <w:rPr>
                <w:noProof/>
                <w:webHidden/>
              </w:rPr>
              <w:fldChar w:fldCharType="end"/>
            </w:r>
            <w:r w:rsidRPr="00442BBA">
              <w:rPr>
                <w:rStyle w:val="Hyperlink"/>
                <w:noProof/>
              </w:rPr>
              <w:fldChar w:fldCharType="end"/>
            </w:r>
          </w:ins>
        </w:p>
        <w:p w14:paraId="67293A28" w14:textId="77777777" w:rsidR="003A603A" w:rsidRDefault="003A603A">
          <w:pPr>
            <w:pStyle w:val="Verzeichnis3"/>
            <w:tabs>
              <w:tab w:val="left" w:pos="1320"/>
              <w:tab w:val="right" w:leader="dot" w:pos="9062"/>
            </w:tabs>
            <w:rPr>
              <w:ins w:id="27" w:author="ħʝᵰҩƾҩ ħɣῡƺҩ" w:date="2016-01-04T11:57:00Z"/>
              <w:rFonts w:eastAsiaTheme="minorEastAsia"/>
              <w:noProof/>
              <w:lang w:eastAsia="de-DE"/>
            </w:rPr>
          </w:pPr>
          <w:ins w:id="28" w:author="ħʝᵰҩƾҩ ħɣῡƺҩ" w:date="2016-01-04T11:57:00Z">
            <w:r w:rsidRPr="00442BBA">
              <w:rPr>
                <w:rStyle w:val="Hyperlink"/>
                <w:noProof/>
              </w:rPr>
              <w:fldChar w:fldCharType="begin"/>
            </w:r>
            <w:r w:rsidRPr="00442BBA">
              <w:rPr>
                <w:rStyle w:val="Hyperlink"/>
                <w:noProof/>
              </w:rPr>
              <w:instrText xml:space="preserve"> </w:instrText>
            </w:r>
            <w:r>
              <w:rPr>
                <w:noProof/>
              </w:rPr>
              <w:instrText>HYPERLINK \l "_Toc439671994"</w:instrText>
            </w:r>
            <w:r w:rsidRPr="00442BBA">
              <w:rPr>
                <w:rStyle w:val="Hyperlink"/>
                <w:noProof/>
              </w:rPr>
              <w:instrText xml:space="preserve"> </w:instrText>
            </w:r>
            <w:r w:rsidRPr="00442BBA">
              <w:rPr>
                <w:rStyle w:val="Hyperlink"/>
                <w:noProof/>
              </w:rPr>
            </w:r>
            <w:r w:rsidRPr="00442BBA">
              <w:rPr>
                <w:rStyle w:val="Hyperlink"/>
                <w:noProof/>
              </w:rPr>
              <w:fldChar w:fldCharType="separate"/>
            </w:r>
            <w:r w:rsidRPr="00442BBA">
              <w:rPr>
                <w:rStyle w:val="Hyperlink"/>
                <w:noProof/>
              </w:rPr>
              <w:t>1.2.7</w:t>
            </w:r>
            <w:r>
              <w:rPr>
                <w:rFonts w:eastAsiaTheme="minorEastAsia"/>
                <w:noProof/>
                <w:lang w:eastAsia="de-DE"/>
              </w:rPr>
              <w:tab/>
            </w:r>
            <w:r w:rsidRPr="00442BBA">
              <w:rPr>
                <w:rStyle w:val="Hyperlink"/>
                <w:noProof/>
              </w:rPr>
              <w:t>Technische Umgebung</w:t>
            </w:r>
            <w:r>
              <w:rPr>
                <w:noProof/>
                <w:webHidden/>
              </w:rPr>
              <w:tab/>
            </w:r>
            <w:r>
              <w:rPr>
                <w:noProof/>
                <w:webHidden/>
              </w:rPr>
              <w:fldChar w:fldCharType="begin"/>
            </w:r>
            <w:r>
              <w:rPr>
                <w:noProof/>
                <w:webHidden/>
              </w:rPr>
              <w:instrText xml:space="preserve"> PAGEREF _Toc439671994 \h </w:instrText>
            </w:r>
            <w:r>
              <w:rPr>
                <w:noProof/>
                <w:webHidden/>
              </w:rPr>
            </w:r>
          </w:ins>
          <w:r>
            <w:rPr>
              <w:noProof/>
              <w:webHidden/>
            </w:rPr>
            <w:fldChar w:fldCharType="separate"/>
          </w:r>
          <w:ins w:id="29" w:author="ħʝᵰҩƾҩ ħɣῡƺҩ" w:date="2016-01-04T11:57:00Z">
            <w:r>
              <w:rPr>
                <w:noProof/>
                <w:webHidden/>
              </w:rPr>
              <w:t>5</w:t>
            </w:r>
            <w:r>
              <w:rPr>
                <w:noProof/>
                <w:webHidden/>
              </w:rPr>
              <w:fldChar w:fldCharType="end"/>
            </w:r>
            <w:r w:rsidRPr="00442BBA">
              <w:rPr>
                <w:rStyle w:val="Hyperlink"/>
                <w:noProof/>
              </w:rPr>
              <w:fldChar w:fldCharType="end"/>
            </w:r>
          </w:ins>
        </w:p>
        <w:p w14:paraId="33A8FC47" w14:textId="77777777" w:rsidR="003A603A" w:rsidRDefault="003A603A">
          <w:pPr>
            <w:pStyle w:val="Verzeichnis3"/>
            <w:tabs>
              <w:tab w:val="left" w:pos="1320"/>
              <w:tab w:val="right" w:leader="dot" w:pos="9062"/>
            </w:tabs>
            <w:rPr>
              <w:ins w:id="30" w:author="ħʝᵰҩƾҩ ħɣῡƺҩ" w:date="2016-01-04T11:57:00Z"/>
              <w:rFonts w:eastAsiaTheme="minorEastAsia"/>
              <w:noProof/>
              <w:lang w:eastAsia="de-DE"/>
            </w:rPr>
          </w:pPr>
          <w:ins w:id="31" w:author="ħʝᵰҩƾҩ ħɣῡƺҩ" w:date="2016-01-04T11:57:00Z">
            <w:r w:rsidRPr="00442BBA">
              <w:rPr>
                <w:rStyle w:val="Hyperlink"/>
                <w:noProof/>
              </w:rPr>
              <w:fldChar w:fldCharType="begin"/>
            </w:r>
            <w:r w:rsidRPr="00442BBA">
              <w:rPr>
                <w:rStyle w:val="Hyperlink"/>
                <w:noProof/>
              </w:rPr>
              <w:instrText xml:space="preserve"> </w:instrText>
            </w:r>
            <w:r>
              <w:rPr>
                <w:noProof/>
              </w:rPr>
              <w:instrText>HYPERLINK \l "_Toc439671995"</w:instrText>
            </w:r>
            <w:r w:rsidRPr="00442BBA">
              <w:rPr>
                <w:rStyle w:val="Hyperlink"/>
                <w:noProof/>
              </w:rPr>
              <w:instrText xml:space="preserve"> </w:instrText>
            </w:r>
            <w:r w:rsidRPr="00442BBA">
              <w:rPr>
                <w:rStyle w:val="Hyperlink"/>
                <w:noProof/>
              </w:rPr>
            </w:r>
            <w:r w:rsidRPr="00442BBA">
              <w:rPr>
                <w:rStyle w:val="Hyperlink"/>
                <w:noProof/>
              </w:rPr>
              <w:fldChar w:fldCharType="separate"/>
            </w:r>
            <w:r w:rsidRPr="00442BBA">
              <w:rPr>
                <w:rStyle w:val="Hyperlink"/>
                <w:noProof/>
              </w:rPr>
              <w:t>1.2.8</w:t>
            </w:r>
            <w:r>
              <w:rPr>
                <w:rFonts w:eastAsiaTheme="minorEastAsia"/>
                <w:noProof/>
                <w:lang w:eastAsia="de-DE"/>
              </w:rPr>
              <w:tab/>
            </w:r>
            <w:r w:rsidRPr="00442BBA">
              <w:rPr>
                <w:rStyle w:val="Hyperlink"/>
                <w:noProof/>
              </w:rPr>
              <w:t>Einsatzbedingungen</w:t>
            </w:r>
            <w:r>
              <w:rPr>
                <w:noProof/>
                <w:webHidden/>
              </w:rPr>
              <w:tab/>
            </w:r>
            <w:r>
              <w:rPr>
                <w:noProof/>
                <w:webHidden/>
              </w:rPr>
              <w:fldChar w:fldCharType="begin"/>
            </w:r>
            <w:r>
              <w:rPr>
                <w:noProof/>
                <w:webHidden/>
              </w:rPr>
              <w:instrText xml:space="preserve"> PAGEREF _Toc439671995 \h </w:instrText>
            </w:r>
            <w:r>
              <w:rPr>
                <w:noProof/>
                <w:webHidden/>
              </w:rPr>
            </w:r>
          </w:ins>
          <w:r>
            <w:rPr>
              <w:noProof/>
              <w:webHidden/>
            </w:rPr>
            <w:fldChar w:fldCharType="separate"/>
          </w:r>
          <w:ins w:id="32" w:author="ħʝᵰҩƾҩ ħɣῡƺҩ" w:date="2016-01-04T11:57:00Z">
            <w:r>
              <w:rPr>
                <w:noProof/>
                <w:webHidden/>
              </w:rPr>
              <w:t>6</w:t>
            </w:r>
            <w:r>
              <w:rPr>
                <w:noProof/>
                <w:webHidden/>
              </w:rPr>
              <w:fldChar w:fldCharType="end"/>
            </w:r>
            <w:r w:rsidRPr="00442BBA">
              <w:rPr>
                <w:rStyle w:val="Hyperlink"/>
                <w:noProof/>
              </w:rPr>
              <w:fldChar w:fldCharType="end"/>
            </w:r>
          </w:ins>
        </w:p>
        <w:p w14:paraId="74E31146" w14:textId="77777777" w:rsidR="003A603A" w:rsidRDefault="003A603A">
          <w:pPr>
            <w:pStyle w:val="Verzeichnis3"/>
            <w:tabs>
              <w:tab w:val="left" w:pos="1320"/>
              <w:tab w:val="right" w:leader="dot" w:pos="9062"/>
            </w:tabs>
            <w:rPr>
              <w:ins w:id="33" w:author="ħʝᵰҩƾҩ ħɣῡƺҩ" w:date="2016-01-04T11:57:00Z"/>
              <w:rFonts w:eastAsiaTheme="minorEastAsia"/>
              <w:noProof/>
              <w:lang w:eastAsia="de-DE"/>
            </w:rPr>
          </w:pPr>
          <w:ins w:id="34" w:author="ħʝᵰҩƾҩ ħɣῡƺҩ" w:date="2016-01-04T11:57:00Z">
            <w:r w:rsidRPr="00442BBA">
              <w:rPr>
                <w:rStyle w:val="Hyperlink"/>
                <w:noProof/>
              </w:rPr>
              <w:fldChar w:fldCharType="begin"/>
            </w:r>
            <w:r w:rsidRPr="00442BBA">
              <w:rPr>
                <w:rStyle w:val="Hyperlink"/>
                <w:noProof/>
              </w:rPr>
              <w:instrText xml:space="preserve"> </w:instrText>
            </w:r>
            <w:r>
              <w:rPr>
                <w:noProof/>
              </w:rPr>
              <w:instrText>HYPERLINK \l "_Toc439671996"</w:instrText>
            </w:r>
            <w:r w:rsidRPr="00442BBA">
              <w:rPr>
                <w:rStyle w:val="Hyperlink"/>
                <w:noProof/>
              </w:rPr>
              <w:instrText xml:space="preserve"> </w:instrText>
            </w:r>
            <w:r w:rsidRPr="00442BBA">
              <w:rPr>
                <w:rStyle w:val="Hyperlink"/>
                <w:noProof/>
              </w:rPr>
            </w:r>
            <w:r w:rsidRPr="00442BBA">
              <w:rPr>
                <w:rStyle w:val="Hyperlink"/>
                <w:noProof/>
              </w:rPr>
              <w:fldChar w:fldCharType="separate"/>
            </w:r>
            <w:r w:rsidRPr="00442BBA">
              <w:rPr>
                <w:rStyle w:val="Hyperlink"/>
                <w:noProof/>
              </w:rPr>
              <w:t>1.2.9</w:t>
            </w:r>
            <w:r>
              <w:rPr>
                <w:rFonts w:eastAsiaTheme="minorEastAsia"/>
                <w:noProof/>
                <w:lang w:eastAsia="de-DE"/>
              </w:rPr>
              <w:tab/>
            </w:r>
            <w:r w:rsidRPr="00442BBA">
              <w:rPr>
                <w:rStyle w:val="Hyperlink"/>
                <w:noProof/>
              </w:rPr>
              <w:t>Rechtliches</w:t>
            </w:r>
            <w:r>
              <w:rPr>
                <w:noProof/>
                <w:webHidden/>
              </w:rPr>
              <w:tab/>
            </w:r>
            <w:r>
              <w:rPr>
                <w:noProof/>
                <w:webHidden/>
              </w:rPr>
              <w:fldChar w:fldCharType="begin"/>
            </w:r>
            <w:r>
              <w:rPr>
                <w:noProof/>
                <w:webHidden/>
              </w:rPr>
              <w:instrText xml:space="preserve"> PAGEREF _Toc439671996 \h </w:instrText>
            </w:r>
            <w:r>
              <w:rPr>
                <w:noProof/>
                <w:webHidden/>
              </w:rPr>
            </w:r>
          </w:ins>
          <w:r>
            <w:rPr>
              <w:noProof/>
              <w:webHidden/>
            </w:rPr>
            <w:fldChar w:fldCharType="separate"/>
          </w:r>
          <w:ins w:id="35" w:author="ħʝᵰҩƾҩ ħɣῡƺҩ" w:date="2016-01-04T11:57:00Z">
            <w:r>
              <w:rPr>
                <w:noProof/>
                <w:webHidden/>
              </w:rPr>
              <w:t>6</w:t>
            </w:r>
            <w:r>
              <w:rPr>
                <w:noProof/>
                <w:webHidden/>
              </w:rPr>
              <w:fldChar w:fldCharType="end"/>
            </w:r>
            <w:r w:rsidRPr="00442BBA">
              <w:rPr>
                <w:rStyle w:val="Hyperlink"/>
                <w:noProof/>
              </w:rPr>
              <w:fldChar w:fldCharType="end"/>
            </w:r>
          </w:ins>
        </w:p>
        <w:p w14:paraId="461A9055" w14:textId="77777777" w:rsidR="003A603A" w:rsidRDefault="003A603A">
          <w:pPr>
            <w:pStyle w:val="Verzeichnis3"/>
            <w:tabs>
              <w:tab w:val="left" w:pos="1320"/>
              <w:tab w:val="right" w:leader="dot" w:pos="9062"/>
            </w:tabs>
            <w:rPr>
              <w:ins w:id="36" w:author="ħʝᵰҩƾҩ ħɣῡƺҩ" w:date="2016-01-04T11:57:00Z"/>
              <w:rFonts w:eastAsiaTheme="minorEastAsia"/>
              <w:noProof/>
              <w:lang w:eastAsia="de-DE"/>
            </w:rPr>
          </w:pPr>
          <w:ins w:id="37" w:author="ħʝᵰҩƾҩ ħɣῡƺҩ" w:date="2016-01-04T11:57:00Z">
            <w:r w:rsidRPr="00442BBA">
              <w:rPr>
                <w:rStyle w:val="Hyperlink"/>
                <w:noProof/>
              </w:rPr>
              <w:fldChar w:fldCharType="begin"/>
            </w:r>
            <w:r w:rsidRPr="00442BBA">
              <w:rPr>
                <w:rStyle w:val="Hyperlink"/>
                <w:noProof/>
              </w:rPr>
              <w:instrText xml:space="preserve"> </w:instrText>
            </w:r>
            <w:r>
              <w:rPr>
                <w:noProof/>
              </w:rPr>
              <w:instrText>HYPERLINK \l "_Toc439671997"</w:instrText>
            </w:r>
            <w:r w:rsidRPr="00442BBA">
              <w:rPr>
                <w:rStyle w:val="Hyperlink"/>
                <w:noProof/>
              </w:rPr>
              <w:instrText xml:space="preserve"> </w:instrText>
            </w:r>
            <w:r w:rsidRPr="00442BBA">
              <w:rPr>
                <w:rStyle w:val="Hyperlink"/>
                <w:noProof/>
              </w:rPr>
            </w:r>
            <w:r w:rsidRPr="00442BBA">
              <w:rPr>
                <w:rStyle w:val="Hyperlink"/>
                <w:noProof/>
              </w:rPr>
              <w:fldChar w:fldCharType="separate"/>
            </w:r>
            <w:r w:rsidRPr="00442BBA">
              <w:rPr>
                <w:rStyle w:val="Hyperlink"/>
                <w:noProof/>
              </w:rPr>
              <w:t>1.2.10</w:t>
            </w:r>
            <w:r>
              <w:rPr>
                <w:rFonts w:eastAsiaTheme="minorEastAsia"/>
                <w:noProof/>
                <w:lang w:eastAsia="de-DE"/>
              </w:rPr>
              <w:tab/>
            </w:r>
            <w:r w:rsidRPr="00442BBA">
              <w:rPr>
                <w:rStyle w:val="Hyperlink"/>
                <w:noProof/>
              </w:rPr>
              <w:t>Vorkenntnisse</w:t>
            </w:r>
            <w:r>
              <w:rPr>
                <w:noProof/>
                <w:webHidden/>
              </w:rPr>
              <w:tab/>
            </w:r>
            <w:r>
              <w:rPr>
                <w:noProof/>
                <w:webHidden/>
              </w:rPr>
              <w:fldChar w:fldCharType="begin"/>
            </w:r>
            <w:r>
              <w:rPr>
                <w:noProof/>
                <w:webHidden/>
              </w:rPr>
              <w:instrText xml:space="preserve"> PAGEREF _Toc439671997 \h </w:instrText>
            </w:r>
            <w:r>
              <w:rPr>
                <w:noProof/>
                <w:webHidden/>
              </w:rPr>
            </w:r>
          </w:ins>
          <w:r>
            <w:rPr>
              <w:noProof/>
              <w:webHidden/>
            </w:rPr>
            <w:fldChar w:fldCharType="separate"/>
          </w:r>
          <w:ins w:id="38" w:author="ħʝᵰҩƾҩ ħɣῡƺҩ" w:date="2016-01-04T11:57:00Z">
            <w:r>
              <w:rPr>
                <w:noProof/>
                <w:webHidden/>
              </w:rPr>
              <w:t>6</w:t>
            </w:r>
            <w:r>
              <w:rPr>
                <w:noProof/>
                <w:webHidden/>
              </w:rPr>
              <w:fldChar w:fldCharType="end"/>
            </w:r>
            <w:r w:rsidRPr="00442BBA">
              <w:rPr>
                <w:rStyle w:val="Hyperlink"/>
                <w:noProof/>
              </w:rPr>
              <w:fldChar w:fldCharType="end"/>
            </w:r>
          </w:ins>
        </w:p>
        <w:p w14:paraId="041FE7EC" w14:textId="77777777" w:rsidR="003A603A" w:rsidRDefault="003A603A">
          <w:pPr>
            <w:pStyle w:val="Verzeichnis3"/>
            <w:tabs>
              <w:tab w:val="left" w:pos="1320"/>
              <w:tab w:val="right" w:leader="dot" w:pos="9062"/>
            </w:tabs>
            <w:rPr>
              <w:ins w:id="39" w:author="ħʝᵰҩƾҩ ħɣῡƺҩ" w:date="2016-01-04T11:57:00Z"/>
              <w:rFonts w:eastAsiaTheme="minorEastAsia"/>
              <w:noProof/>
              <w:lang w:eastAsia="de-DE"/>
            </w:rPr>
          </w:pPr>
          <w:ins w:id="40" w:author="ħʝᵰҩƾҩ ħɣῡƺҩ" w:date="2016-01-04T11:57:00Z">
            <w:r w:rsidRPr="00442BBA">
              <w:rPr>
                <w:rStyle w:val="Hyperlink"/>
                <w:noProof/>
              </w:rPr>
              <w:fldChar w:fldCharType="begin"/>
            </w:r>
            <w:r w:rsidRPr="00442BBA">
              <w:rPr>
                <w:rStyle w:val="Hyperlink"/>
                <w:noProof/>
              </w:rPr>
              <w:instrText xml:space="preserve"> </w:instrText>
            </w:r>
            <w:r>
              <w:rPr>
                <w:noProof/>
              </w:rPr>
              <w:instrText>HYPERLINK \l "_Toc439671998"</w:instrText>
            </w:r>
            <w:r w:rsidRPr="00442BBA">
              <w:rPr>
                <w:rStyle w:val="Hyperlink"/>
                <w:noProof/>
              </w:rPr>
              <w:instrText xml:space="preserve"> </w:instrText>
            </w:r>
            <w:r w:rsidRPr="00442BBA">
              <w:rPr>
                <w:rStyle w:val="Hyperlink"/>
                <w:noProof/>
              </w:rPr>
            </w:r>
            <w:r w:rsidRPr="00442BBA">
              <w:rPr>
                <w:rStyle w:val="Hyperlink"/>
                <w:noProof/>
              </w:rPr>
              <w:fldChar w:fldCharType="separate"/>
            </w:r>
            <w:r w:rsidRPr="00442BBA">
              <w:rPr>
                <w:rStyle w:val="Hyperlink"/>
                <w:noProof/>
              </w:rPr>
              <w:t>1.2.11</w:t>
            </w:r>
            <w:r>
              <w:rPr>
                <w:rFonts w:eastAsiaTheme="minorEastAsia"/>
                <w:noProof/>
                <w:lang w:eastAsia="de-DE"/>
              </w:rPr>
              <w:tab/>
            </w:r>
            <w:r w:rsidRPr="00442BBA">
              <w:rPr>
                <w:rStyle w:val="Hyperlink"/>
                <w:noProof/>
              </w:rPr>
              <w:t>Einschränkungen</w:t>
            </w:r>
            <w:r>
              <w:rPr>
                <w:noProof/>
                <w:webHidden/>
              </w:rPr>
              <w:tab/>
            </w:r>
            <w:r>
              <w:rPr>
                <w:noProof/>
                <w:webHidden/>
              </w:rPr>
              <w:fldChar w:fldCharType="begin"/>
            </w:r>
            <w:r>
              <w:rPr>
                <w:noProof/>
                <w:webHidden/>
              </w:rPr>
              <w:instrText xml:space="preserve"> PAGEREF _Toc439671998 \h </w:instrText>
            </w:r>
            <w:r>
              <w:rPr>
                <w:noProof/>
                <w:webHidden/>
              </w:rPr>
            </w:r>
          </w:ins>
          <w:r>
            <w:rPr>
              <w:noProof/>
              <w:webHidden/>
            </w:rPr>
            <w:fldChar w:fldCharType="separate"/>
          </w:r>
          <w:ins w:id="41" w:author="ħʝᵰҩƾҩ ħɣῡƺҩ" w:date="2016-01-04T11:57:00Z">
            <w:r>
              <w:rPr>
                <w:noProof/>
                <w:webHidden/>
              </w:rPr>
              <w:t>6</w:t>
            </w:r>
            <w:r>
              <w:rPr>
                <w:noProof/>
                <w:webHidden/>
              </w:rPr>
              <w:fldChar w:fldCharType="end"/>
            </w:r>
            <w:r w:rsidRPr="00442BBA">
              <w:rPr>
                <w:rStyle w:val="Hyperlink"/>
                <w:noProof/>
              </w:rPr>
              <w:fldChar w:fldCharType="end"/>
            </w:r>
          </w:ins>
        </w:p>
        <w:p w14:paraId="5710F072" w14:textId="77777777" w:rsidR="003A603A" w:rsidRDefault="003A603A">
          <w:pPr>
            <w:pStyle w:val="Verzeichnis2"/>
            <w:tabs>
              <w:tab w:val="left" w:pos="880"/>
              <w:tab w:val="right" w:leader="dot" w:pos="9062"/>
            </w:tabs>
            <w:rPr>
              <w:ins w:id="42" w:author="ħʝᵰҩƾҩ ħɣῡƺҩ" w:date="2016-01-04T11:57:00Z"/>
              <w:rFonts w:eastAsiaTheme="minorEastAsia"/>
              <w:noProof/>
              <w:lang w:eastAsia="de-DE"/>
            </w:rPr>
          </w:pPr>
          <w:ins w:id="43" w:author="ħʝᵰҩƾҩ ħɣῡƺҩ" w:date="2016-01-04T11:57:00Z">
            <w:r w:rsidRPr="00442BBA">
              <w:rPr>
                <w:rStyle w:val="Hyperlink"/>
                <w:noProof/>
              </w:rPr>
              <w:fldChar w:fldCharType="begin"/>
            </w:r>
            <w:r w:rsidRPr="00442BBA">
              <w:rPr>
                <w:rStyle w:val="Hyperlink"/>
                <w:noProof/>
              </w:rPr>
              <w:instrText xml:space="preserve"> </w:instrText>
            </w:r>
            <w:r>
              <w:rPr>
                <w:noProof/>
              </w:rPr>
              <w:instrText>HYPERLINK \l "_Toc439671999"</w:instrText>
            </w:r>
            <w:r w:rsidRPr="00442BBA">
              <w:rPr>
                <w:rStyle w:val="Hyperlink"/>
                <w:noProof/>
              </w:rPr>
              <w:instrText xml:space="preserve"> </w:instrText>
            </w:r>
            <w:r w:rsidRPr="00442BBA">
              <w:rPr>
                <w:rStyle w:val="Hyperlink"/>
                <w:noProof/>
              </w:rPr>
            </w:r>
            <w:r w:rsidRPr="00442BBA">
              <w:rPr>
                <w:rStyle w:val="Hyperlink"/>
                <w:noProof/>
              </w:rPr>
              <w:fldChar w:fldCharType="separate"/>
            </w:r>
            <w:r w:rsidRPr="00442BBA">
              <w:rPr>
                <w:rStyle w:val="Hyperlink"/>
                <w:i/>
                <w:iCs/>
                <w:noProof/>
              </w:rPr>
              <w:t>1.3</w:t>
            </w:r>
            <w:r>
              <w:rPr>
                <w:rFonts w:eastAsiaTheme="minorEastAsia"/>
                <w:noProof/>
                <w:lang w:eastAsia="de-DE"/>
              </w:rPr>
              <w:tab/>
            </w:r>
            <w:r w:rsidRPr="00442BBA">
              <w:rPr>
                <w:rStyle w:val="Hyperlink"/>
                <w:noProof/>
              </w:rPr>
              <w:t>Meilensteine</w:t>
            </w:r>
            <w:r>
              <w:rPr>
                <w:noProof/>
                <w:webHidden/>
              </w:rPr>
              <w:tab/>
            </w:r>
            <w:r>
              <w:rPr>
                <w:noProof/>
                <w:webHidden/>
              </w:rPr>
              <w:fldChar w:fldCharType="begin"/>
            </w:r>
            <w:r>
              <w:rPr>
                <w:noProof/>
                <w:webHidden/>
              </w:rPr>
              <w:instrText xml:space="preserve"> PAGEREF _Toc439671999 \h </w:instrText>
            </w:r>
            <w:r>
              <w:rPr>
                <w:noProof/>
                <w:webHidden/>
              </w:rPr>
            </w:r>
          </w:ins>
          <w:r>
            <w:rPr>
              <w:noProof/>
              <w:webHidden/>
            </w:rPr>
            <w:fldChar w:fldCharType="separate"/>
          </w:r>
          <w:ins w:id="44" w:author="ħʝᵰҩƾҩ ħɣῡƺҩ" w:date="2016-01-04T11:57:00Z">
            <w:r>
              <w:rPr>
                <w:noProof/>
                <w:webHidden/>
              </w:rPr>
              <w:t>6</w:t>
            </w:r>
            <w:r>
              <w:rPr>
                <w:noProof/>
                <w:webHidden/>
              </w:rPr>
              <w:fldChar w:fldCharType="end"/>
            </w:r>
            <w:r w:rsidRPr="00442BBA">
              <w:rPr>
                <w:rStyle w:val="Hyperlink"/>
                <w:noProof/>
              </w:rPr>
              <w:fldChar w:fldCharType="end"/>
            </w:r>
          </w:ins>
        </w:p>
        <w:p w14:paraId="3FE52998" w14:textId="77777777" w:rsidR="003A603A" w:rsidRDefault="003A603A">
          <w:pPr>
            <w:pStyle w:val="Verzeichnis1"/>
            <w:tabs>
              <w:tab w:val="left" w:pos="440"/>
              <w:tab w:val="right" w:leader="dot" w:pos="9062"/>
            </w:tabs>
            <w:rPr>
              <w:ins w:id="45" w:author="ħʝᵰҩƾҩ ħɣῡƺҩ" w:date="2016-01-04T11:57:00Z"/>
              <w:rFonts w:eastAsiaTheme="minorEastAsia"/>
              <w:noProof/>
              <w:lang w:eastAsia="de-DE"/>
            </w:rPr>
          </w:pPr>
          <w:ins w:id="46" w:author="ħʝᵰҩƾҩ ħɣῡƺҩ" w:date="2016-01-04T11:57:00Z">
            <w:r w:rsidRPr="00442BBA">
              <w:rPr>
                <w:rStyle w:val="Hyperlink"/>
                <w:noProof/>
              </w:rPr>
              <w:fldChar w:fldCharType="begin"/>
            </w:r>
            <w:r w:rsidRPr="00442BBA">
              <w:rPr>
                <w:rStyle w:val="Hyperlink"/>
                <w:noProof/>
              </w:rPr>
              <w:instrText xml:space="preserve"> </w:instrText>
            </w:r>
            <w:r>
              <w:rPr>
                <w:noProof/>
              </w:rPr>
              <w:instrText>HYPERLINK \l "_Toc439672000"</w:instrText>
            </w:r>
            <w:r w:rsidRPr="00442BBA">
              <w:rPr>
                <w:rStyle w:val="Hyperlink"/>
                <w:noProof/>
              </w:rPr>
              <w:instrText xml:space="preserve"> </w:instrText>
            </w:r>
            <w:r w:rsidRPr="00442BBA">
              <w:rPr>
                <w:rStyle w:val="Hyperlink"/>
                <w:noProof/>
              </w:rPr>
            </w:r>
            <w:r w:rsidRPr="00442BBA">
              <w:rPr>
                <w:rStyle w:val="Hyperlink"/>
                <w:noProof/>
              </w:rPr>
              <w:fldChar w:fldCharType="separate"/>
            </w:r>
            <w:r w:rsidRPr="00442BBA">
              <w:rPr>
                <w:rStyle w:val="Hyperlink"/>
                <w:noProof/>
              </w:rPr>
              <w:t>2</w:t>
            </w:r>
            <w:r>
              <w:rPr>
                <w:rFonts w:eastAsiaTheme="minorEastAsia"/>
                <w:noProof/>
                <w:lang w:eastAsia="de-DE"/>
              </w:rPr>
              <w:tab/>
            </w:r>
            <w:r w:rsidRPr="00442BBA">
              <w:rPr>
                <w:rStyle w:val="Hyperlink"/>
                <w:noProof/>
              </w:rPr>
              <w:t>Organisation</w:t>
            </w:r>
            <w:r>
              <w:rPr>
                <w:noProof/>
                <w:webHidden/>
              </w:rPr>
              <w:tab/>
            </w:r>
            <w:r>
              <w:rPr>
                <w:noProof/>
                <w:webHidden/>
              </w:rPr>
              <w:fldChar w:fldCharType="begin"/>
            </w:r>
            <w:r>
              <w:rPr>
                <w:noProof/>
                <w:webHidden/>
              </w:rPr>
              <w:instrText xml:space="preserve"> PAGEREF _Toc439672000 \h </w:instrText>
            </w:r>
            <w:r>
              <w:rPr>
                <w:noProof/>
                <w:webHidden/>
              </w:rPr>
            </w:r>
          </w:ins>
          <w:r>
            <w:rPr>
              <w:noProof/>
              <w:webHidden/>
            </w:rPr>
            <w:fldChar w:fldCharType="separate"/>
          </w:r>
          <w:ins w:id="47" w:author="ħʝᵰҩƾҩ ħɣῡƺҩ" w:date="2016-01-04T11:57:00Z">
            <w:r>
              <w:rPr>
                <w:noProof/>
                <w:webHidden/>
              </w:rPr>
              <w:t>6</w:t>
            </w:r>
            <w:r>
              <w:rPr>
                <w:noProof/>
                <w:webHidden/>
              </w:rPr>
              <w:fldChar w:fldCharType="end"/>
            </w:r>
            <w:r w:rsidRPr="00442BBA">
              <w:rPr>
                <w:rStyle w:val="Hyperlink"/>
                <w:noProof/>
              </w:rPr>
              <w:fldChar w:fldCharType="end"/>
            </w:r>
          </w:ins>
        </w:p>
        <w:p w14:paraId="55798070" w14:textId="77777777" w:rsidR="003A603A" w:rsidRDefault="003A603A">
          <w:pPr>
            <w:pStyle w:val="Verzeichnis2"/>
            <w:tabs>
              <w:tab w:val="left" w:pos="880"/>
              <w:tab w:val="right" w:leader="dot" w:pos="9062"/>
            </w:tabs>
            <w:rPr>
              <w:ins w:id="48" w:author="ħʝᵰҩƾҩ ħɣῡƺҩ" w:date="2016-01-04T11:57:00Z"/>
              <w:rFonts w:eastAsiaTheme="minorEastAsia"/>
              <w:noProof/>
              <w:lang w:eastAsia="de-DE"/>
            </w:rPr>
          </w:pPr>
          <w:ins w:id="49" w:author="ħʝᵰҩƾҩ ħɣῡƺҩ" w:date="2016-01-04T11:57:00Z">
            <w:r w:rsidRPr="00442BBA">
              <w:rPr>
                <w:rStyle w:val="Hyperlink"/>
                <w:noProof/>
              </w:rPr>
              <w:fldChar w:fldCharType="begin"/>
            </w:r>
            <w:r w:rsidRPr="00442BBA">
              <w:rPr>
                <w:rStyle w:val="Hyperlink"/>
                <w:noProof/>
              </w:rPr>
              <w:instrText xml:space="preserve"> </w:instrText>
            </w:r>
            <w:r>
              <w:rPr>
                <w:noProof/>
              </w:rPr>
              <w:instrText>HYPERLINK \l "_Toc439672001"</w:instrText>
            </w:r>
            <w:r w:rsidRPr="00442BBA">
              <w:rPr>
                <w:rStyle w:val="Hyperlink"/>
                <w:noProof/>
              </w:rPr>
              <w:instrText xml:space="preserve"> </w:instrText>
            </w:r>
            <w:r w:rsidRPr="00442BBA">
              <w:rPr>
                <w:rStyle w:val="Hyperlink"/>
                <w:noProof/>
              </w:rPr>
            </w:r>
            <w:r w:rsidRPr="00442BBA">
              <w:rPr>
                <w:rStyle w:val="Hyperlink"/>
                <w:noProof/>
              </w:rPr>
              <w:fldChar w:fldCharType="separate"/>
            </w:r>
            <w:r w:rsidRPr="00442BBA">
              <w:rPr>
                <w:rStyle w:val="Hyperlink"/>
                <w:noProof/>
              </w:rPr>
              <w:t>2.1</w:t>
            </w:r>
            <w:r>
              <w:rPr>
                <w:rFonts w:eastAsiaTheme="minorEastAsia"/>
                <w:noProof/>
                <w:lang w:eastAsia="de-DE"/>
              </w:rPr>
              <w:tab/>
            </w:r>
            <w:r w:rsidRPr="00442BBA">
              <w:rPr>
                <w:rStyle w:val="Hyperlink"/>
                <w:noProof/>
              </w:rPr>
              <w:t>Aufbauorganisation</w:t>
            </w:r>
            <w:r>
              <w:rPr>
                <w:noProof/>
                <w:webHidden/>
              </w:rPr>
              <w:tab/>
            </w:r>
            <w:r>
              <w:rPr>
                <w:noProof/>
                <w:webHidden/>
              </w:rPr>
              <w:fldChar w:fldCharType="begin"/>
            </w:r>
            <w:r>
              <w:rPr>
                <w:noProof/>
                <w:webHidden/>
              </w:rPr>
              <w:instrText xml:space="preserve"> PAGEREF _Toc439672001 \h </w:instrText>
            </w:r>
            <w:r>
              <w:rPr>
                <w:noProof/>
                <w:webHidden/>
              </w:rPr>
            </w:r>
          </w:ins>
          <w:r>
            <w:rPr>
              <w:noProof/>
              <w:webHidden/>
            </w:rPr>
            <w:fldChar w:fldCharType="separate"/>
          </w:r>
          <w:ins w:id="50" w:author="ħʝᵰҩƾҩ ħɣῡƺҩ" w:date="2016-01-04T11:57:00Z">
            <w:r>
              <w:rPr>
                <w:noProof/>
                <w:webHidden/>
              </w:rPr>
              <w:t>6</w:t>
            </w:r>
            <w:r>
              <w:rPr>
                <w:noProof/>
                <w:webHidden/>
              </w:rPr>
              <w:fldChar w:fldCharType="end"/>
            </w:r>
            <w:r w:rsidRPr="00442BBA">
              <w:rPr>
                <w:rStyle w:val="Hyperlink"/>
                <w:noProof/>
              </w:rPr>
              <w:fldChar w:fldCharType="end"/>
            </w:r>
          </w:ins>
        </w:p>
        <w:p w14:paraId="314128D2" w14:textId="77777777" w:rsidR="003A603A" w:rsidRDefault="003A603A">
          <w:pPr>
            <w:pStyle w:val="Verzeichnis3"/>
            <w:tabs>
              <w:tab w:val="left" w:pos="1320"/>
              <w:tab w:val="right" w:leader="dot" w:pos="9062"/>
            </w:tabs>
            <w:rPr>
              <w:ins w:id="51" w:author="ħʝᵰҩƾҩ ħɣῡƺҩ" w:date="2016-01-04T11:57:00Z"/>
              <w:rFonts w:eastAsiaTheme="minorEastAsia"/>
              <w:noProof/>
              <w:lang w:eastAsia="de-DE"/>
            </w:rPr>
          </w:pPr>
          <w:ins w:id="52" w:author="ħʝᵰҩƾҩ ħɣῡƺҩ" w:date="2016-01-04T11:57:00Z">
            <w:r w:rsidRPr="00442BBA">
              <w:rPr>
                <w:rStyle w:val="Hyperlink"/>
                <w:noProof/>
              </w:rPr>
              <w:fldChar w:fldCharType="begin"/>
            </w:r>
            <w:r w:rsidRPr="00442BBA">
              <w:rPr>
                <w:rStyle w:val="Hyperlink"/>
                <w:noProof/>
              </w:rPr>
              <w:instrText xml:space="preserve"> </w:instrText>
            </w:r>
            <w:r>
              <w:rPr>
                <w:noProof/>
              </w:rPr>
              <w:instrText>HYPERLINK \l "_Toc439672002"</w:instrText>
            </w:r>
            <w:r w:rsidRPr="00442BBA">
              <w:rPr>
                <w:rStyle w:val="Hyperlink"/>
                <w:noProof/>
              </w:rPr>
              <w:instrText xml:space="preserve"> </w:instrText>
            </w:r>
            <w:r w:rsidRPr="00442BBA">
              <w:rPr>
                <w:rStyle w:val="Hyperlink"/>
                <w:noProof/>
              </w:rPr>
            </w:r>
            <w:r w:rsidRPr="00442BBA">
              <w:rPr>
                <w:rStyle w:val="Hyperlink"/>
                <w:noProof/>
              </w:rPr>
              <w:fldChar w:fldCharType="separate"/>
            </w:r>
            <w:r w:rsidRPr="00442BBA">
              <w:rPr>
                <w:rStyle w:val="Hyperlink"/>
                <w:noProof/>
              </w:rPr>
              <w:t>2.1.1</w:t>
            </w:r>
            <w:r>
              <w:rPr>
                <w:rFonts w:eastAsiaTheme="minorEastAsia"/>
                <w:noProof/>
                <w:lang w:eastAsia="de-DE"/>
              </w:rPr>
              <w:tab/>
            </w:r>
            <w:r w:rsidRPr="00442BBA">
              <w:rPr>
                <w:rStyle w:val="Hyperlink"/>
                <w:noProof/>
              </w:rPr>
              <w:t>Projekt Hierarchie</w:t>
            </w:r>
            <w:r>
              <w:rPr>
                <w:noProof/>
                <w:webHidden/>
              </w:rPr>
              <w:tab/>
            </w:r>
            <w:r>
              <w:rPr>
                <w:noProof/>
                <w:webHidden/>
              </w:rPr>
              <w:fldChar w:fldCharType="begin"/>
            </w:r>
            <w:r>
              <w:rPr>
                <w:noProof/>
                <w:webHidden/>
              </w:rPr>
              <w:instrText xml:space="preserve"> PAGEREF _Toc439672002 \h </w:instrText>
            </w:r>
            <w:r>
              <w:rPr>
                <w:noProof/>
                <w:webHidden/>
              </w:rPr>
            </w:r>
          </w:ins>
          <w:r>
            <w:rPr>
              <w:noProof/>
              <w:webHidden/>
            </w:rPr>
            <w:fldChar w:fldCharType="separate"/>
          </w:r>
          <w:ins w:id="53" w:author="ħʝᵰҩƾҩ ħɣῡƺҩ" w:date="2016-01-04T11:57:00Z">
            <w:r>
              <w:rPr>
                <w:noProof/>
                <w:webHidden/>
              </w:rPr>
              <w:t>6</w:t>
            </w:r>
            <w:r>
              <w:rPr>
                <w:noProof/>
                <w:webHidden/>
              </w:rPr>
              <w:fldChar w:fldCharType="end"/>
            </w:r>
            <w:r w:rsidRPr="00442BBA">
              <w:rPr>
                <w:rStyle w:val="Hyperlink"/>
                <w:noProof/>
              </w:rPr>
              <w:fldChar w:fldCharType="end"/>
            </w:r>
          </w:ins>
        </w:p>
        <w:p w14:paraId="2BC7DBDA" w14:textId="77777777" w:rsidR="003A603A" w:rsidRDefault="003A603A">
          <w:pPr>
            <w:pStyle w:val="Verzeichnis3"/>
            <w:tabs>
              <w:tab w:val="left" w:pos="1320"/>
              <w:tab w:val="right" w:leader="dot" w:pos="9062"/>
            </w:tabs>
            <w:rPr>
              <w:ins w:id="54" w:author="ħʝᵰҩƾҩ ħɣῡƺҩ" w:date="2016-01-04T11:57:00Z"/>
              <w:rFonts w:eastAsiaTheme="minorEastAsia"/>
              <w:noProof/>
              <w:lang w:eastAsia="de-DE"/>
            </w:rPr>
          </w:pPr>
          <w:ins w:id="55" w:author="ħʝᵰҩƾҩ ħɣῡƺҩ" w:date="2016-01-04T11:57:00Z">
            <w:r w:rsidRPr="00442BBA">
              <w:rPr>
                <w:rStyle w:val="Hyperlink"/>
                <w:noProof/>
              </w:rPr>
              <w:fldChar w:fldCharType="begin"/>
            </w:r>
            <w:r w:rsidRPr="00442BBA">
              <w:rPr>
                <w:rStyle w:val="Hyperlink"/>
                <w:noProof/>
              </w:rPr>
              <w:instrText xml:space="preserve"> </w:instrText>
            </w:r>
            <w:r>
              <w:rPr>
                <w:noProof/>
              </w:rPr>
              <w:instrText>HYPERLINK \l "_Toc439672003"</w:instrText>
            </w:r>
            <w:r w:rsidRPr="00442BBA">
              <w:rPr>
                <w:rStyle w:val="Hyperlink"/>
                <w:noProof/>
              </w:rPr>
              <w:instrText xml:space="preserve"> </w:instrText>
            </w:r>
            <w:r w:rsidRPr="00442BBA">
              <w:rPr>
                <w:rStyle w:val="Hyperlink"/>
                <w:noProof/>
              </w:rPr>
            </w:r>
            <w:r w:rsidRPr="00442BBA">
              <w:rPr>
                <w:rStyle w:val="Hyperlink"/>
                <w:noProof/>
              </w:rPr>
              <w:fldChar w:fldCharType="separate"/>
            </w:r>
            <w:r w:rsidRPr="00442BBA">
              <w:rPr>
                <w:rStyle w:val="Hyperlink"/>
                <w:noProof/>
              </w:rPr>
              <w:t>2.1.2</w:t>
            </w:r>
            <w:r>
              <w:rPr>
                <w:rFonts w:eastAsiaTheme="minorEastAsia"/>
                <w:noProof/>
                <w:lang w:eastAsia="de-DE"/>
              </w:rPr>
              <w:tab/>
            </w:r>
            <w:r w:rsidRPr="00442BBA">
              <w:rPr>
                <w:rStyle w:val="Hyperlink"/>
                <w:noProof/>
              </w:rPr>
              <w:t>Taskforces</w:t>
            </w:r>
            <w:r>
              <w:rPr>
                <w:noProof/>
                <w:webHidden/>
              </w:rPr>
              <w:tab/>
            </w:r>
            <w:r>
              <w:rPr>
                <w:noProof/>
                <w:webHidden/>
              </w:rPr>
              <w:fldChar w:fldCharType="begin"/>
            </w:r>
            <w:r>
              <w:rPr>
                <w:noProof/>
                <w:webHidden/>
              </w:rPr>
              <w:instrText xml:space="preserve"> PAGEREF _Toc439672003 \h </w:instrText>
            </w:r>
            <w:r>
              <w:rPr>
                <w:noProof/>
                <w:webHidden/>
              </w:rPr>
            </w:r>
          </w:ins>
          <w:r>
            <w:rPr>
              <w:noProof/>
              <w:webHidden/>
            </w:rPr>
            <w:fldChar w:fldCharType="separate"/>
          </w:r>
          <w:ins w:id="56" w:author="ħʝᵰҩƾҩ ħɣῡƺҩ" w:date="2016-01-04T11:57:00Z">
            <w:r>
              <w:rPr>
                <w:noProof/>
                <w:webHidden/>
              </w:rPr>
              <w:t>8</w:t>
            </w:r>
            <w:r>
              <w:rPr>
                <w:noProof/>
                <w:webHidden/>
              </w:rPr>
              <w:fldChar w:fldCharType="end"/>
            </w:r>
            <w:r w:rsidRPr="00442BBA">
              <w:rPr>
                <w:rStyle w:val="Hyperlink"/>
                <w:noProof/>
              </w:rPr>
              <w:fldChar w:fldCharType="end"/>
            </w:r>
          </w:ins>
        </w:p>
        <w:p w14:paraId="2D4A12B0" w14:textId="77777777" w:rsidR="003A603A" w:rsidRDefault="003A603A">
          <w:pPr>
            <w:pStyle w:val="Verzeichnis2"/>
            <w:tabs>
              <w:tab w:val="left" w:pos="880"/>
              <w:tab w:val="right" w:leader="dot" w:pos="9062"/>
            </w:tabs>
            <w:rPr>
              <w:ins w:id="57" w:author="ħʝᵰҩƾҩ ħɣῡƺҩ" w:date="2016-01-04T11:57:00Z"/>
              <w:rFonts w:eastAsiaTheme="minorEastAsia"/>
              <w:noProof/>
              <w:lang w:eastAsia="de-DE"/>
            </w:rPr>
          </w:pPr>
          <w:ins w:id="58" w:author="ħʝᵰҩƾҩ ħɣῡƺҩ" w:date="2016-01-04T11:57:00Z">
            <w:r w:rsidRPr="00442BBA">
              <w:rPr>
                <w:rStyle w:val="Hyperlink"/>
                <w:noProof/>
              </w:rPr>
              <w:fldChar w:fldCharType="begin"/>
            </w:r>
            <w:r w:rsidRPr="00442BBA">
              <w:rPr>
                <w:rStyle w:val="Hyperlink"/>
                <w:noProof/>
              </w:rPr>
              <w:instrText xml:space="preserve"> </w:instrText>
            </w:r>
            <w:r>
              <w:rPr>
                <w:noProof/>
              </w:rPr>
              <w:instrText>HYPERLINK \l "_Toc439672004"</w:instrText>
            </w:r>
            <w:r w:rsidRPr="00442BBA">
              <w:rPr>
                <w:rStyle w:val="Hyperlink"/>
                <w:noProof/>
              </w:rPr>
              <w:instrText xml:space="preserve"> </w:instrText>
            </w:r>
            <w:r w:rsidRPr="00442BBA">
              <w:rPr>
                <w:rStyle w:val="Hyperlink"/>
                <w:noProof/>
              </w:rPr>
            </w:r>
            <w:r w:rsidRPr="00442BBA">
              <w:rPr>
                <w:rStyle w:val="Hyperlink"/>
                <w:noProof/>
              </w:rPr>
              <w:fldChar w:fldCharType="separate"/>
            </w:r>
            <w:r w:rsidRPr="00442BBA">
              <w:rPr>
                <w:rStyle w:val="Hyperlink"/>
                <w:noProof/>
              </w:rPr>
              <w:t>2.2</w:t>
            </w:r>
            <w:r>
              <w:rPr>
                <w:rFonts w:eastAsiaTheme="minorEastAsia"/>
                <w:noProof/>
                <w:lang w:eastAsia="de-DE"/>
              </w:rPr>
              <w:tab/>
            </w:r>
            <w:r w:rsidRPr="00442BBA">
              <w:rPr>
                <w:rStyle w:val="Hyperlink"/>
                <w:noProof/>
              </w:rPr>
              <w:t>Skillsheet</w:t>
            </w:r>
            <w:r>
              <w:rPr>
                <w:noProof/>
                <w:webHidden/>
              </w:rPr>
              <w:tab/>
            </w:r>
            <w:r>
              <w:rPr>
                <w:noProof/>
                <w:webHidden/>
              </w:rPr>
              <w:fldChar w:fldCharType="begin"/>
            </w:r>
            <w:r>
              <w:rPr>
                <w:noProof/>
                <w:webHidden/>
              </w:rPr>
              <w:instrText xml:space="preserve"> PAGEREF _Toc439672004 \h </w:instrText>
            </w:r>
            <w:r>
              <w:rPr>
                <w:noProof/>
                <w:webHidden/>
              </w:rPr>
            </w:r>
          </w:ins>
          <w:r>
            <w:rPr>
              <w:noProof/>
              <w:webHidden/>
            </w:rPr>
            <w:fldChar w:fldCharType="separate"/>
          </w:r>
          <w:ins w:id="59" w:author="ħʝᵰҩƾҩ ħɣῡƺҩ" w:date="2016-01-04T11:57:00Z">
            <w:r>
              <w:rPr>
                <w:noProof/>
                <w:webHidden/>
              </w:rPr>
              <w:t>9</w:t>
            </w:r>
            <w:r>
              <w:rPr>
                <w:noProof/>
                <w:webHidden/>
              </w:rPr>
              <w:fldChar w:fldCharType="end"/>
            </w:r>
            <w:r w:rsidRPr="00442BBA">
              <w:rPr>
                <w:rStyle w:val="Hyperlink"/>
                <w:noProof/>
              </w:rPr>
              <w:fldChar w:fldCharType="end"/>
            </w:r>
          </w:ins>
        </w:p>
        <w:p w14:paraId="0DBBB146" w14:textId="77777777" w:rsidR="003A603A" w:rsidRDefault="003A603A">
          <w:pPr>
            <w:pStyle w:val="Verzeichnis1"/>
            <w:tabs>
              <w:tab w:val="left" w:pos="440"/>
              <w:tab w:val="right" w:leader="dot" w:pos="9062"/>
            </w:tabs>
            <w:rPr>
              <w:ins w:id="60" w:author="ħʝᵰҩƾҩ ħɣῡƺҩ" w:date="2016-01-04T11:57:00Z"/>
              <w:rFonts w:eastAsiaTheme="minorEastAsia"/>
              <w:noProof/>
              <w:lang w:eastAsia="de-DE"/>
            </w:rPr>
          </w:pPr>
          <w:ins w:id="61" w:author="ħʝᵰҩƾҩ ħɣῡƺҩ" w:date="2016-01-04T11:57:00Z">
            <w:r w:rsidRPr="00442BBA">
              <w:rPr>
                <w:rStyle w:val="Hyperlink"/>
                <w:noProof/>
              </w:rPr>
              <w:fldChar w:fldCharType="begin"/>
            </w:r>
            <w:r w:rsidRPr="00442BBA">
              <w:rPr>
                <w:rStyle w:val="Hyperlink"/>
                <w:noProof/>
              </w:rPr>
              <w:instrText xml:space="preserve"> </w:instrText>
            </w:r>
            <w:r>
              <w:rPr>
                <w:noProof/>
              </w:rPr>
              <w:instrText>HYPERLINK \l "_Toc439672005"</w:instrText>
            </w:r>
            <w:r w:rsidRPr="00442BBA">
              <w:rPr>
                <w:rStyle w:val="Hyperlink"/>
                <w:noProof/>
              </w:rPr>
              <w:instrText xml:space="preserve"> </w:instrText>
            </w:r>
            <w:r w:rsidRPr="00442BBA">
              <w:rPr>
                <w:rStyle w:val="Hyperlink"/>
                <w:noProof/>
              </w:rPr>
            </w:r>
            <w:r w:rsidRPr="00442BBA">
              <w:rPr>
                <w:rStyle w:val="Hyperlink"/>
                <w:noProof/>
              </w:rPr>
              <w:fldChar w:fldCharType="separate"/>
            </w:r>
            <w:r w:rsidRPr="00442BBA">
              <w:rPr>
                <w:rStyle w:val="Hyperlink"/>
                <w:noProof/>
              </w:rPr>
              <w:t>3</w:t>
            </w:r>
            <w:r>
              <w:rPr>
                <w:rFonts w:eastAsiaTheme="minorEastAsia"/>
                <w:noProof/>
                <w:lang w:eastAsia="de-DE"/>
              </w:rPr>
              <w:tab/>
            </w:r>
            <w:r w:rsidRPr="00442BBA">
              <w:rPr>
                <w:rStyle w:val="Hyperlink"/>
                <w:noProof/>
              </w:rPr>
              <w:t>Ablaufsteuerung</w:t>
            </w:r>
            <w:r>
              <w:rPr>
                <w:noProof/>
                <w:webHidden/>
              </w:rPr>
              <w:tab/>
            </w:r>
            <w:r>
              <w:rPr>
                <w:noProof/>
                <w:webHidden/>
              </w:rPr>
              <w:fldChar w:fldCharType="begin"/>
            </w:r>
            <w:r>
              <w:rPr>
                <w:noProof/>
                <w:webHidden/>
              </w:rPr>
              <w:instrText xml:space="preserve"> PAGEREF _Toc439672005 \h </w:instrText>
            </w:r>
            <w:r>
              <w:rPr>
                <w:noProof/>
                <w:webHidden/>
              </w:rPr>
            </w:r>
          </w:ins>
          <w:r>
            <w:rPr>
              <w:noProof/>
              <w:webHidden/>
            </w:rPr>
            <w:fldChar w:fldCharType="separate"/>
          </w:r>
          <w:ins w:id="62" w:author="ħʝᵰҩƾҩ ħɣῡƺҩ" w:date="2016-01-04T11:57:00Z">
            <w:r>
              <w:rPr>
                <w:noProof/>
                <w:webHidden/>
              </w:rPr>
              <w:t>10</w:t>
            </w:r>
            <w:r>
              <w:rPr>
                <w:noProof/>
                <w:webHidden/>
              </w:rPr>
              <w:fldChar w:fldCharType="end"/>
            </w:r>
            <w:r w:rsidRPr="00442BBA">
              <w:rPr>
                <w:rStyle w:val="Hyperlink"/>
                <w:noProof/>
              </w:rPr>
              <w:fldChar w:fldCharType="end"/>
            </w:r>
          </w:ins>
        </w:p>
        <w:p w14:paraId="748C7AE8" w14:textId="77777777" w:rsidR="003A603A" w:rsidRDefault="003A603A">
          <w:pPr>
            <w:pStyle w:val="Verzeichnis2"/>
            <w:tabs>
              <w:tab w:val="left" w:pos="880"/>
              <w:tab w:val="right" w:leader="dot" w:pos="9062"/>
            </w:tabs>
            <w:rPr>
              <w:ins w:id="63" w:author="ħʝᵰҩƾҩ ħɣῡƺҩ" w:date="2016-01-04T11:57:00Z"/>
              <w:rFonts w:eastAsiaTheme="minorEastAsia"/>
              <w:noProof/>
              <w:lang w:eastAsia="de-DE"/>
            </w:rPr>
          </w:pPr>
          <w:ins w:id="64" w:author="ħʝᵰҩƾҩ ħɣῡƺҩ" w:date="2016-01-04T11:57:00Z">
            <w:r w:rsidRPr="00442BBA">
              <w:rPr>
                <w:rStyle w:val="Hyperlink"/>
                <w:noProof/>
              </w:rPr>
              <w:fldChar w:fldCharType="begin"/>
            </w:r>
            <w:r w:rsidRPr="00442BBA">
              <w:rPr>
                <w:rStyle w:val="Hyperlink"/>
                <w:noProof/>
              </w:rPr>
              <w:instrText xml:space="preserve"> </w:instrText>
            </w:r>
            <w:r>
              <w:rPr>
                <w:noProof/>
              </w:rPr>
              <w:instrText>HYPERLINK \l "_Toc439672006"</w:instrText>
            </w:r>
            <w:r w:rsidRPr="00442BBA">
              <w:rPr>
                <w:rStyle w:val="Hyperlink"/>
                <w:noProof/>
              </w:rPr>
              <w:instrText xml:space="preserve"> </w:instrText>
            </w:r>
            <w:r w:rsidRPr="00442BBA">
              <w:rPr>
                <w:rStyle w:val="Hyperlink"/>
                <w:noProof/>
              </w:rPr>
            </w:r>
            <w:r w:rsidRPr="00442BBA">
              <w:rPr>
                <w:rStyle w:val="Hyperlink"/>
                <w:noProof/>
              </w:rPr>
              <w:fldChar w:fldCharType="separate"/>
            </w:r>
            <w:r w:rsidRPr="00442BBA">
              <w:rPr>
                <w:rStyle w:val="Hyperlink"/>
                <w:noProof/>
              </w:rPr>
              <w:t>3.1</w:t>
            </w:r>
            <w:r>
              <w:rPr>
                <w:rFonts w:eastAsiaTheme="minorEastAsia"/>
                <w:noProof/>
                <w:lang w:eastAsia="de-DE"/>
              </w:rPr>
              <w:tab/>
            </w:r>
            <w:r w:rsidRPr="00442BBA">
              <w:rPr>
                <w:rStyle w:val="Hyperlink"/>
                <w:noProof/>
              </w:rPr>
              <w:t>Phasenmodell</w:t>
            </w:r>
            <w:r>
              <w:rPr>
                <w:noProof/>
                <w:webHidden/>
              </w:rPr>
              <w:tab/>
            </w:r>
            <w:r>
              <w:rPr>
                <w:noProof/>
                <w:webHidden/>
              </w:rPr>
              <w:fldChar w:fldCharType="begin"/>
            </w:r>
            <w:r>
              <w:rPr>
                <w:noProof/>
                <w:webHidden/>
              </w:rPr>
              <w:instrText xml:space="preserve"> PAGEREF _Toc439672006 \h </w:instrText>
            </w:r>
            <w:r>
              <w:rPr>
                <w:noProof/>
                <w:webHidden/>
              </w:rPr>
            </w:r>
          </w:ins>
          <w:r>
            <w:rPr>
              <w:noProof/>
              <w:webHidden/>
            </w:rPr>
            <w:fldChar w:fldCharType="separate"/>
          </w:r>
          <w:ins w:id="65" w:author="ħʝᵰҩƾҩ ħɣῡƺҩ" w:date="2016-01-04T11:57:00Z">
            <w:r>
              <w:rPr>
                <w:noProof/>
                <w:webHidden/>
              </w:rPr>
              <w:t>10</w:t>
            </w:r>
            <w:r>
              <w:rPr>
                <w:noProof/>
                <w:webHidden/>
              </w:rPr>
              <w:fldChar w:fldCharType="end"/>
            </w:r>
            <w:r w:rsidRPr="00442BBA">
              <w:rPr>
                <w:rStyle w:val="Hyperlink"/>
                <w:noProof/>
              </w:rPr>
              <w:fldChar w:fldCharType="end"/>
            </w:r>
          </w:ins>
        </w:p>
        <w:p w14:paraId="4C540420" w14:textId="77777777" w:rsidR="003A603A" w:rsidRDefault="003A603A">
          <w:pPr>
            <w:pStyle w:val="Verzeichnis3"/>
            <w:tabs>
              <w:tab w:val="left" w:pos="1320"/>
              <w:tab w:val="right" w:leader="dot" w:pos="9062"/>
            </w:tabs>
            <w:rPr>
              <w:ins w:id="66" w:author="ħʝᵰҩƾҩ ħɣῡƺҩ" w:date="2016-01-04T11:57:00Z"/>
              <w:rFonts w:eastAsiaTheme="minorEastAsia"/>
              <w:noProof/>
              <w:lang w:eastAsia="de-DE"/>
            </w:rPr>
          </w:pPr>
          <w:ins w:id="67" w:author="ħʝᵰҩƾҩ ħɣῡƺҩ" w:date="2016-01-04T11:57:00Z">
            <w:r w:rsidRPr="00442BBA">
              <w:rPr>
                <w:rStyle w:val="Hyperlink"/>
                <w:noProof/>
              </w:rPr>
              <w:fldChar w:fldCharType="begin"/>
            </w:r>
            <w:r w:rsidRPr="00442BBA">
              <w:rPr>
                <w:rStyle w:val="Hyperlink"/>
                <w:noProof/>
              </w:rPr>
              <w:instrText xml:space="preserve"> </w:instrText>
            </w:r>
            <w:r>
              <w:rPr>
                <w:noProof/>
              </w:rPr>
              <w:instrText>HYPERLINK \l "_Toc439672007"</w:instrText>
            </w:r>
            <w:r w:rsidRPr="00442BBA">
              <w:rPr>
                <w:rStyle w:val="Hyperlink"/>
                <w:noProof/>
              </w:rPr>
              <w:instrText xml:space="preserve"> </w:instrText>
            </w:r>
            <w:r w:rsidRPr="00442BBA">
              <w:rPr>
                <w:rStyle w:val="Hyperlink"/>
                <w:noProof/>
              </w:rPr>
            </w:r>
            <w:r w:rsidRPr="00442BBA">
              <w:rPr>
                <w:rStyle w:val="Hyperlink"/>
                <w:noProof/>
              </w:rPr>
              <w:fldChar w:fldCharType="separate"/>
            </w:r>
            <w:r w:rsidRPr="00442BBA">
              <w:rPr>
                <w:rStyle w:val="Hyperlink"/>
                <w:noProof/>
              </w:rPr>
              <w:t>3.1.1</w:t>
            </w:r>
            <w:r>
              <w:rPr>
                <w:rFonts w:eastAsiaTheme="minorEastAsia"/>
                <w:noProof/>
                <w:lang w:eastAsia="de-DE"/>
              </w:rPr>
              <w:tab/>
            </w:r>
            <w:r w:rsidRPr="00442BBA">
              <w:rPr>
                <w:rStyle w:val="Hyperlink"/>
                <w:noProof/>
              </w:rPr>
              <w:t>Erste Planung</w:t>
            </w:r>
            <w:r>
              <w:rPr>
                <w:noProof/>
                <w:webHidden/>
              </w:rPr>
              <w:tab/>
            </w:r>
            <w:r>
              <w:rPr>
                <w:noProof/>
                <w:webHidden/>
              </w:rPr>
              <w:fldChar w:fldCharType="begin"/>
            </w:r>
            <w:r>
              <w:rPr>
                <w:noProof/>
                <w:webHidden/>
              </w:rPr>
              <w:instrText xml:space="preserve"> PAGEREF _Toc439672007 \h </w:instrText>
            </w:r>
            <w:r>
              <w:rPr>
                <w:noProof/>
                <w:webHidden/>
              </w:rPr>
            </w:r>
          </w:ins>
          <w:r>
            <w:rPr>
              <w:noProof/>
              <w:webHidden/>
            </w:rPr>
            <w:fldChar w:fldCharType="separate"/>
          </w:r>
          <w:ins w:id="68" w:author="ħʝᵰҩƾҩ ħɣῡƺҩ" w:date="2016-01-04T11:57:00Z">
            <w:r>
              <w:rPr>
                <w:noProof/>
                <w:webHidden/>
              </w:rPr>
              <w:t>10</w:t>
            </w:r>
            <w:r>
              <w:rPr>
                <w:noProof/>
                <w:webHidden/>
              </w:rPr>
              <w:fldChar w:fldCharType="end"/>
            </w:r>
            <w:r w:rsidRPr="00442BBA">
              <w:rPr>
                <w:rStyle w:val="Hyperlink"/>
                <w:noProof/>
              </w:rPr>
              <w:fldChar w:fldCharType="end"/>
            </w:r>
          </w:ins>
        </w:p>
        <w:p w14:paraId="4E2F248E" w14:textId="77777777" w:rsidR="003A603A" w:rsidRDefault="003A603A">
          <w:pPr>
            <w:pStyle w:val="Verzeichnis3"/>
            <w:tabs>
              <w:tab w:val="left" w:pos="1320"/>
              <w:tab w:val="right" w:leader="dot" w:pos="9062"/>
            </w:tabs>
            <w:rPr>
              <w:ins w:id="69" w:author="ħʝᵰҩƾҩ ħɣῡƺҩ" w:date="2016-01-04T11:57:00Z"/>
              <w:rFonts w:eastAsiaTheme="minorEastAsia"/>
              <w:noProof/>
              <w:lang w:eastAsia="de-DE"/>
            </w:rPr>
          </w:pPr>
          <w:ins w:id="70" w:author="ħʝᵰҩƾҩ ħɣῡƺҩ" w:date="2016-01-04T11:57:00Z">
            <w:r w:rsidRPr="00442BBA">
              <w:rPr>
                <w:rStyle w:val="Hyperlink"/>
                <w:noProof/>
              </w:rPr>
              <w:fldChar w:fldCharType="begin"/>
            </w:r>
            <w:r w:rsidRPr="00442BBA">
              <w:rPr>
                <w:rStyle w:val="Hyperlink"/>
                <w:noProof/>
              </w:rPr>
              <w:instrText xml:space="preserve"> </w:instrText>
            </w:r>
            <w:r>
              <w:rPr>
                <w:noProof/>
              </w:rPr>
              <w:instrText>HYPERLINK \l "_Toc439672008"</w:instrText>
            </w:r>
            <w:r w:rsidRPr="00442BBA">
              <w:rPr>
                <w:rStyle w:val="Hyperlink"/>
                <w:noProof/>
              </w:rPr>
              <w:instrText xml:space="preserve"> </w:instrText>
            </w:r>
            <w:r w:rsidRPr="00442BBA">
              <w:rPr>
                <w:rStyle w:val="Hyperlink"/>
                <w:noProof/>
              </w:rPr>
            </w:r>
            <w:r w:rsidRPr="00442BBA">
              <w:rPr>
                <w:rStyle w:val="Hyperlink"/>
                <w:noProof/>
              </w:rPr>
              <w:fldChar w:fldCharType="separate"/>
            </w:r>
            <w:r w:rsidRPr="00442BBA">
              <w:rPr>
                <w:rStyle w:val="Hyperlink"/>
                <w:noProof/>
              </w:rPr>
              <w:t>3.1.2</w:t>
            </w:r>
            <w:r>
              <w:rPr>
                <w:rFonts w:eastAsiaTheme="minorEastAsia"/>
                <w:noProof/>
                <w:lang w:eastAsia="de-DE"/>
              </w:rPr>
              <w:tab/>
            </w:r>
            <w:r w:rsidRPr="00442BBA">
              <w:rPr>
                <w:rStyle w:val="Hyperlink"/>
                <w:noProof/>
              </w:rPr>
              <w:t>Zweite Planung</w:t>
            </w:r>
            <w:r>
              <w:rPr>
                <w:noProof/>
                <w:webHidden/>
              </w:rPr>
              <w:tab/>
            </w:r>
            <w:r>
              <w:rPr>
                <w:noProof/>
                <w:webHidden/>
              </w:rPr>
              <w:fldChar w:fldCharType="begin"/>
            </w:r>
            <w:r>
              <w:rPr>
                <w:noProof/>
                <w:webHidden/>
              </w:rPr>
              <w:instrText xml:space="preserve"> PAGEREF _Toc439672008 \h </w:instrText>
            </w:r>
            <w:r>
              <w:rPr>
                <w:noProof/>
                <w:webHidden/>
              </w:rPr>
            </w:r>
          </w:ins>
          <w:r>
            <w:rPr>
              <w:noProof/>
              <w:webHidden/>
            </w:rPr>
            <w:fldChar w:fldCharType="separate"/>
          </w:r>
          <w:ins w:id="71" w:author="ħʝᵰҩƾҩ ħɣῡƺҩ" w:date="2016-01-04T11:57:00Z">
            <w:r>
              <w:rPr>
                <w:noProof/>
                <w:webHidden/>
              </w:rPr>
              <w:t>10</w:t>
            </w:r>
            <w:r>
              <w:rPr>
                <w:noProof/>
                <w:webHidden/>
              </w:rPr>
              <w:fldChar w:fldCharType="end"/>
            </w:r>
            <w:r w:rsidRPr="00442BBA">
              <w:rPr>
                <w:rStyle w:val="Hyperlink"/>
                <w:noProof/>
              </w:rPr>
              <w:fldChar w:fldCharType="end"/>
            </w:r>
          </w:ins>
        </w:p>
        <w:p w14:paraId="019A28C4" w14:textId="77777777" w:rsidR="003A603A" w:rsidRDefault="003A603A">
          <w:pPr>
            <w:pStyle w:val="Verzeichnis2"/>
            <w:tabs>
              <w:tab w:val="left" w:pos="880"/>
              <w:tab w:val="right" w:leader="dot" w:pos="9062"/>
            </w:tabs>
            <w:rPr>
              <w:ins w:id="72" w:author="ħʝᵰҩƾҩ ħɣῡƺҩ" w:date="2016-01-04T11:57:00Z"/>
              <w:rFonts w:eastAsiaTheme="minorEastAsia"/>
              <w:noProof/>
              <w:lang w:eastAsia="de-DE"/>
            </w:rPr>
          </w:pPr>
          <w:ins w:id="73" w:author="ħʝᵰҩƾҩ ħɣῡƺҩ" w:date="2016-01-04T11:57:00Z">
            <w:r w:rsidRPr="00442BBA">
              <w:rPr>
                <w:rStyle w:val="Hyperlink"/>
                <w:noProof/>
              </w:rPr>
              <w:fldChar w:fldCharType="begin"/>
            </w:r>
            <w:r w:rsidRPr="00442BBA">
              <w:rPr>
                <w:rStyle w:val="Hyperlink"/>
                <w:noProof/>
              </w:rPr>
              <w:instrText xml:space="preserve"> </w:instrText>
            </w:r>
            <w:r>
              <w:rPr>
                <w:noProof/>
              </w:rPr>
              <w:instrText>HYPERLINK \l "_Toc439672009"</w:instrText>
            </w:r>
            <w:r w:rsidRPr="00442BBA">
              <w:rPr>
                <w:rStyle w:val="Hyperlink"/>
                <w:noProof/>
              </w:rPr>
              <w:instrText xml:space="preserve"> </w:instrText>
            </w:r>
            <w:r w:rsidRPr="00442BBA">
              <w:rPr>
                <w:rStyle w:val="Hyperlink"/>
                <w:noProof/>
              </w:rPr>
            </w:r>
            <w:r w:rsidRPr="00442BBA">
              <w:rPr>
                <w:rStyle w:val="Hyperlink"/>
                <w:noProof/>
              </w:rPr>
              <w:fldChar w:fldCharType="separate"/>
            </w:r>
            <w:r w:rsidRPr="00442BBA">
              <w:rPr>
                <w:rStyle w:val="Hyperlink"/>
                <w:noProof/>
              </w:rPr>
              <w:t>3.2</w:t>
            </w:r>
            <w:r>
              <w:rPr>
                <w:rFonts w:eastAsiaTheme="minorEastAsia"/>
                <w:noProof/>
                <w:lang w:eastAsia="de-DE"/>
              </w:rPr>
              <w:tab/>
            </w:r>
            <w:r w:rsidRPr="00442BBA">
              <w:rPr>
                <w:rStyle w:val="Hyperlink"/>
                <w:noProof/>
              </w:rPr>
              <w:t>Scrum</w:t>
            </w:r>
            <w:r>
              <w:rPr>
                <w:noProof/>
                <w:webHidden/>
              </w:rPr>
              <w:tab/>
            </w:r>
            <w:r>
              <w:rPr>
                <w:noProof/>
                <w:webHidden/>
              </w:rPr>
              <w:fldChar w:fldCharType="begin"/>
            </w:r>
            <w:r>
              <w:rPr>
                <w:noProof/>
                <w:webHidden/>
              </w:rPr>
              <w:instrText xml:space="preserve"> PAGEREF _Toc439672009 \h </w:instrText>
            </w:r>
            <w:r>
              <w:rPr>
                <w:noProof/>
                <w:webHidden/>
              </w:rPr>
            </w:r>
          </w:ins>
          <w:r>
            <w:rPr>
              <w:noProof/>
              <w:webHidden/>
            </w:rPr>
            <w:fldChar w:fldCharType="separate"/>
          </w:r>
          <w:ins w:id="74" w:author="ħʝᵰҩƾҩ ħɣῡƺҩ" w:date="2016-01-04T11:57:00Z">
            <w:r>
              <w:rPr>
                <w:noProof/>
                <w:webHidden/>
              </w:rPr>
              <w:t>11</w:t>
            </w:r>
            <w:r>
              <w:rPr>
                <w:noProof/>
                <w:webHidden/>
              </w:rPr>
              <w:fldChar w:fldCharType="end"/>
            </w:r>
            <w:r w:rsidRPr="00442BBA">
              <w:rPr>
                <w:rStyle w:val="Hyperlink"/>
                <w:noProof/>
              </w:rPr>
              <w:fldChar w:fldCharType="end"/>
            </w:r>
          </w:ins>
        </w:p>
        <w:p w14:paraId="121A9E21" w14:textId="77777777" w:rsidR="003A603A" w:rsidRDefault="003A603A">
          <w:pPr>
            <w:pStyle w:val="Verzeichnis3"/>
            <w:tabs>
              <w:tab w:val="left" w:pos="1320"/>
              <w:tab w:val="right" w:leader="dot" w:pos="9062"/>
            </w:tabs>
            <w:rPr>
              <w:ins w:id="75" w:author="ħʝᵰҩƾҩ ħɣῡƺҩ" w:date="2016-01-04T11:57:00Z"/>
              <w:rFonts w:eastAsiaTheme="minorEastAsia"/>
              <w:noProof/>
              <w:lang w:eastAsia="de-DE"/>
            </w:rPr>
          </w:pPr>
          <w:ins w:id="76" w:author="ħʝᵰҩƾҩ ħɣῡƺҩ" w:date="2016-01-04T11:57:00Z">
            <w:r w:rsidRPr="00442BBA">
              <w:rPr>
                <w:rStyle w:val="Hyperlink"/>
                <w:noProof/>
              </w:rPr>
              <w:fldChar w:fldCharType="begin"/>
            </w:r>
            <w:r w:rsidRPr="00442BBA">
              <w:rPr>
                <w:rStyle w:val="Hyperlink"/>
                <w:noProof/>
              </w:rPr>
              <w:instrText xml:space="preserve"> </w:instrText>
            </w:r>
            <w:r>
              <w:rPr>
                <w:noProof/>
              </w:rPr>
              <w:instrText>HYPERLINK \l "_Toc439672010"</w:instrText>
            </w:r>
            <w:r w:rsidRPr="00442BBA">
              <w:rPr>
                <w:rStyle w:val="Hyperlink"/>
                <w:noProof/>
              </w:rPr>
              <w:instrText xml:space="preserve"> </w:instrText>
            </w:r>
            <w:r w:rsidRPr="00442BBA">
              <w:rPr>
                <w:rStyle w:val="Hyperlink"/>
                <w:noProof/>
              </w:rPr>
            </w:r>
            <w:r w:rsidRPr="00442BBA">
              <w:rPr>
                <w:rStyle w:val="Hyperlink"/>
                <w:noProof/>
              </w:rPr>
              <w:fldChar w:fldCharType="separate"/>
            </w:r>
            <w:r w:rsidRPr="00442BBA">
              <w:rPr>
                <w:rStyle w:val="Hyperlink"/>
                <w:noProof/>
              </w:rPr>
              <w:t>3.2.1</w:t>
            </w:r>
            <w:r>
              <w:rPr>
                <w:rFonts w:eastAsiaTheme="minorEastAsia"/>
                <w:noProof/>
                <w:lang w:eastAsia="de-DE"/>
              </w:rPr>
              <w:tab/>
            </w:r>
            <w:r w:rsidRPr="00442BBA">
              <w:rPr>
                <w:rStyle w:val="Hyperlink"/>
                <w:noProof/>
              </w:rPr>
              <w:t>Scrum im Projekt</w:t>
            </w:r>
            <w:r>
              <w:rPr>
                <w:noProof/>
                <w:webHidden/>
              </w:rPr>
              <w:tab/>
            </w:r>
            <w:r>
              <w:rPr>
                <w:noProof/>
                <w:webHidden/>
              </w:rPr>
              <w:fldChar w:fldCharType="begin"/>
            </w:r>
            <w:r>
              <w:rPr>
                <w:noProof/>
                <w:webHidden/>
              </w:rPr>
              <w:instrText xml:space="preserve"> PAGEREF _Toc439672010 \h </w:instrText>
            </w:r>
            <w:r>
              <w:rPr>
                <w:noProof/>
                <w:webHidden/>
              </w:rPr>
            </w:r>
          </w:ins>
          <w:r>
            <w:rPr>
              <w:noProof/>
              <w:webHidden/>
            </w:rPr>
            <w:fldChar w:fldCharType="separate"/>
          </w:r>
          <w:ins w:id="77" w:author="ħʝᵰҩƾҩ ħɣῡƺҩ" w:date="2016-01-04T11:57:00Z">
            <w:r>
              <w:rPr>
                <w:noProof/>
                <w:webHidden/>
              </w:rPr>
              <w:t>11</w:t>
            </w:r>
            <w:r>
              <w:rPr>
                <w:noProof/>
                <w:webHidden/>
              </w:rPr>
              <w:fldChar w:fldCharType="end"/>
            </w:r>
            <w:r w:rsidRPr="00442BBA">
              <w:rPr>
                <w:rStyle w:val="Hyperlink"/>
                <w:noProof/>
              </w:rPr>
              <w:fldChar w:fldCharType="end"/>
            </w:r>
          </w:ins>
        </w:p>
        <w:p w14:paraId="223110F0" w14:textId="77777777" w:rsidR="003A603A" w:rsidRDefault="003A603A">
          <w:pPr>
            <w:pStyle w:val="Verzeichnis2"/>
            <w:tabs>
              <w:tab w:val="left" w:pos="880"/>
              <w:tab w:val="right" w:leader="dot" w:pos="9062"/>
            </w:tabs>
            <w:rPr>
              <w:ins w:id="78" w:author="ħʝᵰҩƾҩ ħɣῡƺҩ" w:date="2016-01-04T11:57:00Z"/>
              <w:rFonts w:eastAsiaTheme="minorEastAsia"/>
              <w:noProof/>
              <w:lang w:eastAsia="de-DE"/>
            </w:rPr>
          </w:pPr>
          <w:ins w:id="79" w:author="ħʝᵰҩƾҩ ħɣῡƺҩ" w:date="2016-01-04T11:57:00Z">
            <w:r w:rsidRPr="00442BBA">
              <w:rPr>
                <w:rStyle w:val="Hyperlink"/>
                <w:noProof/>
              </w:rPr>
              <w:fldChar w:fldCharType="begin"/>
            </w:r>
            <w:r w:rsidRPr="00442BBA">
              <w:rPr>
                <w:rStyle w:val="Hyperlink"/>
                <w:noProof/>
              </w:rPr>
              <w:instrText xml:space="preserve"> </w:instrText>
            </w:r>
            <w:r>
              <w:rPr>
                <w:noProof/>
              </w:rPr>
              <w:instrText>HYPERLINK \l "_Toc439672011"</w:instrText>
            </w:r>
            <w:r w:rsidRPr="00442BBA">
              <w:rPr>
                <w:rStyle w:val="Hyperlink"/>
                <w:noProof/>
              </w:rPr>
              <w:instrText xml:space="preserve"> </w:instrText>
            </w:r>
            <w:r w:rsidRPr="00442BBA">
              <w:rPr>
                <w:rStyle w:val="Hyperlink"/>
                <w:noProof/>
              </w:rPr>
            </w:r>
            <w:r w:rsidRPr="00442BBA">
              <w:rPr>
                <w:rStyle w:val="Hyperlink"/>
                <w:noProof/>
              </w:rPr>
              <w:fldChar w:fldCharType="separate"/>
            </w:r>
            <w:r w:rsidRPr="00442BBA">
              <w:rPr>
                <w:rStyle w:val="Hyperlink"/>
                <w:noProof/>
              </w:rPr>
              <w:t>3.3</w:t>
            </w:r>
            <w:r>
              <w:rPr>
                <w:rFonts w:eastAsiaTheme="minorEastAsia"/>
                <w:noProof/>
                <w:lang w:eastAsia="de-DE"/>
              </w:rPr>
              <w:tab/>
            </w:r>
            <w:r w:rsidRPr="00442BBA">
              <w:rPr>
                <w:rStyle w:val="Hyperlink"/>
                <w:noProof/>
              </w:rPr>
              <w:t>Extreme Programming</w:t>
            </w:r>
            <w:r>
              <w:rPr>
                <w:noProof/>
                <w:webHidden/>
              </w:rPr>
              <w:tab/>
            </w:r>
            <w:r>
              <w:rPr>
                <w:noProof/>
                <w:webHidden/>
              </w:rPr>
              <w:fldChar w:fldCharType="begin"/>
            </w:r>
            <w:r>
              <w:rPr>
                <w:noProof/>
                <w:webHidden/>
              </w:rPr>
              <w:instrText xml:space="preserve"> PAGEREF _Toc439672011 \h </w:instrText>
            </w:r>
            <w:r>
              <w:rPr>
                <w:noProof/>
                <w:webHidden/>
              </w:rPr>
            </w:r>
          </w:ins>
          <w:r>
            <w:rPr>
              <w:noProof/>
              <w:webHidden/>
            </w:rPr>
            <w:fldChar w:fldCharType="separate"/>
          </w:r>
          <w:ins w:id="80" w:author="ħʝᵰҩƾҩ ħɣῡƺҩ" w:date="2016-01-04T11:57:00Z">
            <w:r>
              <w:rPr>
                <w:noProof/>
                <w:webHidden/>
              </w:rPr>
              <w:t>12</w:t>
            </w:r>
            <w:r>
              <w:rPr>
                <w:noProof/>
                <w:webHidden/>
              </w:rPr>
              <w:fldChar w:fldCharType="end"/>
            </w:r>
            <w:r w:rsidRPr="00442BBA">
              <w:rPr>
                <w:rStyle w:val="Hyperlink"/>
                <w:noProof/>
              </w:rPr>
              <w:fldChar w:fldCharType="end"/>
            </w:r>
          </w:ins>
        </w:p>
        <w:p w14:paraId="4F6387F6" w14:textId="77777777" w:rsidR="003A603A" w:rsidRDefault="003A603A">
          <w:pPr>
            <w:pStyle w:val="Verzeichnis2"/>
            <w:tabs>
              <w:tab w:val="left" w:pos="880"/>
              <w:tab w:val="right" w:leader="dot" w:pos="9062"/>
            </w:tabs>
            <w:rPr>
              <w:ins w:id="81" w:author="ħʝᵰҩƾҩ ħɣῡƺҩ" w:date="2016-01-04T11:57:00Z"/>
              <w:rFonts w:eastAsiaTheme="minorEastAsia"/>
              <w:noProof/>
              <w:lang w:eastAsia="de-DE"/>
            </w:rPr>
          </w:pPr>
          <w:ins w:id="82" w:author="ħʝᵰҩƾҩ ħɣῡƺҩ" w:date="2016-01-04T11:57:00Z">
            <w:r w:rsidRPr="00442BBA">
              <w:rPr>
                <w:rStyle w:val="Hyperlink"/>
                <w:noProof/>
              </w:rPr>
              <w:fldChar w:fldCharType="begin"/>
            </w:r>
            <w:r w:rsidRPr="00442BBA">
              <w:rPr>
                <w:rStyle w:val="Hyperlink"/>
                <w:noProof/>
              </w:rPr>
              <w:instrText xml:space="preserve"> </w:instrText>
            </w:r>
            <w:r>
              <w:rPr>
                <w:noProof/>
              </w:rPr>
              <w:instrText>HYPERLINK \l "_Toc439672012"</w:instrText>
            </w:r>
            <w:r w:rsidRPr="00442BBA">
              <w:rPr>
                <w:rStyle w:val="Hyperlink"/>
                <w:noProof/>
              </w:rPr>
              <w:instrText xml:space="preserve"> </w:instrText>
            </w:r>
            <w:r w:rsidRPr="00442BBA">
              <w:rPr>
                <w:rStyle w:val="Hyperlink"/>
                <w:noProof/>
              </w:rPr>
            </w:r>
            <w:r w:rsidRPr="00442BBA">
              <w:rPr>
                <w:rStyle w:val="Hyperlink"/>
                <w:noProof/>
              </w:rPr>
              <w:fldChar w:fldCharType="separate"/>
            </w:r>
            <w:r w:rsidRPr="00442BBA">
              <w:rPr>
                <w:rStyle w:val="Hyperlink"/>
                <w:noProof/>
              </w:rPr>
              <w:t>3.4</w:t>
            </w:r>
            <w:r>
              <w:rPr>
                <w:rFonts w:eastAsiaTheme="minorEastAsia"/>
                <w:noProof/>
                <w:lang w:eastAsia="de-DE"/>
              </w:rPr>
              <w:tab/>
            </w:r>
            <w:r w:rsidRPr="00442BBA">
              <w:rPr>
                <w:rStyle w:val="Hyperlink"/>
                <w:noProof/>
              </w:rPr>
              <w:t>Risikomanagement &amp; Stakeholderanalyse</w:t>
            </w:r>
            <w:r>
              <w:rPr>
                <w:noProof/>
                <w:webHidden/>
              </w:rPr>
              <w:tab/>
            </w:r>
            <w:r>
              <w:rPr>
                <w:noProof/>
                <w:webHidden/>
              </w:rPr>
              <w:fldChar w:fldCharType="begin"/>
            </w:r>
            <w:r>
              <w:rPr>
                <w:noProof/>
                <w:webHidden/>
              </w:rPr>
              <w:instrText xml:space="preserve"> PAGEREF _Toc439672012 \h </w:instrText>
            </w:r>
            <w:r>
              <w:rPr>
                <w:noProof/>
                <w:webHidden/>
              </w:rPr>
            </w:r>
          </w:ins>
          <w:r>
            <w:rPr>
              <w:noProof/>
              <w:webHidden/>
            </w:rPr>
            <w:fldChar w:fldCharType="separate"/>
          </w:r>
          <w:ins w:id="83" w:author="ħʝᵰҩƾҩ ħɣῡƺҩ" w:date="2016-01-04T11:57:00Z">
            <w:r>
              <w:rPr>
                <w:noProof/>
                <w:webHidden/>
              </w:rPr>
              <w:t>13</w:t>
            </w:r>
            <w:r>
              <w:rPr>
                <w:noProof/>
                <w:webHidden/>
              </w:rPr>
              <w:fldChar w:fldCharType="end"/>
            </w:r>
            <w:r w:rsidRPr="00442BBA">
              <w:rPr>
                <w:rStyle w:val="Hyperlink"/>
                <w:noProof/>
              </w:rPr>
              <w:fldChar w:fldCharType="end"/>
            </w:r>
          </w:ins>
        </w:p>
        <w:p w14:paraId="3863D67A" w14:textId="77777777" w:rsidR="003A603A" w:rsidRDefault="003A603A">
          <w:pPr>
            <w:pStyle w:val="Verzeichnis1"/>
            <w:tabs>
              <w:tab w:val="left" w:pos="440"/>
              <w:tab w:val="right" w:leader="dot" w:pos="9062"/>
            </w:tabs>
            <w:rPr>
              <w:ins w:id="84" w:author="ħʝᵰҩƾҩ ħɣῡƺҩ" w:date="2016-01-04T11:57:00Z"/>
              <w:rFonts w:eastAsiaTheme="minorEastAsia"/>
              <w:noProof/>
              <w:lang w:eastAsia="de-DE"/>
            </w:rPr>
          </w:pPr>
          <w:ins w:id="85" w:author="ħʝᵰҩƾҩ ħɣῡƺҩ" w:date="2016-01-04T11:57:00Z">
            <w:r w:rsidRPr="00442BBA">
              <w:rPr>
                <w:rStyle w:val="Hyperlink"/>
                <w:noProof/>
              </w:rPr>
              <w:fldChar w:fldCharType="begin"/>
            </w:r>
            <w:r w:rsidRPr="00442BBA">
              <w:rPr>
                <w:rStyle w:val="Hyperlink"/>
                <w:noProof/>
              </w:rPr>
              <w:instrText xml:space="preserve"> </w:instrText>
            </w:r>
            <w:r>
              <w:rPr>
                <w:noProof/>
              </w:rPr>
              <w:instrText>HYPERLINK \l "_Toc439672013"</w:instrText>
            </w:r>
            <w:r w:rsidRPr="00442BBA">
              <w:rPr>
                <w:rStyle w:val="Hyperlink"/>
                <w:noProof/>
              </w:rPr>
              <w:instrText xml:space="preserve"> </w:instrText>
            </w:r>
            <w:r w:rsidRPr="00442BBA">
              <w:rPr>
                <w:rStyle w:val="Hyperlink"/>
                <w:noProof/>
              </w:rPr>
            </w:r>
            <w:r w:rsidRPr="00442BBA">
              <w:rPr>
                <w:rStyle w:val="Hyperlink"/>
                <w:noProof/>
              </w:rPr>
              <w:fldChar w:fldCharType="separate"/>
            </w:r>
            <w:r w:rsidRPr="00442BBA">
              <w:rPr>
                <w:rStyle w:val="Hyperlink"/>
                <w:noProof/>
              </w:rPr>
              <w:t>4</w:t>
            </w:r>
            <w:r>
              <w:rPr>
                <w:rFonts w:eastAsiaTheme="minorEastAsia"/>
                <w:noProof/>
                <w:lang w:eastAsia="de-DE"/>
              </w:rPr>
              <w:tab/>
            </w:r>
            <w:r w:rsidRPr="00442BBA">
              <w:rPr>
                <w:rStyle w:val="Hyperlink"/>
                <w:noProof/>
              </w:rPr>
              <w:t>Das Softwaresystem</w:t>
            </w:r>
            <w:r>
              <w:rPr>
                <w:noProof/>
                <w:webHidden/>
              </w:rPr>
              <w:tab/>
            </w:r>
            <w:r>
              <w:rPr>
                <w:noProof/>
                <w:webHidden/>
              </w:rPr>
              <w:fldChar w:fldCharType="begin"/>
            </w:r>
            <w:r>
              <w:rPr>
                <w:noProof/>
                <w:webHidden/>
              </w:rPr>
              <w:instrText xml:space="preserve"> PAGEREF _Toc439672013 \h </w:instrText>
            </w:r>
            <w:r>
              <w:rPr>
                <w:noProof/>
                <w:webHidden/>
              </w:rPr>
            </w:r>
          </w:ins>
          <w:r>
            <w:rPr>
              <w:noProof/>
              <w:webHidden/>
            </w:rPr>
            <w:fldChar w:fldCharType="separate"/>
          </w:r>
          <w:ins w:id="86" w:author="ħʝᵰҩƾҩ ħɣῡƺҩ" w:date="2016-01-04T11:57:00Z">
            <w:r>
              <w:rPr>
                <w:noProof/>
                <w:webHidden/>
              </w:rPr>
              <w:t>13</w:t>
            </w:r>
            <w:r>
              <w:rPr>
                <w:noProof/>
                <w:webHidden/>
              </w:rPr>
              <w:fldChar w:fldCharType="end"/>
            </w:r>
            <w:r w:rsidRPr="00442BBA">
              <w:rPr>
                <w:rStyle w:val="Hyperlink"/>
                <w:noProof/>
              </w:rPr>
              <w:fldChar w:fldCharType="end"/>
            </w:r>
          </w:ins>
        </w:p>
        <w:p w14:paraId="6927C9E7" w14:textId="77777777" w:rsidR="003A603A" w:rsidRDefault="003A603A">
          <w:pPr>
            <w:pStyle w:val="Verzeichnis2"/>
            <w:tabs>
              <w:tab w:val="left" w:pos="880"/>
              <w:tab w:val="right" w:leader="dot" w:pos="9062"/>
            </w:tabs>
            <w:rPr>
              <w:ins w:id="87" w:author="ħʝᵰҩƾҩ ħɣῡƺҩ" w:date="2016-01-04T11:57:00Z"/>
              <w:rFonts w:eastAsiaTheme="minorEastAsia"/>
              <w:noProof/>
              <w:lang w:eastAsia="de-DE"/>
            </w:rPr>
          </w:pPr>
          <w:ins w:id="88" w:author="ħʝᵰҩƾҩ ħɣῡƺҩ" w:date="2016-01-04T11:57:00Z">
            <w:r w:rsidRPr="00442BBA">
              <w:rPr>
                <w:rStyle w:val="Hyperlink"/>
                <w:noProof/>
              </w:rPr>
              <w:fldChar w:fldCharType="begin"/>
            </w:r>
            <w:r w:rsidRPr="00442BBA">
              <w:rPr>
                <w:rStyle w:val="Hyperlink"/>
                <w:noProof/>
              </w:rPr>
              <w:instrText xml:space="preserve"> </w:instrText>
            </w:r>
            <w:r>
              <w:rPr>
                <w:noProof/>
              </w:rPr>
              <w:instrText>HYPERLINK \l "_Toc439672014"</w:instrText>
            </w:r>
            <w:r w:rsidRPr="00442BBA">
              <w:rPr>
                <w:rStyle w:val="Hyperlink"/>
                <w:noProof/>
              </w:rPr>
              <w:instrText xml:space="preserve"> </w:instrText>
            </w:r>
            <w:r w:rsidRPr="00442BBA">
              <w:rPr>
                <w:rStyle w:val="Hyperlink"/>
                <w:noProof/>
              </w:rPr>
            </w:r>
            <w:r w:rsidRPr="00442BBA">
              <w:rPr>
                <w:rStyle w:val="Hyperlink"/>
                <w:noProof/>
              </w:rPr>
              <w:fldChar w:fldCharType="separate"/>
            </w:r>
            <w:r w:rsidRPr="00442BBA">
              <w:rPr>
                <w:rStyle w:val="Hyperlink"/>
                <w:noProof/>
              </w:rPr>
              <w:t>4.1</w:t>
            </w:r>
            <w:r>
              <w:rPr>
                <w:rFonts w:eastAsiaTheme="minorEastAsia"/>
                <w:noProof/>
                <w:lang w:eastAsia="de-DE"/>
              </w:rPr>
              <w:tab/>
            </w:r>
            <w:r w:rsidRPr="00442BBA">
              <w:rPr>
                <w:rStyle w:val="Hyperlink"/>
                <w:noProof/>
              </w:rPr>
              <w:t>Anwendungsfall Beschreibung</w:t>
            </w:r>
            <w:r>
              <w:rPr>
                <w:noProof/>
                <w:webHidden/>
              </w:rPr>
              <w:tab/>
            </w:r>
            <w:r>
              <w:rPr>
                <w:noProof/>
                <w:webHidden/>
              </w:rPr>
              <w:fldChar w:fldCharType="begin"/>
            </w:r>
            <w:r>
              <w:rPr>
                <w:noProof/>
                <w:webHidden/>
              </w:rPr>
              <w:instrText xml:space="preserve"> PAGEREF _Toc439672014 \h </w:instrText>
            </w:r>
            <w:r>
              <w:rPr>
                <w:noProof/>
                <w:webHidden/>
              </w:rPr>
            </w:r>
          </w:ins>
          <w:r>
            <w:rPr>
              <w:noProof/>
              <w:webHidden/>
            </w:rPr>
            <w:fldChar w:fldCharType="separate"/>
          </w:r>
          <w:ins w:id="89" w:author="ħʝᵰҩƾҩ ħɣῡƺҩ" w:date="2016-01-04T11:57:00Z">
            <w:r>
              <w:rPr>
                <w:noProof/>
                <w:webHidden/>
              </w:rPr>
              <w:t>14</w:t>
            </w:r>
            <w:r>
              <w:rPr>
                <w:noProof/>
                <w:webHidden/>
              </w:rPr>
              <w:fldChar w:fldCharType="end"/>
            </w:r>
            <w:r w:rsidRPr="00442BBA">
              <w:rPr>
                <w:rStyle w:val="Hyperlink"/>
                <w:noProof/>
              </w:rPr>
              <w:fldChar w:fldCharType="end"/>
            </w:r>
          </w:ins>
        </w:p>
        <w:p w14:paraId="36799CFA" w14:textId="77777777" w:rsidR="003A603A" w:rsidRDefault="003A603A">
          <w:pPr>
            <w:pStyle w:val="Verzeichnis2"/>
            <w:tabs>
              <w:tab w:val="left" w:pos="880"/>
              <w:tab w:val="right" w:leader="dot" w:pos="9062"/>
            </w:tabs>
            <w:rPr>
              <w:ins w:id="90" w:author="ħʝᵰҩƾҩ ħɣῡƺҩ" w:date="2016-01-04T11:57:00Z"/>
              <w:rFonts w:eastAsiaTheme="minorEastAsia"/>
              <w:noProof/>
              <w:lang w:eastAsia="de-DE"/>
            </w:rPr>
          </w:pPr>
          <w:ins w:id="91" w:author="ħʝᵰҩƾҩ ħɣῡƺҩ" w:date="2016-01-04T11:57:00Z">
            <w:r w:rsidRPr="00442BBA">
              <w:rPr>
                <w:rStyle w:val="Hyperlink"/>
                <w:noProof/>
              </w:rPr>
              <w:fldChar w:fldCharType="begin"/>
            </w:r>
            <w:r w:rsidRPr="00442BBA">
              <w:rPr>
                <w:rStyle w:val="Hyperlink"/>
                <w:noProof/>
              </w:rPr>
              <w:instrText xml:space="preserve"> </w:instrText>
            </w:r>
            <w:r>
              <w:rPr>
                <w:noProof/>
              </w:rPr>
              <w:instrText>HYPERLINK \l "_Toc439672015"</w:instrText>
            </w:r>
            <w:r w:rsidRPr="00442BBA">
              <w:rPr>
                <w:rStyle w:val="Hyperlink"/>
                <w:noProof/>
              </w:rPr>
              <w:instrText xml:space="preserve"> </w:instrText>
            </w:r>
            <w:r w:rsidRPr="00442BBA">
              <w:rPr>
                <w:rStyle w:val="Hyperlink"/>
                <w:noProof/>
              </w:rPr>
            </w:r>
            <w:r w:rsidRPr="00442BBA">
              <w:rPr>
                <w:rStyle w:val="Hyperlink"/>
                <w:noProof/>
              </w:rPr>
              <w:fldChar w:fldCharType="separate"/>
            </w:r>
            <w:r w:rsidRPr="00442BBA">
              <w:rPr>
                <w:rStyle w:val="Hyperlink"/>
                <w:noProof/>
              </w:rPr>
              <w:t>4.2</w:t>
            </w:r>
            <w:r>
              <w:rPr>
                <w:rFonts w:eastAsiaTheme="minorEastAsia"/>
                <w:noProof/>
                <w:lang w:eastAsia="de-DE"/>
              </w:rPr>
              <w:tab/>
            </w:r>
            <w:r w:rsidRPr="00442BBA">
              <w:rPr>
                <w:rStyle w:val="Hyperlink"/>
                <w:noProof/>
              </w:rPr>
              <w:t>Anwendungsfalldiagramm</w:t>
            </w:r>
            <w:r>
              <w:rPr>
                <w:noProof/>
                <w:webHidden/>
              </w:rPr>
              <w:tab/>
            </w:r>
            <w:r>
              <w:rPr>
                <w:noProof/>
                <w:webHidden/>
              </w:rPr>
              <w:fldChar w:fldCharType="begin"/>
            </w:r>
            <w:r>
              <w:rPr>
                <w:noProof/>
                <w:webHidden/>
              </w:rPr>
              <w:instrText xml:space="preserve"> PAGEREF _Toc439672015 \h </w:instrText>
            </w:r>
            <w:r>
              <w:rPr>
                <w:noProof/>
                <w:webHidden/>
              </w:rPr>
            </w:r>
          </w:ins>
          <w:r>
            <w:rPr>
              <w:noProof/>
              <w:webHidden/>
            </w:rPr>
            <w:fldChar w:fldCharType="separate"/>
          </w:r>
          <w:ins w:id="92" w:author="ħʝᵰҩƾҩ ħɣῡƺҩ" w:date="2016-01-04T11:57:00Z">
            <w:r>
              <w:rPr>
                <w:noProof/>
                <w:webHidden/>
              </w:rPr>
              <w:t>14</w:t>
            </w:r>
            <w:r>
              <w:rPr>
                <w:noProof/>
                <w:webHidden/>
              </w:rPr>
              <w:fldChar w:fldCharType="end"/>
            </w:r>
            <w:r w:rsidRPr="00442BBA">
              <w:rPr>
                <w:rStyle w:val="Hyperlink"/>
                <w:noProof/>
              </w:rPr>
              <w:fldChar w:fldCharType="end"/>
            </w:r>
          </w:ins>
        </w:p>
        <w:p w14:paraId="7287F889" w14:textId="77777777" w:rsidR="003A603A" w:rsidRDefault="003A603A">
          <w:pPr>
            <w:pStyle w:val="Verzeichnis2"/>
            <w:tabs>
              <w:tab w:val="left" w:pos="880"/>
              <w:tab w:val="right" w:leader="dot" w:pos="9062"/>
            </w:tabs>
            <w:rPr>
              <w:ins w:id="93" w:author="ħʝᵰҩƾҩ ħɣῡƺҩ" w:date="2016-01-04T11:57:00Z"/>
              <w:rFonts w:eastAsiaTheme="minorEastAsia"/>
              <w:noProof/>
              <w:lang w:eastAsia="de-DE"/>
            </w:rPr>
          </w:pPr>
          <w:ins w:id="94" w:author="ħʝᵰҩƾҩ ħɣῡƺҩ" w:date="2016-01-04T11:57:00Z">
            <w:r w:rsidRPr="00442BBA">
              <w:rPr>
                <w:rStyle w:val="Hyperlink"/>
                <w:noProof/>
              </w:rPr>
              <w:fldChar w:fldCharType="begin"/>
            </w:r>
            <w:r w:rsidRPr="00442BBA">
              <w:rPr>
                <w:rStyle w:val="Hyperlink"/>
                <w:noProof/>
              </w:rPr>
              <w:instrText xml:space="preserve"> </w:instrText>
            </w:r>
            <w:r>
              <w:rPr>
                <w:noProof/>
              </w:rPr>
              <w:instrText>HYPERLINK \l "_Toc439672016"</w:instrText>
            </w:r>
            <w:r w:rsidRPr="00442BBA">
              <w:rPr>
                <w:rStyle w:val="Hyperlink"/>
                <w:noProof/>
              </w:rPr>
              <w:instrText xml:space="preserve"> </w:instrText>
            </w:r>
            <w:r w:rsidRPr="00442BBA">
              <w:rPr>
                <w:rStyle w:val="Hyperlink"/>
                <w:noProof/>
              </w:rPr>
            </w:r>
            <w:r w:rsidRPr="00442BBA">
              <w:rPr>
                <w:rStyle w:val="Hyperlink"/>
                <w:noProof/>
              </w:rPr>
              <w:fldChar w:fldCharType="separate"/>
            </w:r>
            <w:r w:rsidRPr="00442BBA">
              <w:rPr>
                <w:rStyle w:val="Hyperlink"/>
                <w:noProof/>
              </w:rPr>
              <w:t>4.3</w:t>
            </w:r>
            <w:r>
              <w:rPr>
                <w:rFonts w:eastAsiaTheme="minorEastAsia"/>
                <w:noProof/>
                <w:lang w:eastAsia="de-DE"/>
              </w:rPr>
              <w:tab/>
            </w:r>
            <w:r w:rsidRPr="00442BBA">
              <w:rPr>
                <w:rStyle w:val="Hyperlink"/>
                <w:noProof/>
              </w:rPr>
              <w:t>Aktivitätsdiagramm</w:t>
            </w:r>
            <w:r>
              <w:rPr>
                <w:noProof/>
                <w:webHidden/>
              </w:rPr>
              <w:tab/>
            </w:r>
            <w:r>
              <w:rPr>
                <w:noProof/>
                <w:webHidden/>
              </w:rPr>
              <w:fldChar w:fldCharType="begin"/>
            </w:r>
            <w:r>
              <w:rPr>
                <w:noProof/>
                <w:webHidden/>
              </w:rPr>
              <w:instrText xml:space="preserve"> PAGEREF _Toc439672016 \h </w:instrText>
            </w:r>
            <w:r>
              <w:rPr>
                <w:noProof/>
                <w:webHidden/>
              </w:rPr>
            </w:r>
          </w:ins>
          <w:r>
            <w:rPr>
              <w:noProof/>
              <w:webHidden/>
            </w:rPr>
            <w:fldChar w:fldCharType="separate"/>
          </w:r>
          <w:ins w:id="95" w:author="ħʝᵰҩƾҩ ħɣῡƺҩ" w:date="2016-01-04T11:57:00Z">
            <w:r>
              <w:rPr>
                <w:noProof/>
                <w:webHidden/>
              </w:rPr>
              <w:t>15</w:t>
            </w:r>
            <w:r>
              <w:rPr>
                <w:noProof/>
                <w:webHidden/>
              </w:rPr>
              <w:fldChar w:fldCharType="end"/>
            </w:r>
            <w:r w:rsidRPr="00442BBA">
              <w:rPr>
                <w:rStyle w:val="Hyperlink"/>
                <w:noProof/>
              </w:rPr>
              <w:fldChar w:fldCharType="end"/>
            </w:r>
          </w:ins>
        </w:p>
        <w:p w14:paraId="6556982D" w14:textId="77777777" w:rsidR="003A603A" w:rsidRDefault="003A603A">
          <w:pPr>
            <w:pStyle w:val="Verzeichnis2"/>
            <w:tabs>
              <w:tab w:val="left" w:pos="880"/>
              <w:tab w:val="right" w:leader="dot" w:pos="9062"/>
            </w:tabs>
            <w:rPr>
              <w:ins w:id="96" w:author="ħʝᵰҩƾҩ ħɣῡƺҩ" w:date="2016-01-04T11:57:00Z"/>
              <w:rFonts w:eastAsiaTheme="minorEastAsia"/>
              <w:noProof/>
              <w:lang w:eastAsia="de-DE"/>
            </w:rPr>
          </w:pPr>
          <w:ins w:id="97" w:author="ħʝᵰҩƾҩ ħɣῡƺҩ" w:date="2016-01-04T11:57:00Z">
            <w:r w:rsidRPr="00442BBA">
              <w:rPr>
                <w:rStyle w:val="Hyperlink"/>
                <w:noProof/>
              </w:rPr>
              <w:fldChar w:fldCharType="begin"/>
            </w:r>
            <w:r w:rsidRPr="00442BBA">
              <w:rPr>
                <w:rStyle w:val="Hyperlink"/>
                <w:noProof/>
              </w:rPr>
              <w:instrText xml:space="preserve"> </w:instrText>
            </w:r>
            <w:r>
              <w:rPr>
                <w:noProof/>
              </w:rPr>
              <w:instrText>HYPERLINK \l "_Toc439672017"</w:instrText>
            </w:r>
            <w:r w:rsidRPr="00442BBA">
              <w:rPr>
                <w:rStyle w:val="Hyperlink"/>
                <w:noProof/>
              </w:rPr>
              <w:instrText xml:space="preserve"> </w:instrText>
            </w:r>
            <w:r w:rsidRPr="00442BBA">
              <w:rPr>
                <w:rStyle w:val="Hyperlink"/>
                <w:noProof/>
              </w:rPr>
            </w:r>
            <w:r w:rsidRPr="00442BBA">
              <w:rPr>
                <w:rStyle w:val="Hyperlink"/>
                <w:noProof/>
              </w:rPr>
              <w:fldChar w:fldCharType="separate"/>
            </w:r>
            <w:r w:rsidRPr="00442BBA">
              <w:rPr>
                <w:rStyle w:val="Hyperlink"/>
                <w:noProof/>
              </w:rPr>
              <w:t>4.4</w:t>
            </w:r>
            <w:r>
              <w:rPr>
                <w:rFonts w:eastAsiaTheme="minorEastAsia"/>
                <w:noProof/>
                <w:lang w:eastAsia="de-DE"/>
              </w:rPr>
              <w:tab/>
            </w:r>
            <w:r w:rsidRPr="00442BBA">
              <w:rPr>
                <w:rStyle w:val="Hyperlink"/>
                <w:noProof/>
              </w:rPr>
              <w:t>Klassendiagramm</w:t>
            </w:r>
            <w:r>
              <w:rPr>
                <w:noProof/>
                <w:webHidden/>
              </w:rPr>
              <w:tab/>
            </w:r>
            <w:r>
              <w:rPr>
                <w:noProof/>
                <w:webHidden/>
              </w:rPr>
              <w:fldChar w:fldCharType="begin"/>
            </w:r>
            <w:r>
              <w:rPr>
                <w:noProof/>
                <w:webHidden/>
              </w:rPr>
              <w:instrText xml:space="preserve"> PAGEREF _Toc439672017 \h </w:instrText>
            </w:r>
            <w:r>
              <w:rPr>
                <w:noProof/>
                <w:webHidden/>
              </w:rPr>
            </w:r>
          </w:ins>
          <w:r>
            <w:rPr>
              <w:noProof/>
              <w:webHidden/>
            </w:rPr>
            <w:fldChar w:fldCharType="separate"/>
          </w:r>
          <w:ins w:id="98" w:author="ħʝᵰҩƾҩ ħɣῡƺҩ" w:date="2016-01-04T11:57:00Z">
            <w:r>
              <w:rPr>
                <w:noProof/>
                <w:webHidden/>
              </w:rPr>
              <w:t>15</w:t>
            </w:r>
            <w:r>
              <w:rPr>
                <w:noProof/>
                <w:webHidden/>
              </w:rPr>
              <w:fldChar w:fldCharType="end"/>
            </w:r>
            <w:r w:rsidRPr="00442BBA">
              <w:rPr>
                <w:rStyle w:val="Hyperlink"/>
                <w:noProof/>
              </w:rPr>
              <w:fldChar w:fldCharType="end"/>
            </w:r>
          </w:ins>
        </w:p>
        <w:p w14:paraId="4618F2A7" w14:textId="77777777" w:rsidR="003A603A" w:rsidRDefault="003A603A">
          <w:pPr>
            <w:pStyle w:val="Verzeichnis2"/>
            <w:tabs>
              <w:tab w:val="left" w:pos="880"/>
              <w:tab w:val="right" w:leader="dot" w:pos="9062"/>
            </w:tabs>
            <w:rPr>
              <w:ins w:id="99" w:author="ħʝᵰҩƾҩ ħɣῡƺҩ" w:date="2016-01-04T11:57:00Z"/>
              <w:rFonts w:eastAsiaTheme="minorEastAsia"/>
              <w:noProof/>
              <w:lang w:eastAsia="de-DE"/>
            </w:rPr>
          </w:pPr>
          <w:ins w:id="100" w:author="ħʝᵰҩƾҩ ħɣῡƺҩ" w:date="2016-01-04T11:57:00Z">
            <w:r w:rsidRPr="00442BBA">
              <w:rPr>
                <w:rStyle w:val="Hyperlink"/>
                <w:noProof/>
              </w:rPr>
              <w:fldChar w:fldCharType="begin"/>
            </w:r>
            <w:r w:rsidRPr="00442BBA">
              <w:rPr>
                <w:rStyle w:val="Hyperlink"/>
                <w:noProof/>
              </w:rPr>
              <w:instrText xml:space="preserve"> </w:instrText>
            </w:r>
            <w:r>
              <w:rPr>
                <w:noProof/>
              </w:rPr>
              <w:instrText>HYPERLINK \l "_Toc439672018"</w:instrText>
            </w:r>
            <w:r w:rsidRPr="00442BBA">
              <w:rPr>
                <w:rStyle w:val="Hyperlink"/>
                <w:noProof/>
              </w:rPr>
              <w:instrText xml:space="preserve"> </w:instrText>
            </w:r>
            <w:r w:rsidRPr="00442BBA">
              <w:rPr>
                <w:rStyle w:val="Hyperlink"/>
                <w:noProof/>
              </w:rPr>
            </w:r>
            <w:r w:rsidRPr="00442BBA">
              <w:rPr>
                <w:rStyle w:val="Hyperlink"/>
                <w:noProof/>
              </w:rPr>
              <w:fldChar w:fldCharType="separate"/>
            </w:r>
            <w:r w:rsidRPr="00442BBA">
              <w:rPr>
                <w:rStyle w:val="Hyperlink"/>
                <w:noProof/>
              </w:rPr>
              <w:t>4.5</w:t>
            </w:r>
            <w:r>
              <w:rPr>
                <w:rFonts w:eastAsiaTheme="minorEastAsia"/>
                <w:noProof/>
                <w:lang w:eastAsia="de-DE"/>
              </w:rPr>
              <w:tab/>
            </w:r>
            <w:r w:rsidRPr="00442BBA">
              <w:rPr>
                <w:rStyle w:val="Hyperlink"/>
                <w:noProof/>
              </w:rPr>
              <w:t>Sequenzdiagramm</w:t>
            </w:r>
            <w:r>
              <w:rPr>
                <w:noProof/>
                <w:webHidden/>
              </w:rPr>
              <w:tab/>
            </w:r>
            <w:r>
              <w:rPr>
                <w:noProof/>
                <w:webHidden/>
              </w:rPr>
              <w:fldChar w:fldCharType="begin"/>
            </w:r>
            <w:r>
              <w:rPr>
                <w:noProof/>
                <w:webHidden/>
              </w:rPr>
              <w:instrText xml:space="preserve"> PAGEREF _Toc439672018 \h </w:instrText>
            </w:r>
            <w:r>
              <w:rPr>
                <w:noProof/>
                <w:webHidden/>
              </w:rPr>
            </w:r>
          </w:ins>
          <w:r>
            <w:rPr>
              <w:noProof/>
              <w:webHidden/>
            </w:rPr>
            <w:fldChar w:fldCharType="separate"/>
          </w:r>
          <w:ins w:id="101" w:author="ħʝᵰҩƾҩ ħɣῡƺҩ" w:date="2016-01-04T11:57:00Z">
            <w:r>
              <w:rPr>
                <w:noProof/>
                <w:webHidden/>
              </w:rPr>
              <w:t>16</w:t>
            </w:r>
            <w:r>
              <w:rPr>
                <w:noProof/>
                <w:webHidden/>
              </w:rPr>
              <w:fldChar w:fldCharType="end"/>
            </w:r>
            <w:r w:rsidRPr="00442BBA">
              <w:rPr>
                <w:rStyle w:val="Hyperlink"/>
                <w:noProof/>
              </w:rPr>
              <w:fldChar w:fldCharType="end"/>
            </w:r>
          </w:ins>
        </w:p>
        <w:p w14:paraId="4621D79F" w14:textId="77777777" w:rsidR="003A603A" w:rsidRDefault="003A603A">
          <w:pPr>
            <w:pStyle w:val="Verzeichnis2"/>
            <w:tabs>
              <w:tab w:val="left" w:pos="880"/>
              <w:tab w:val="right" w:leader="dot" w:pos="9062"/>
            </w:tabs>
            <w:rPr>
              <w:ins w:id="102" w:author="ħʝᵰҩƾҩ ħɣῡƺҩ" w:date="2016-01-04T11:57:00Z"/>
              <w:rFonts w:eastAsiaTheme="minorEastAsia"/>
              <w:noProof/>
              <w:lang w:eastAsia="de-DE"/>
            </w:rPr>
          </w:pPr>
          <w:ins w:id="103" w:author="ħʝᵰҩƾҩ ħɣῡƺҩ" w:date="2016-01-04T11:57:00Z">
            <w:r w:rsidRPr="00442BBA">
              <w:rPr>
                <w:rStyle w:val="Hyperlink"/>
                <w:noProof/>
              </w:rPr>
              <w:fldChar w:fldCharType="begin"/>
            </w:r>
            <w:r w:rsidRPr="00442BBA">
              <w:rPr>
                <w:rStyle w:val="Hyperlink"/>
                <w:noProof/>
              </w:rPr>
              <w:instrText xml:space="preserve"> </w:instrText>
            </w:r>
            <w:r>
              <w:rPr>
                <w:noProof/>
              </w:rPr>
              <w:instrText>HYPERLINK \l "_Toc439672019"</w:instrText>
            </w:r>
            <w:r w:rsidRPr="00442BBA">
              <w:rPr>
                <w:rStyle w:val="Hyperlink"/>
                <w:noProof/>
              </w:rPr>
              <w:instrText xml:space="preserve"> </w:instrText>
            </w:r>
            <w:r w:rsidRPr="00442BBA">
              <w:rPr>
                <w:rStyle w:val="Hyperlink"/>
                <w:noProof/>
              </w:rPr>
            </w:r>
            <w:r w:rsidRPr="00442BBA">
              <w:rPr>
                <w:rStyle w:val="Hyperlink"/>
                <w:noProof/>
              </w:rPr>
              <w:fldChar w:fldCharType="separate"/>
            </w:r>
            <w:r w:rsidRPr="00442BBA">
              <w:rPr>
                <w:rStyle w:val="Hyperlink"/>
                <w:noProof/>
              </w:rPr>
              <w:t>4.6</w:t>
            </w:r>
            <w:r>
              <w:rPr>
                <w:rFonts w:eastAsiaTheme="minorEastAsia"/>
                <w:noProof/>
                <w:lang w:eastAsia="de-DE"/>
              </w:rPr>
              <w:tab/>
            </w:r>
            <w:r w:rsidRPr="00442BBA">
              <w:rPr>
                <w:rStyle w:val="Hyperlink"/>
                <w:noProof/>
              </w:rPr>
              <w:t>Zustandsdiagramm</w:t>
            </w:r>
            <w:r>
              <w:rPr>
                <w:noProof/>
                <w:webHidden/>
              </w:rPr>
              <w:tab/>
            </w:r>
            <w:r>
              <w:rPr>
                <w:noProof/>
                <w:webHidden/>
              </w:rPr>
              <w:fldChar w:fldCharType="begin"/>
            </w:r>
            <w:r>
              <w:rPr>
                <w:noProof/>
                <w:webHidden/>
              </w:rPr>
              <w:instrText xml:space="preserve"> PAGEREF _Toc439672019 \h </w:instrText>
            </w:r>
            <w:r>
              <w:rPr>
                <w:noProof/>
                <w:webHidden/>
              </w:rPr>
            </w:r>
          </w:ins>
          <w:r>
            <w:rPr>
              <w:noProof/>
              <w:webHidden/>
            </w:rPr>
            <w:fldChar w:fldCharType="separate"/>
          </w:r>
          <w:ins w:id="104" w:author="ħʝᵰҩƾҩ ħɣῡƺҩ" w:date="2016-01-04T11:57:00Z">
            <w:r>
              <w:rPr>
                <w:noProof/>
                <w:webHidden/>
              </w:rPr>
              <w:t>16</w:t>
            </w:r>
            <w:r>
              <w:rPr>
                <w:noProof/>
                <w:webHidden/>
              </w:rPr>
              <w:fldChar w:fldCharType="end"/>
            </w:r>
            <w:r w:rsidRPr="00442BBA">
              <w:rPr>
                <w:rStyle w:val="Hyperlink"/>
                <w:noProof/>
              </w:rPr>
              <w:fldChar w:fldCharType="end"/>
            </w:r>
          </w:ins>
        </w:p>
        <w:p w14:paraId="1B59B845" w14:textId="77777777" w:rsidR="003A603A" w:rsidRDefault="003A603A">
          <w:pPr>
            <w:pStyle w:val="Verzeichnis2"/>
            <w:tabs>
              <w:tab w:val="left" w:pos="880"/>
              <w:tab w:val="right" w:leader="dot" w:pos="9062"/>
            </w:tabs>
            <w:rPr>
              <w:ins w:id="105" w:author="ħʝᵰҩƾҩ ħɣῡƺҩ" w:date="2016-01-04T11:57:00Z"/>
              <w:rFonts w:eastAsiaTheme="minorEastAsia"/>
              <w:noProof/>
              <w:lang w:eastAsia="de-DE"/>
            </w:rPr>
          </w:pPr>
          <w:ins w:id="106" w:author="ħʝᵰҩƾҩ ħɣῡƺҩ" w:date="2016-01-04T11:57:00Z">
            <w:r w:rsidRPr="00442BBA">
              <w:rPr>
                <w:rStyle w:val="Hyperlink"/>
                <w:noProof/>
              </w:rPr>
              <w:lastRenderedPageBreak/>
              <w:fldChar w:fldCharType="begin"/>
            </w:r>
            <w:r w:rsidRPr="00442BBA">
              <w:rPr>
                <w:rStyle w:val="Hyperlink"/>
                <w:noProof/>
              </w:rPr>
              <w:instrText xml:space="preserve"> </w:instrText>
            </w:r>
            <w:r>
              <w:rPr>
                <w:noProof/>
              </w:rPr>
              <w:instrText>HYPERLINK \l "_Toc439672020"</w:instrText>
            </w:r>
            <w:r w:rsidRPr="00442BBA">
              <w:rPr>
                <w:rStyle w:val="Hyperlink"/>
                <w:noProof/>
              </w:rPr>
              <w:instrText xml:space="preserve"> </w:instrText>
            </w:r>
            <w:r w:rsidRPr="00442BBA">
              <w:rPr>
                <w:rStyle w:val="Hyperlink"/>
                <w:noProof/>
              </w:rPr>
            </w:r>
            <w:r w:rsidRPr="00442BBA">
              <w:rPr>
                <w:rStyle w:val="Hyperlink"/>
                <w:noProof/>
              </w:rPr>
              <w:fldChar w:fldCharType="separate"/>
            </w:r>
            <w:r w:rsidRPr="00442BBA">
              <w:rPr>
                <w:rStyle w:val="Hyperlink"/>
                <w:noProof/>
              </w:rPr>
              <w:t>4.7</w:t>
            </w:r>
            <w:r>
              <w:rPr>
                <w:rFonts w:eastAsiaTheme="minorEastAsia"/>
                <w:noProof/>
                <w:lang w:eastAsia="de-DE"/>
              </w:rPr>
              <w:tab/>
            </w:r>
            <w:r w:rsidRPr="00442BBA">
              <w:rPr>
                <w:rStyle w:val="Hyperlink"/>
                <w:noProof/>
              </w:rPr>
              <w:t>Auswertung der Diagramme</w:t>
            </w:r>
            <w:r>
              <w:rPr>
                <w:noProof/>
                <w:webHidden/>
              </w:rPr>
              <w:tab/>
            </w:r>
            <w:r>
              <w:rPr>
                <w:noProof/>
                <w:webHidden/>
              </w:rPr>
              <w:fldChar w:fldCharType="begin"/>
            </w:r>
            <w:r>
              <w:rPr>
                <w:noProof/>
                <w:webHidden/>
              </w:rPr>
              <w:instrText xml:space="preserve"> PAGEREF _Toc439672020 \h </w:instrText>
            </w:r>
            <w:r>
              <w:rPr>
                <w:noProof/>
                <w:webHidden/>
              </w:rPr>
            </w:r>
          </w:ins>
          <w:r>
            <w:rPr>
              <w:noProof/>
              <w:webHidden/>
            </w:rPr>
            <w:fldChar w:fldCharType="separate"/>
          </w:r>
          <w:ins w:id="107" w:author="ħʝᵰҩƾҩ ħɣῡƺҩ" w:date="2016-01-04T11:57:00Z">
            <w:r>
              <w:rPr>
                <w:noProof/>
                <w:webHidden/>
              </w:rPr>
              <w:t>16</w:t>
            </w:r>
            <w:r>
              <w:rPr>
                <w:noProof/>
                <w:webHidden/>
              </w:rPr>
              <w:fldChar w:fldCharType="end"/>
            </w:r>
            <w:r w:rsidRPr="00442BBA">
              <w:rPr>
                <w:rStyle w:val="Hyperlink"/>
                <w:noProof/>
              </w:rPr>
              <w:fldChar w:fldCharType="end"/>
            </w:r>
          </w:ins>
        </w:p>
        <w:p w14:paraId="5BFEE9CF" w14:textId="77777777" w:rsidR="003A603A" w:rsidRDefault="003A603A">
          <w:pPr>
            <w:pStyle w:val="Verzeichnis2"/>
            <w:tabs>
              <w:tab w:val="left" w:pos="880"/>
              <w:tab w:val="right" w:leader="dot" w:pos="9062"/>
            </w:tabs>
            <w:rPr>
              <w:ins w:id="108" w:author="ħʝᵰҩƾҩ ħɣῡƺҩ" w:date="2016-01-04T11:57:00Z"/>
              <w:rFonts w:eastAsiaTheme="minorEastAsia"/>
              <w:noProof/>
              <w:lang w:eastAsia="de-DE"/>
            </w:rPr>
          </w:pPr>
          <w:ins w:id="109" w:author="ħʝᵰҩƾҩ ħɣῡƺҩ" w:date="2016-01-04T11:57:00Z">
            <w:r w:rsidRPr="00442BBA">
              <w:rPr>
                <w:rStyle w:val="Hyperlink"/>
                <w:noProof/>
              </w:rPr>
              <w:fldChar w:fldCharType="begin"/>
            </w:r>
            <w:r w:rsidRPr="00442BBA">
              <w:rPr>
                <w:rStyle w:val="Hyperlink"/>
                <w:noProof/>
              </w:rPr>
              <w:instrText xml:space="preserve"> </w:instrText>
            </w:r>
            <w:r>
              <w:rPr>
                <w:noProof/>
              </w:rPr>
              <w:instrText>HYPERLINK \l "_Toc439672021"</w:instrText>
            </w:r>
            <w:r w:rsidRPr="00442BBA">
              <w:rPr>
                <w:rStyle w:val="Hyperlink"/>
                <w:noProof/>
              </w:rPr>
              <w:instrText xml:space="preserve"> </w:instrText>
            </w:r>
            <w:r w:rsidRPr="00442BBA">
              <w:rPr>
                <w:rStyle w:val="Hyperlink"/>
                <w:noProof/>
              </w:rPr>
            </w:r>
            <w:r w:rsidRPr="00442BBA">
              <w:rPr>
                <w:rStyle w:val="Hyperlink"/>
                <w:noProof/>
              </w:rPr>
              <w:fldChar w:fldCharType="separate"/>
            </w:r>
            <w:r w:rsidRPr="00442BBA">
              <w:rPr>
                <w:rStyle w:val="Hyperlink"/>
                <w:noProof/>
              </w:rPr>
              <w:t>4.8</w:t>
            </w:r>
            <w:r>
              <w:rPr>
                <w:rFonts w:eastAsiaTheme="minorEastAsia"/>
                <w:noProof/>
                <w:lang w:eastAsia="de-DE"/>
              </w:rPr>
              <w:tab/>
            </w:r>
            <w:r w:rsidRPr="00442BBA">
              <w:rPr>
                <w:rStyle w:val="Hyperlink"/>
                <w:noProof/>
              </w:rPr>
              <w:t>Auswahl des Vorgehensmodells und Umsetzung</w:t>
            </w:r>
            <w:r>
              <w:rPr>
                <w:noProof/>
                <w:webHidden/>
              </w:rPr>
              <w:tab/>
            </w:r>
            <w:r>
              <w:rPr>
                <w:noProof/>
                <w:webHidden/>
              </w:rPr>
              <w:fldChar w:fldCharType="begin"/>
            </w:r>
            <w:r>
              <w:rPr>
                <w:noProof/>
                <w:webHidden/>
              </w:rPr>
              <w:instrText xml:space="preserve"> PAGEREF _Toc439672021 \h </w:instrText>
            </w:r>
            <w:r>
              <w:rPr>
                <w:noProof/>
                <w:webHidden/>
              </w:rPr>
            </w:r>
          </w:ins>
          <w:r>
            <w:rPr>
              <w:noProof/>
              <w:webHidden/>
            </w:rPr>
            <w:fldChar w:fldCharType="separate"/>
          </w:r>
          <w:ins w:id="110" w:author="ħʝᵰҩƾҩ ħɣῡƺҩ" w:date="2016-01-04T11:57:00Z">
            <w:r>
              <w:rPr>
                <w:noProof/>
                <w:webHidden/>
              </w:rPr>
              <w:t>16</w:t>
            </w:r>
            <w:r>
              <w:rPr>
                <w:noProof/>
                <w:webHidden/>
              </w:rPr>
              <w:fldChar w:fldCharType="end"/>
            </w:r>
            <w:r w:rsidRPr="00442BBA">
              <w:rPr>
                <w:rStyle w:val="Hyperlink"/>
                <w:noProof/>
              </w:rPr>
              <w:fldChar w:fldCharType="end"/>
            </w:r>
          </w:ins>
        </w:p>
        <w:p w14:paraId="5D5C939F" w14:textId="77777777" w:rsidR="003A603A" w:rsidRDefault="003A603A">
          <w:pPr>
            <w:pStyle w:val="Verzeichnis2"/>
            <w:tabs>
              <w:tab w:val="left" w:pos="880"/>
              <w:tab w:val="right" w:leader="dot" w:pos="9062"/>
            </w:tabs>
            <w:rPr>
              <w:ins w:id="111" w:author="ħʝᵰҩƾҩ ħɣῡƺҩ" w:date="2016-01-04T11:57:00Z"/>
              <w:rFonts w:eastAsiaTheme="minorEastAsia"/>
              <w:noProof/>
              <w:lang w:eastAsia="de-DE"/>
            </w:rPr>
          </w:pPr>
          <w:ins w:id="112" w:author="ħʝᵰҩƾҩ ħɣῡƺҩ" w:date="2016-01-04T11:57:00Z">
            <w:r w:rsidRPr="00442BBA">
              <w:rPr>
                <w:rStyle w:val="Hyperlink"/>
                <w:noProof/>
              </w:rPr>
              <w:fldChar w:fldCharType="begin"/>
            </w:r>
            <w:r w:rsidRPr="00442BBA">
              <w:rPr>
                <w:rStyle w:val="Hyperlink"/>
                <w:noProof/>
              </w:rPr>
              <w:instrText xml:space="preserve"> </w:instrText>
            </w:r>
            <w:r>
              <w:rPr>
                <w:noProof/>
              </w:rPr>
              <w:instrText>HYPERLINK \l "_Toc439672022"</w:instrText>
            </w:r>
            <w:r w:rsidRPr="00442BBA">
              <w:rPr>
                <w:rStyle w:val="Hyperlink"/>
                <w:noProof/>
              </w:rPr>
              <w:instrText xml:space="preserve"> </w:instrText>
            </w:r>
            <w:r w:rsidRPr="00442BBA">
              <w:rPr>
                <w:rStyle w:val="Hyperlink"/>
                <w:noProof/>
              </w:rPr>
            </w:r>
            <w:r w:rsidRPr="00442BBA">
              <w:rPr>
                <w:rStyle w:val="Hyperlink"/>
                <w:noProof/>
              </w:rPr>
              <w:fldChar w:fldCharType="separate"/>
            </w:r>
            <w:r w:rsidRPr="00442BBA">
              <w:rPr>
                <w:rStyle w:val="Hyperlink"/>
                <w:noProof/>
              </w:rPr>
              <w:t>4.9</w:t>
            </w:r>
            <w:r>
              <w:rPr>
                <w:rFonts w:eastAsiaTheme="minorEastAsia"/>
                <w:noProof/>
                <w:lang w:eastAsia="de-DE"/>
              </w:rPr>
              <w:tab/>
            </w:r>
            <w:r w:rsidRPr="00442BBA">
              <w:rPr>
                <w:rStyle w:val="Hyperlink"/>
                <w:noProof/>
              </w:rPr>
              <w:t>Auswahl der Architektur und Umsetzung</w:t>
            </w:r>
            <w:r>
              <w:rPr>
                <w:noProof/>
                <w:webHidden/>
              </w:rPr>
              <w:tab/>
            </w:r>
            <w:r>
              <w:rPr>
                <w:noProof/>
                <w:webHidden/>
              </w:rPr>
              <w:fldChar w:fldCharType="begin"/>
            </w:r>
            <w:r>
              <w:rPr>
                <w:noProof/>
                <w:webHidden/>
              </w:rPr>
              <w:instrText xml:space="preserve"> PAGEREF _Toc439672022 \h </w:instrText>
            </w:r>
            <w:r>
              <w:rPr>
                <w:noProof/>
                <w:webHidden/>
              </w:rPr>
            </w:r>
          </w:ins>
          <w:r>
            <w:rPr>
              <w:noProof/>
              <w:webHidden/>
            </w:rPr>
            <w:fldChar w:fldCharType="separate"/>
          </w:r>
          <w:ins w:id="113" w:author="ħʝᵰҩƾҩ ħɣῡƺҩ" w:date="2016-01-04T11:57:00Z">
            <w:r>
              <w:rPr>
                <w:noProof/>
                <w:webHidden/>
              </w:rPr>
              <w:t>17</w:t>
            </w:r>
            <w:r>
              <w:rPr>
                <w:noProof/>
                <w:webHidden/>
              </w:rPr>
              <w:fldChar w:fldCharType="end"/>
            </w:r>
            <w:r w:rsidRPr="00442BBA">
              <w:rPr>
                <w:rStyle w:val="Hyperlink"/>
                <w:noProof/>
              </w:rPr>
              <w:fldChar w:fldCharType="end"/>
            </w:r>
          </w:ins>
        </w:p>
        <w:p w14:paraId="43982A68" w14:textId="77777777" w:rsidR="003A603A" w:rsidRDefault="003A603A">
          <w:pPr>
            <w:pStyle w:val="Verzeichnis3"/>
            <w:tabs>
              <w:tab w:val="left" w:pos="1320"/>
              <w:tab w:val="right" w:leader="dot" w:pos="9062"/>
            </w:tabs>
            <w:rPr>
              <w:ins w:id="114" w:author="ħʝᵰҩƾҩ ħɣῡƺҩ" w:date="2016-01-04T11:57:00Z"/>
              <w:rFonts w:eastAsiaTheme="minorEastAsia"/>
              <w:noProof/>
              <w:lang w:eastAsia="de-DE"/>
            </w:rPr>
          </w:pPr>
          <w:ins w:id="115" w:author="ħʝᵰҩƾҩ ħɣῡƺҩ" w:date="2016-01-04T11:57:00Z">
            <w:r w:rsidRPr="00442BBA">
              <w:rPr>
                <w:rStyle w:val="Hyperlink"/>
                <w:noProof/>
              </w:rPr>
              <w:fldChar w:fldCharType="begin"/>
            </w:r>
            <w:r w:rsidRPr="00442BBA">
              <w:rPr>
                <w:rStyle w:val="Hyperlink"/>
                <w:noProof/>
              </w:rPr>
              <w:instrText xml:space="preserve"> </w:instrText>
            </w:r>
            <w:r>
              <w:rPr>
                <w:noProof/>
              </w:rPr>
              <w:instrText>HYPERLINK \l "_Toc439672023"</w:instrText>
            </w:r>
            <w:r w:rsidRPr="00442BBA">
              <w:rPr>
                <w:rStyle w:val="Hyperlink"/>
                <w:noProof/>
              </w:rPr>
              <w:instrText xml:space="preserve"> </w:instrText>
            </w:r>
            <w:r w:rsidRPr="00442BBA">
              <w:rPr>
                <w:rStyle w:val="Hyperlink"/>
                <w:noProof/>
              </w:rPr>
            </w:r>
            <w:r w:rsidRPr="00442BBA">
              <w:rPr>
                <w:rStyle w:val="Hyperlink"/>
                <w:noProof/>
              </w:rPr>
              <w:fldChar w:fldCharType="separate"/>
            </w:r>
            <w:r w:rsidRPr="00442BBA">
              <w:rPr>
                <w:rStyle w:val="Hyperlink"/>
                <w:noProof/>
                <w:lang w:val="en-US"/>
              </w:rPr>
              <w:t>4.9.1</w:t>
            </w:r>
            <w:r>
              <w:rPr>
                <w:rFonts w:eastAsiaTheme="minorEastAsia"/>
                <w:noProof/>
                <w:lang w:eastAsia="de-DE"/>
              </w:rPr>
              <w:tab/>
            </w:r>
            <w:r w:rsidRPr="00442BBA">
              <w:rPr>
                <w:rStyle w:val="Hyperlink"/>
                <w:noProof/>
                <w:lang w:val="en-US"/>
              </w:rPr>
              <w:t>Architecture</w:t>
            </w:r>
            <w:r>
              <w:rPr>
                <w:noProof/>
                <w:webHidden/>
              </w:rPr>
              <w:tab/>
            </w:r>
            <w:r>
              <w:rPr>
                <w:noProof/>
                <w:webHidden/>
              </w:rPr>
              <w:fldChar w:fldCharType="begin"/>
            </w:r>
            <w:r>
              <w:rPr>
                <w:noProof/>
                <w:webHidden/>
              </w:rPr>
              <w:instrText xml:space="preserve"> PAGEREF _Toc439672023 \h </w:instrText>
            </w:r>
            <w:r>
              <w:rPr>
                <w:noProof/>
                <w:webHidden/>
              </w:rPr>
            </w:r>
          </w:ins>
          <w:r>
            <w:rPr>
              <w:noProof/>
              <w:webHidden/>
            </w:rPr>
            <w:fldChar w:fldCharType="separate"/>
          </w:r>
          <w:ins w:id="116" w:author="ħʝᵰҩƾҩ ħɣῡƺҩ" w:date="2016-01-04T11:57:00Z">
            <w:r>
              <w:rPr>
                <w:noProof/>
                <w:webHidden/>
              </w:rPr>
              <w:t>17</w:t>
            </w:r>
            <w:r>
              <w:rPr>
                <w:noProof/>
                <w:webHidden/>
              </w:rPr>
              <w:fldChar w:fldCharType="end"/>
            </w:r>
            <w:r w:rsidRPr="00442BBA">
              <w:rPr>
                <w:rStyle w:val="Hyperlink"/>
                <w:noProof/>
              </w:rPr>
              <w:fldChar w:fldCharType="end"/>
            </w:r>
          </w:ins>
        </w:p>
        <w:p w14:paraId="3F9FA3FC" w14:textId="77777777" w:rsidR="003A603A" w:rsidRDefault="003A603A">
          <w:pPr>
            <w:pStyle w:val="Verzeichnis3"/>
            <w:tabs>
              <w:tab w:val="left" w:pos="1320"/>
              <w:tab w:val="right" w:leader="dot" w:pos="9062"/>
            </w:tabs>
            <w:rPr>
              <w:ins w:id="117" w:author="ħʝᵰҩƾҩ ħɣῡƺҩ" w:date="2016-01-04T11:57:00Z"/>
              <w:rFonts w:eastAsiaTheme="minorEastAsia"/>
              <w:noProof/>
              <w:lang w:eastAsia="de-DE"/>
            </w:rPr>
          </w:pPr>
          <w:ins w:id="118" w:author="ħʝᵰҩƾҩ ħɣῡƺҩ" w:date="2016-01-04T11:57:00Z">
            <w:r w:rsidRPr="00442BBA">
              <w:rPr>
                <w:rStyle w:val="Hyperlink"/>
                <w:noProof/>
              </w:rPr>
              <w:fldChar w:fldCharType="begin"/>
            </w:r>
            <w:r w:rsidRPr="00442BBA">
              <w:rPr>
                <w:rStyle w:val="Hyperlink"/>
                <w:noProof/>
              </w:rPr>
              <w:instrText xml:space="preserve"> </w:instrText>
            </w:r>
            <w:r>
              <w:rPr>
                <w:noProof/>
              </w:rPr>
              <w:instrText>HYPERLINK \l "_Toc439672024"</w:instrText>
            </w:r>
            <w:r w:rsidRPr="00442BBA">
              <w:rPr>
                <w:rStyle w:val="Hyperlink"/>
                <w:noProof/>
              </w:rPr>
              <w:instrText xml:space="preserve"> </w:instrText>
            </w:r>
            <w:r w:rsidRPr="00442BBA">
              <w:rPr>
                <w:rStyle w:val="Hyperlink"/>
                <w:noProof/>
              </w:rPr>
            </w:r>
            <w:r w:rsidRPr="00442BBA">
              <w:rPr>
                <w:rStyle w:val="Hyperlink"/>
                <w:noProof/>
              </w:rPr>
              <w:fldChar w:fldCharType="separate"/>
            </w:r>
            <w:r w:rsidRPr="00442BBA">
              <w:rPr>
                <w:rStyle w:val="Hyperlink"/>
                <w:noProof/>
                <w:lang w:val="en-US"/>
              </w:rPr>
              <w:t>4.9.2</w:t>
            </w:r>
            <w:r>
              <w:rPr>
                <w:rFonts w:eastAsiaTheme="minorEastAsia"/>
                <w:noProof/>
                <w:lang w:eastAsia="de-DE"/>
              </w:rPr>
              <w:tab/>
            </w:r>
            <w:r w:rsidRPr="00442BBA">
              <w:rPr>
                <w:rStyle w:val="Hyperlink"/>
                <w:noProof/>
              </w:rPr>
              <w:t>Security</w:t>
            </w:r>
            <w:r>
              <w:rPr>
                <w:noProof/>
                <w:webHidden/>
              </w:rPr>
              <w:tab/>
            </w:r>
            <w:r>
              <w:rPr>
                <w:noProof/>
                <w:webHidden/>
              </w:rPr>
              <w:fldChar w:fldCharType="begin"/>
            </w:r>
            <w:r>
              <w:rPr>
                <w:noProof/>
                <w:webHidden/>
              </w:rPr>
              <w:instrText xml:space="preserve"> PAGEREF _Toc439672024 \h </w:instrText>
            </w:r>
            <w:r>
              <w:rPr>
                <w:noProof/>
                <w:webHidden/>
              </w:rPr>
            </w:r>
          </w:ins>
          <w:r>
            <w:rPr>
              <w:noProof/>
              <w:webHidden/>
            </w:rPr>
            <w:fldChar w:fldCharType="separate"/>
          </w:r>
          <w:ins w:id="119" w:author="ħʝᵰҩƾҩ ħɣῡƺҩ" w:date="2016-01-04T11:57:00Z">
            <w:r>
              <w:rPr>
                <w:noProof/>
                <w:webHidden/>
              </w:rPr>
              <w:t>17</w:t>
            </w:r>
            <w:r>
              <w:rPr>
                <w:noProof/>
                <w:webHidden/>
              </w:rPr>
              <w:fldChar w:fldCharType="end"/>
            </w:r>
            <w:r w:rsidRPr="00442BBA">
              <w:rPr>
                <w:rStyle w:val="Hyperlink"/>
                <w:noProof/>
              </w:rPr>
              <w:fldChar w:fldCharType="end"/>
            </w:r>
          </w:ins>
        </w:p>
        <w:p w14:paraId="6A62C9F8" w14:textId="77777777" w:rsidR="003A603A" w:rsidRDefault="003A603A">
          <w:pPr>
            <w:pStyle w:val="Verzeichnis3"/>
            <w:tabs>
              <w:tab w:val="left" w:pos="1320"/>
              <w:tab w:val="right" w:leader="dot" w:pos="9062"/>
            </w:tabs>
            <w:rPr>
              <w:ins w:id="120" w:author="ħʝᵰҩƾҩ ħɣῡƺҩ" w:date="2016-01-04T11:57:00Z"/>
              <w:rFonts w:eastAsiaTheme="minorEastAsia"/>
              <w:noProof/>
              <w:lang w:eastAsia="de-DE"/>
            </w:rPr>
          </w:pPr>
          <w:ins w:id="121" w:author="ħʝᵰҩƾҩ ħɣῡƺҩ" w:date="2016-01-04T11:57:00Z">
            <w:r w:rsidRPr="00442BBA">
              <w:rPr>
                <w:rStyle w:val="Hyperlink"/>
                <w:noProof/>
              </w:rPr>
              <w:fldChar w:fldCharType="begin"/>
            </w:r>
            <w:r w:rsidRPr="00442BBA">
              <w:rPr>
                <w:rStyle w:val="Hyperlink"/>
                <w:noProof/>
              </w:rPr>
              <w:instrText xml:space="preserve"> </w:instrText>
            </w:r>
            <w:r>
              <w:rPr>
                <w:noProof/>
              </w:rPr>
              <w:instrText>HYPERLINK \l "_Toc439672025"</w:instrText>
            </w:r>
            <w:r w:rsidRPr="00442BBA">
              <w:rPr>
                <w:rStyle w:val="Hyperlink"/>
                <w:noProof/>
              </w:rPr>
              <w:instrText xml:space="preserve"> </w:instrText>
            </w:r>
            <w:r w:rsidRPr="00442BBA">
              <w:rPr>
                <w:rStyle w:val="Hyperlink"/>
                <w:noProof/>
              </w:rPr>
            </w:r>
            <w:r w:rsidRPr="00442BBA">
              <w:rPr>
                <w:rStyle w:val="Hyperlink"/>
                <w:noProof/>
              </w:rPr>
              <w:fldChar w:fldCharType="separate"/>
            </w:r>
            <w:r w:rsidRPr="00442BBA">
              <w:rPr>
                <w:rStyle w:val="Hyperlink"/>
                <w:noProof/>
              </w:rPr>
              <w:t>4.9.3</w:t>
            </w:r>
            <w:r>
              <w:rPr>
                <w:rFonts w:eastAsiaTheme="minorEastAsia"/>
                <w:noProof/>
                <w:lang w:eastAsia="de-DE"/>
              </w:rPr>
              <w:tab/>
            </w:r>
            <w:r w:rsidRPr="00442BBA">
              <w:rPr>
                <w:rStyle w:val="Hyperlink"/>
                <w:noProof/>
              </w:rPr>
              <w:t>Allgemeines zu 3-Tier-Architektur</w:t>
            </w:r>
            <w:r>
              <w:rPr>
                <w:noProof/>
                <w:webHidden/>
              </w:rPr>
              <w:tab/>
            </w:r>
            <w:r>
              <w:rPr>
                <w:noProof/>
                <w:webHidden/>
              </w:rPr>
              <w:fldChar w:fldCharType="begin"/>
            </w:r>
            <w:r>
              <w:rPr>
                <w:noProof/>
                <w:webHidden/>
              </w:rPr>
              <w:instrText xml:space="preserve"> PAGEREF _Toc439672025 \h </w:instrText>
            </w:r>
            <w:r>
              <w:rPr>
                <w:noProof/>
                <w:webHidden/>
              </w:rPr>
            </w:r>
          </w:ins>
          <w:r>
            <w:rPr>
              <w:noProof/>
              <w:webHidden/>
            </w:rPr>
            <w:fldChar w:fldCharType="separate"/>
          </w:r>
          <w:ins w:id="122" w:author="ħʝᵰҩƾҩ ħɣῡƺҩ" w:date="2016-01-04T11:57:00Z">
            <w:r>
              <w:rPr>
                <w:noProof/>
                <w:webHidden/>
              </w:rPr>
              <w:t>17</w:t>
            </w:r>
            <w:r>
              <w:rPr>
                <w:noProof/>
                <w:webHidden/>
              </w:rPr>
              <w:fldChar w:fldCharType="end"/>
            </w:r>
            <w:r w:rsidRPr="00442BBA">
              <w:rPr>
                <w:rStyle w:val="Hyperlink"/>
                <w:noProof/>
              </w:rPr>
              <w:fldChar w:fldCharType="end"/>
            </w:r>
          </w:ins>
        </w:p>
        <w:p w14:paraId="6AEB1D9C" w14:textId="77777777" w:rsidR="003A603A" w:rsidRDefault="003A603A">
          <w:pPr>
            <w:pStyle w:val="Verzeichnis2"/>
            <w:tabs>
              <w:tab w:val="left" w:pos="880"/>
              <w:tab w:val="right" w:leader="dot" w:pos="9062"/>
            </w:tabs>
            <w:rPr>
              <w:ins w:id="123" w:author="ħʝᵰҩƾҩ ħɣῡƺҩ" w:date="2016-01-04T11:57:00Z"/>
              <w:rFonts w:eastAsiaTheme="minorEastAsia"/>
              <w:noProof/>
              <w:lang w:eastAsia="de-DE"/>
            </w:rPr>
          </w:pPr>
          <w:ins w:id="124" w:author="ħʝᵰҩƾҩ ħɣῡƺҩ" w:date="2016-01-04T11:57:00Z">
            <w:r w:rsidRPr="00442BBA">
              <w:rPr>
                <w:rStyle w:val="Hyperlink"/>
                <w:noProof/>
              </w:rPr>
              <w:fldChar w:fldCharType="begin"/>
            </w:r>
            <w:r w:rsidRPr="00442BBA">
              <w:rPr>
                <w:rStyle w:val="Hyperlink"/>
                <w:noProof/>
              </w:rPr>
              <w:instrText xml:space="preserve"> </w:instrText>
            </w:r>
            <w:r>
              <w:rPr>
                <w:noProof/>
              </w:rPr>
              <w:instrText>HYPERLINK \l "_Toc439672026"</w:instrText>
            </w:r>
            <w:r w:rsidRPr="00442BBA">
              <w:rPr>
                <w:rStyle w:val="Hyperlink"/>
                <w:noProof/>
              </w:rPr>
              <w:instrText xml:space="preserve"> </w:instrText>
            </w:r>
            <w:r w:rsidRPr="00442BBA">
              <w:rPr>
                <w:rStyle w:val="Hyperlink"/>
                <w:noProof/>
              </w:rPr>
            </w:r>
            <w:r w:rsidRPr="00442BBA">
              <w:rPr>
                <w:rStyle w:val="Hyperlink"/>
                <w:noProof/>
              </w:rPr>
              <w:fldChar w:fldCharType="separate"/>
            </w:r>
            <w:r w:rsidRPr="00442BBA">
              <w:rPr>
                <w:rStyle w:val="Hyperlink"/>
                <w:noProof/>
              </w:rPr>
              <w:t>4.10</w:t>
            </w:r>
            <w:r>
              <w:rPr>
                <w:rFonts w:eastAsiaTheme="minorEastAsia"/>
                <w:noProof/>
                <w:lang w:eastAsia="de-DE"/>
              </w:rPr>
              <w:tab/>
            </w:r>
            <w:r w:rsidRPr="00442BBA">
              <w:rPr>
                <w:rStyle w:val="Hyperlink"/>
                <w:noProof/>
              </w:rPr>
              <w:t>Auswahl der Versionsverwaltung und Umsetzung</w:t>
            </w:r>
            <w:r>
              <w:rPr>
                <w:noProof/>
                <w:webHidden/>
              </w:rPr>
              <w:tab/>
            </w:r>
            <w:r>
              <w:rPr>
                <w:noProof/>
                <w:webHidden/>
              </w:rPr>
              <w:fldChar w:fldCharType="begin"/>
            </w:r>
            <w:r>
              <w:rPr>
                <w:noProof/>
                <w:webHidden/>
              </w:rPr>
              <w:instrText xml:space="preserve"> PAGEREF _Toc439672026 \h </w:instrText>
            </w:r>
            <w:r>
              <w:rPr>
                <w:noProof/>
                <w:webHidden/>
              </w:rPr>
            </w:r>
          </w:ins>
          <w:r>
            <w:rPr>
              <w:noProof/>
              <w:webHidden/>
            </w:rPr>
            <w:fldChar w:fldCharType="separate"/>
          </w:r>
          <w:ins w:id="125" w:author="ħʝᵰҩƾҩ ħɣῡƺҩ" w:date="2016-01-04T11:57:00Z">
            <w:r>
              <w:rPr>
                <w:noProof/>
                <w:webHidden/>
              </w:rPr>
              <w:t>18</w:t>
            </w:r>
            <w:r>
              <w:rPr>
                <w:noProof/>
                <w:webHidden/>
              </w:rPr>
              <w:fldChar w:fldCharType="end"/>
            </w:r>
            <w:r w:rsidRPr="00442BBA">
              <w:rPr>
                <w:rStyle w:val="Hyperlink"/>
                <w:noProof/>
              </w:rPr>
              <w:fldChar w:fldCharType="end"/>
            </w:r>
          </w:ins>
        </w:p>
        <w:p w14:paraId="58DBE6CD" w14:textId="77777777" w:rsidR="003A603A" w:rsidRDefault="003A603A">
          <w:pPr>
            <w:pStyle w:val="Verzeichnis2"/>
            <w:tabs>
              <w:tab w:val="left" w:pos="880"/>
              <w:tab w:val="right" w:leader="dot" w:pos="9062"/>
            </w:tabs>
            <w:rPr>
              <w:ins w:id="126" w:author="ħʝᵰҩƾҩ ħɣῡƺҩ" w:date="2016-01-04T11:57:00Z"/>
              <w:rFonts w:eastAsiaTheme="minorEastAsia"/>
              <w:noProof/>
              <w:lang w:eastAsia="de-DE"/>
            </w:rPr>
          </w:pPr>
          <w:ins w:id="127" w:author="ħʝᵰҩƾҩ ħɣῡƺҩ" w:date="2016-01-04T11:57:00Z">
            <w:r w:rsidRPr="00442BBA">
              <w:rPr>
                <w:rStyle w:val="Hyperlink"/>
                <w:noProof/>
              </w:rPr>
              <w:fldChar w:fldCharType="begin"/>
            </w:r>
            <w:r w:rsidRPr="00442BBA">
              <w:rPr>
                <w:rStyle w:val="Hyperlink"/>
                <w:noProof/>
              </w:rPr>
              <w:instrText xml:space="preserve"> </w:instrText>
            </w:r>
            <w:r>
              <w:rPr>
                <w:noProof/>
              </w:rPr>
              <w:instrText>HYPERLINK \l "_Toc439672027"</w:instrText>
            </w:r>
            <w:r w:rsidRPr="00442BBA">
              <w:rPr>
                <w:rStyle w:val="Hyperlink"/>
                <w:noProof/>
              </w:rPr>
              <w:instrText xml:space="preserve"> </w:instrText>
            </w:r>
            <w:r w:rsidRPr="00442BBA">
              <w:rPr>
                <w:rStyle w:val="Hyperlink"/>
                <w:noProof/>
              </w:rPr>
            </w:r>
            <w:r w:rsidRPr="00442BBA">
              <w:rPr>
                <w:rStyle w:val="Hyperlink"/>
                <w:noProof/>
              </w:rPr>
              <w:fldChar w:fldCharType="separate"/>
            </w:r>
            <w:r w:rsidRPr="00442BBA">
              <w:rPr>
                <w:rStyle w:val="Hyperlink"/>
                <w:noProof/>
              </w:rPr>
              <w:t>4.11</w:t>
            </w:r>
            <w:r>
              <w:rPr>
                <w:rFonts w:eastAsiaTheme="minorEastAsia"/>
                <w:noProof/>
                <w:lang w:eastAsia="de-DE"/>
              </w:rPr>
              <w:tab/>
            </w:r>
            <w:r w:rsidRPr="00442BBA">
              <w:rPr>
                <w:rStyle w:val="Hyperlink"/>
                <w:noProof/>
              </w:rPr>
              <w:t>Installationshandbuch</w:t>
            </w:r>
            <w:r>
              <w:rPr>
                <w:noProof/>
                <w:webHidden/>
              </w:rPr>
              <w:tab/>
            </w:r>
            <w:r>
              <w:rPr>
                <w:noProof/>
                <w:webHidden/>
              </w:rPr>
              <w:fldChar w:fldCharType="begin"/>
            </w:r>
            <w:r>
              <w:rPr>
                <w:noProof/>
                <w:webHidden/>
              </w:rPr>
              <w:instrText xml:space="preserve"> PAGEREF _Toc439672027 \h </w:instrText>
            </w:r>
            <w:r>
              <w:rPr>
                <w:noProof/>
                <w:webHidden/>
              </w:rPr>
            </w:r>
          </w:ins>
          <w:r>
            <w:rPr>
              <w:noProof/>
              <w:webHidden/>
            </w:rPr>
            <w:fldChar w:fldCharType="separate"/>
          </w:r>
          <w:ins w:id="128" w:author="ħʝᵰҩƾҩ ħɣῡƺҩ" w:date="2016-01-04T11:57:00Z">
            <w:r>
              <w:rPr>
                <w:noProof/>
                <w:webHidden/>
              </w:rPr>
              <w:t>18</w:t>
            </w:r>
            <w:r>
              <w:rPr>
                <w:noProof/>
                <w:webHidden/>
              </w:rPr>
              <w:fldChar w:fldCharType="end"/>
            </w:r>
            <w:r w:rsidRPr="00442BBA">
              <w:rPr>
                <w:rStyle w:val="Hyperlink"/>
                <w:noProof/>
              </w:rPr>
              <w:fldChar w:fldCharType="end"/>
            </w:r>
          </w:ins>
        </w:p>
        <w:p w14:paraId="07322D81" w14:textId="77777777" w:rsidR="003A603A" w:rsidRDefault="003A603A">
          <w:pPr>
            <w:pStyle w:val="Verzeichnis2"/>
            <w:tabs>
              <w:tab w:val="left" w:pos="880"/>
              <w:tab w:val="right" w:leader="dot" w:pos="9062"/>
            </w:tabs>
            <w:rPr>
              <w:ins w:id="129" w:author="ħʝᵰҩƾҩ ħɣῡƺҩ" w:date="2016-01-04T11:57:00Z"/>
              <w:rFonts w:eastAsiaTheme="minorEastAsia"/>
              <w:noProof/>
              <w:lang w:eastAsia="de-DE"/>
            </w:rPr>
          </w:pPr>
          <w:ins w:id="130" w:author="ħʝᵰҩƾҩ ħɣῡƺҩ" w:date="2016-01-04T11:57:00Z">
            <w:r w:rsidRPr="00442BBA">
              <w:rPr>
                <w:rStyle w:val="Hyperlink"/>
                <w:noProof/>
              </w:rPr>
              <w:fldChar w:fldCharType="begin"/>
            </w:r>
            <w:r w:rsidRPr="00442BBA">
              <w:rPr>
                <w:rStyle w:val="Hyperlink"/>
                <w:noProof/>
              </w:rPr>
              <w:instrText xml:space="preserve"> </w:instrText>
            </w:r>
            <w:r>
              <w:rPr>
                <w:noProof/>
              </w:rPr>
              <w:instrText>HYPERLINK \l "_Toc439672028"</w:instrText>
            </w:r>
            <w:r w:rsidRPr="00442BBA">
              <w:rPr>
                <w:rStyle w:val="Hyperlink"/>
                <w:noProof/>
              </w:rPr>
              <w:instrText xml:space="preserve"> </w:instrText>
            </w:r>
            <w:r w:rsidRPr="00442BBA">
              <w:rPr>
                <w:rStyle w:val="Hyperlink"/>
                <w:noProof/>
              </w:rPr>
            </w:r>
            <w:r w:rsidRPr="00442BBA">
              <w:rPr>
                <w:rStyle w:val="Hyperlink"/>
                <w:noProof/>
              </w:rPr>
              <w:fldChar w:fldCharType="separate"/>
            </w:r>
            <w:r w:rsidRPr="00442BBA">
              <w:rPr>
                <w:rStyle w:val="Hyperlink"/>
                <w:noProof/>
              </w:rPr>
              <w:t>4.12</w:t>
            </w:r>
            <w:r>
              <w:rPr>
                <w:rFonts w:eastAsiaTheme="minorEastAsia"/>
                <w:noProof/>
                <w:lang w:eastAsia="de-DE"/>
              </w:rPr>
              <w:tab/>
            </w:r>
            <w:r w:rsidRPr="00442BBA">
              <w:rPr>
                <w:rStyle w:val="Hyperlink"/>
                <w:noProof/>
              </w:rPr>
              <w:t>Benutzerhandbuch</w:t>
            </w:r>
            <w:r>
              <w:rPr>
                <w:noProof/>
                <w:webHidden/>
              </w:rPr>
              <w:tab/>
            </w:r>
            <w:r>
              <w:rPr>
                <w:noProof/>
                <w:webHidden/>
              </w:rPr>
              <w:fldChar w:fldCharType="begin"/>
            </w:r>
            <w:r>
              <w:rPr>
                <w:noProof/>
                <w:webHidden/>
              </w:rPr>
              <w:instrText xml:space="preserve"> PAGEREF _Toc439672028 \h </w:instrText>
            </w:r>
            <w:r>
              <w:rPr>
                <w:noProof/>
                <w:webHidden/>
              </w:rPr>
            </w:r>
          </w:ins>
          <w:r>
            <w:rPr>
              <w:noProof/>
              <w:webHidden/>
            </w:rPr>
            <w:fldChar w:fldCharType="separate"/>
          </w:r>
          <w:ins w:id="131" w:author="ħʝᵰҩƾҩ ħɣῡƺҩ" w:date="2016-01-04T11:57:00Z">
            <w:r>
              <w:rPr>
                <w:noProof/>
                <w:webHidden/>
              </w:rPr>
              <w:t>18</w:t>
            </w:r>
            <w:r>
              <w:rPr>
                <w:noProof/>
                <w:webHidden/>
              </w:rPr>
              <w:fldChar w:fldCharType="end"/>
            </w:r>
            <w:r w:rsidRPr="00442BBA">
              <w:rPr>
                <w:rStyle w:val="Hyperlink"/>
                <w:noProof/>
              </w:rPr>
              <w:fldChar w:fldCharType="end"/>
            </w:r>
          </w:ins>
        </w:p>
        <w:p w14:paraId="2B0857F9" w14:textId="77777777" w:rsidR="003A603A" w:rsidRDefault="003A603A">
          <w:pPr>
            <w:pStyle w:val="Verzeichnis1"/>
            <w:tabs>
              <w:tab w:val="left" w:pos="440"/>
              <w:tab w:val="right" w:leader="dot" w:pos="9062"/>
            </w:tabs>
            <w:rPr>
              <w:ins w:id="132" w:author="ħʝᵰҩƾҩ ħɣῡƺҩ" w:date="2016-01-04T11:57:00Z"/>
              <w:rFonts w:eastAsiaTheme="minorEastAsia"/>
              <w:noProof/>
              <w:lang w:eastAsia="de-DE"/>
            </w:rPr>
          </w:pPr>
          <w:ins w:id="133" w:author="ħʝᵰҩƾҩ ħɣῡƺҩ" w:date="2016-01-04T11:57:00Z">
            <w:r w:rsidRPr="00442BBA">
              <w:rPr>
                <w:rStyle w:val="Hyperlink"/>
                <w:noProof/>
              </w:rPr>
              <w:fldChar w:fldCharType="begin"/>
            </w:r>
            <w:r w:rsidRPr="00442BBA">
              <w:rPr>
                <w:rStyle w:val="Hyperlink"/>
                <w:noProof/>
              </w:rPr>
              <w:instrText xml:space="preserve"> </w:instrText>
            </w:r>
            <w:r>
              <w:rPr>
                <w:noProof/>
              </w:rPr>
              <w:instrText>HYPERLINK \l "_Toc439672029"</w:instrText>
            </w:r>
            <w:r w:rsidRPr="00442BBA">
              <w:rPr>
                <w:rStyle w:val="Hyperlink"/>
                <w:noProof/>
              </w:rPr>
              <w:instrText xml:space="preserve"> </w:instrText>
            </w:r>
            <w:r w:rsidRPr="00442BBA">
              <w:rPr>
                <w:rStyle w:val="Hyperlink"/>
                <w:noProof/>
              </w:rPr>
            </w:r>
            <w:r w:rsidRPr="00442BBA">
              <w:rPr>
                <w:rStyle w:val="Hyperlink"/>
                <w:noProof/>
              </w:rPr>
              <w:fldChar w:fldCharType="separate"/>
            </w:r>
            <w:r w:rsidRPr="00442BBA">
              <w:rPr>
                <w:rStyle w:val="Hyperlink"/>
                <w:noProof/>
              </w:rPr>
              <w:t>5</w:t>
            </w:r>
            <w:r>
              <w:rPr>
                <w:rFonts w:eastAsiaTheme="minorEastAsia"/>
                <w:noProof/>
                <w:lang w:eastAsia="de-DE"/>
              </w:rPr>
              <w:tab/>
            </w:r>
            <w:r w:rsidRPr="00442BBA">
              <w:rPr>
                <w:rStyle w:val="Hyperlink"/>
                <w:noProof/>
              </w:rPr>
              <w:t>Anhang</w:t>
            </w:r>
            <w:r>
              <w:rPr>
                <w:noProof/>
                <w:webHidden/>
              </w:rPr>
              <w:tab/>
            </w:r>
            <w:r>
              <w:rPr>
                <w:noProof/>
                <w:webHidden/>
              </w:rPr>
              <w:fldChar w:fldCharType="begin"/>
            </w:r>
            <w:r>
              <w:rPr>
                <w:noProof/>
                <w:webHidden/>
              </w:rPr>
              <w:instrText xml:space="preserve"> PAGEREF _Toc439672029 \h </w:instrText>
            </w:r>
            <w:r>
              <w:rPr>
                <w:noProof/>
                <w:webHidden/>
              </w:rPr>
            </w:r>
          </w:ins>
          <w:r>
            <w:rPr>
              <w:noProof/>
              <w:webHidden/>
            </w:rPr>
            <w:fldChar w:fldCharType="separate"/>
          </w:r>
          <w:ins w:id="134" w:author="ħʝᵰҩƾҩ ħɣῡƺҩ" w:date="2016-01-04T11:57:00Z">
            <w:r>
              <w:rPr>
                <w:noProof/>
                <w:webHidden/>
              </w:rPr>
              <w:t>18</w:t>
            </w:r>
            <w:r>
              <w:rPr>
                <w:noProof/>
                <w:webHidden/>
              </w:rPr>
              <w:fldChar w:fldCharType="end"/>
            </w:r>
            <w:r w:rsidRPr="00442BBA">
              <w:rPr>
                <w:rStyle w:val="Hyperlink"/>
                <w:noProof/>
              </w:rPr>
              <w:fldChar w:fldCharType="end"/>
            </w:r>
          </w:ins>
        </w:p>
        <w:p w14:paraId="7A23C871" w14:textId="77777777" w:rsidR="003A603A" w:rsidRDefault="003A603A">
          <w:pPr>
            <w:pStyle w:val="Verzeichnis1"/>
            <w:tabs>
              <w:tab w:val="left" w:pos="440"/>
              <w:tab w:val="right" w:leader="dot" w:pos="9062"/>
            </w:tabs>
            <w:rPr>
              <w:ins w:id="135" w:author="ħʝᵰҩƾҩ ħɣῡƺҩ" w:date="2016-01-04T11:57:00Z"/>
              <w:rFonts w:eastAsiaTheme="minorEastAsia"/>
              <w:noProof/>
              <w:lang w:eastAsia="de-DE"/>
            </w:rPr>
          </w:pPr>
          <w:ins w:id="136" w:author="ħʝᵰҩƾҩ ħɣῡƺҩ" w:date="2016-01-04T11:57:00Z">
            <w:r w:rsidRPr="00442BBA">
              <w:rPr>
                <w:rStyle w:val="Hyperlink"/>
                <w:noProof/>
              </w:rPr>
              <w:fldChar w:fldCharType="begin"/>
            </w:r>
            <w:r w:rsidRPr="00442BBA">
              <w:rPr>
                <w:rStyle w:val="Hyperlink"/>
                <w:noProof/>
              </w:rPr>
              <w:instrText xml:space="preserve"> </w:instrText>
            </w:r>
            <w:r>
              <w:rPr>
                <w:noProof/>
              </w:rPr>
              <w:instrText>HYPERLINK \l "_Toc439672030"</w:instrText>
            </w:r>
            <w:r w:rsidRPr="00442BBA">
              <w:rPr>
                <w:rStyle w:val="Hyperlink"/>
                <w:noProof/>
              </w:rPr>
              <w:instrText xml:space="preserve"> </w:instrText>
            </w:r>
            <w:r w:rsidRPr="00442BBA">
              <w:rPr>
                <w:rStyle w:val="Hyperlink"/>
                <w:noProof/>
              </w:rPr>
            </w:r>
            <w:r w:rsidRPr="00442BBA">
              <w:rPr>
                <w:rStyle w:val="Hyperlink"/>
                <w:noProof/>
              </w:rPr>
              <w:fldChar w:fldCharType="separate"/>
            </w:r>
            <w:r w:rsidRPr="00442BBA">
              <w:rPr>
                <w:rStyle w:val="Hyperlink"/>
                <w:noProof/>
              </w:rPr>
              <w:t>6</w:t>
            </w:r>
            <w:r>
              <w:rPr>
                <w:rFonts w:eastAsiaTheme="minorEastAsia"/>
                <w:noProof/>
                <w:lang w:eastAsia="de-DE"/>
              </w:rPr>
              <w:tab/>
            </w:r>
            <w:r w:rsidRPr="00442BBA">
              <w:rPr>
                <w:rStyle w:val="Hyperlink"/>
                <w:noProof/>
              </w:rPr>
              <w:t>Literaturverzeichnis</w:t>
            </w:r>
            <w:r>
              <w:rPr>
                <w:noProof/>
                <w:webHidden/>
              </w:rPr>
              <w:tab/>
            </w:r>
            <w:r>
              <w:rPr>
                <w:noProof/>
                <w:webHidden/>
              </w:rPr>
              <w:fldChar w:fldCharType="begin"/>
            </w:r>
            <w:r>
              <w:rPr>
                <w:noProof/>
                <w:webHidden/>
              </w:rPr>
              <w:instrText xml:space="preserve"> PAGEREF _Toc439672030 \h </w:instrText>
            </w:r>
            <w:r>
              <w:rPr>
                <w:noProof/>
                <w:webHidden/>
              </w:rPr>
            </w:r>
          </w:ins>
          <w:r>
            <w:rPr>
              <w:noProof/>
              <w:webHidden/>
            </w:rPr>
            <w:fldChar w:fldCharType="separate"/>
          </w:r>
          <w:ins w:id="137" w:author="ħʝᵰҩƾҩ ħɣῡƺҩ" w:date="2016-01-04T11:57:00Z">
            <w:r>
              <w:rPr>
                <w:noProof/>
                <w:webHidden/>
              </w:rPr>
              <w:t>19</w:t>
            </w:r>
            <w:r>
              <w:rPr>
                <w:noProof/>
                <w:webHidden/>
              </w:rPr>
              <w:fldChar w:fldCharType="end"/>
            </w:r>
            <w:r w:rsidRPr="00442BBA">
              <w:rPr>
                <w:rStyle w:val="Hyperlink"/>
                <w:noProof/>
              </w:rPr>
              <w:fldChar w:fldCharType="end"/>
            </w:r>
          </w:ins>
        </w:p>
        <w:p w14:paraId="4379115D" w14:textId="77777777" w:rsidR="005E0428" w:rsidDel="003A603A" w:rsidRDefault="005E0428">
          <w:pPr>
            <w:pStyle w:val="Verzeichnis1"/>
            <w:tabs>
              <w:tab w:val="left" w:pos="440"/>
              <w:tab w:val="right" w:leader="dot" w:pos="9062"/>
            </w:tabs>
            <w:rPr>
              <w:del w:id="138" w:author="ħʝᵰҩƾҩ ħɣῡƺҩ" w:date="2016-01-04T11:57:00Z"/>
              <w:rFonts w:eastAsiaTheme="minorEastAsia"/>
              <w:noProof/>
              <w:lang w:eastAsia="de-DE"/>
            </w:rPr>
          </w:pPr>
          <w:del w:id="139" w:author="ħʝᵰҩƾҩ ħɣῡƺҩ" w:date="2016-01-04T11:57:00Z">
            <w:r w:rsidRPr="003A603A" w:rsidDel="003A603A">
              <w:rPr>
                <w:noProof/>
                <w:rPrChange w:id="140" w:author="ħʝᵰҩƾҩ ħɣῡƺҩ" w:date="2016-01-04T11:57:00Z">
                  <w:rPr>
                    <w:rStyle w:val="Hyperlink"/>
                    <w:noProof/>
                  </w:rPr>
                </w:rPrChange>
              </w:rPr>
              <w:delText>1</w:delText>
            </w:r>
            <w:r w:rsidDel="003A603A">
              <w:rPr>
                <w:rFonts w:eastAsiaTheme="minorEastAsia"/>
                <w:noProof/>
                <w:lang w:eastAsia="de-DE"/>
              </w:rPr>
              <w:tab/>
            </w:r>
            <w:r w:rsidRPr="003A603A" w:rsidDel="003A603A">
              <w:rPr>
                <w:noProof/>
                <w:rPrChange w:id="141" w:author="ħʝᵰҩƾҩ ħɣῡƺҩ" w:date="2016-01-04T11:57:00Z">
                  <w:rPr>
                    <w:rStyle w:val="Hyperlink"/>
                    <w:noProof/>
                  </w:rPr>
                </w:rPrChange>
              </w:rPr>
              <w:delText>Projektbeschreibung</w:delText>
            </w:r>
            <w:r w:rsidDel="003A603A">
              <w:rPr>
                <w:noProof/>
                <w:webHidden/>
              </w:rPr>
              <w:tab/>
              <w:delText>4</w:delText>
            </w:r>
          </w:del>
        </w:p>
        <w:p w14:paraId="169BE70B" w14:textId="77777777" w:rsidR="005E0428" w:rsidDel="003A603A" w:rsidRDefault="005E0428">
          <w:pPr>
            <w:pStyle w:val="Verzeichnis2"/>
            <w:tabs>
              <w:tab w:val="left" w:pos="880"/>
              <w:tab w:val="right" w:leader="dot" w:pos="9062"/>
            </w:tabs>
            <w:rPr>
              <w:del w:id="142" w:author="ħʝᵰҩƾҩ ħɣῡƺҩ" w:date="2016-01-04T11:57:00Z"/>
              <w:rFonts w:eastAsiaTheme="minorEastAsia"/>
              <w:noProof/>
              <w:lang w:eastAsia="de-DE"/>
            </w:rPr>
          </w:pPr>
          <w:del w:id="143" w:author="ħʝᵰҩƾҩ ħɣῡƺҩ" w:date="2016-01-04T11:57:00Z">
            <w:r w:rsidRPr="003A603A" w:rsidDel="003A603A">
              <w:rPr>
                <w:noProof/>
                <w:rPrChange w:id="144" w:author="ħʝᵰҩƾҩ ħɣῡƺҩ" w:date="2016-01-04T11:57:00Z">
                  <w:rPr>
                    <w:rStyle w:val="Hyperlink"/>
                    <w:noProof/>
                  </w:rPr>
                </w:rPrChange>
              </w:rPr>
              <w:delText>1.1</w:delText>
            </w:r>
            <w:r w:rsidDel="003A603A">
              <w:rPr>
                <w:rFonts w:eastAsiaTheme="minorEastAsia"/>
                <w:noProof/>
                <w:lang w:eastAsia="de-DE"/>
              </w:rPr>
              <w:tab/>
            </w:r>
            <w:r w:rsidRPr="003A603A" w:rsidDel="003A603A">
              <w:rPr>
                <w:noProof/>
                <w:rPrChange w:id="145" w:author="ħʝᵰҩƾҩ ħɣῡƺҩ" w:date="2016-01-04T11:57:00Z">
                  <w:rPr>
                    <w:rStyle w:val="Hyperlink"/>
                    <w:noProof/>
                  </w:rPr>
                </w:rPrChange>
              </w:rPr>
              <w:delText>Ausgangsituation</w:delText>
            </w:r>
            <w:r w:rsidDel="003A603A">
              <w:rPr>
                <w:noProof/>
                <w:webHidden/>
              </w:rPr>
              <w:tab/>
              <w:delText>4</w:delText>
            </w:r>
          </w:del>
        </w:p>
        <w:p w14:paraId="75FB44B2" w14:textId="77777777" w:rsidR="005E0428" w:rsidDel="003A603A" w:rsidRDefault="005E0428">
          <w:pPr>
            <w:pStyle w:val="Verzeichnis2"/>
            <w:tabs>
              <w:tab w:val="left" w:pos="880"/>
              <w:tab w:val="right" w:leader="dot" w:pos="9062"/>
            </w:tabs>
            <w:rPr>
              <w:del w:id="146" w:author="ħʝᵰҩƾҩ ħɣῡƺҩ" w:date="2016-01-04T11:57:00Z"/>
              <w:rFonts w:eastAsiaTheme="minorEastAsia"/>
              <w:noProof/>
              <w:lang w:eastAsia="de-DE"/>
            </w:rPr>
          </w:pPr>
          <w:del w:id="147" w:author="ħʝᵰҩƾҩ ħɣῡƺҩ" w:date="2016-01-04T11:57:00Z">
            <w:r w:rsidRPr="003A603A" w:rsidDel="003A603A">
              <w:rPr>
                <w:noProof/>
                <w:rPrChange w:id="148" w:author="ħʝᵰҩƾҩ ħɣῡƺҩ" w:date="2016-01-04T11:57:00Z">
                  <w:rPr>
                    <w:rStyle w:val="Hyperlink"/>
                    <w:noProof/>
                  </w:rPr>
                </w:rPrChange>
              </w:rPr>
              <w:delText>1.2</w:delText>
            </w:r>
            <w:r w:rsidDel="003A603A">
              <w:rPr>
                <w:rFonts w:eastAsiaTheme="minorEastAsia"/>
                <w:noProof/>
                <w:lang w:eastAsia="de-DE"/>
              </w:rPr>
              <w:tab/>
            </w:r>
            <w:r w:rsidRPr="003A603A" w:rsidDel="003A603A">
              <w:rPr>
                <w:noProof/>
                <w:rPrChange w:id="149" w:author="ħʝᵰҩƾҩ ħɣῡƺҩ" w:date="2016-01-04T11:57:00Z">
                  <w:rPr>
                    <w:rStyle w:val="Hyperlink"/>
                    <w:noProof/>
                  </w:rPr>
                </w:rPrChange>
              </w:rPr>
              <w:delText>Zielsetzung</w:delText>
            </w:r>
            <w:r w:rsidDel="003A603A">
              <w:rPr>
                <w:noProof/>
                <w:webHidden/>
              </w:rPr>
              <w:tab/>
              <w:delText>4</w:delText>
            </w:r>
          </w:del>
        </w:p>
        <w:p w14:paraId="4387473E" w14:textId="77777777" w:rsidR="005E0428" w:rsidDel="003A603A" w:rsidRDefault="005E0428">
          <w:pPr>
            <w:pStyle w:val="Verzeichnis3"/>
            <w:tabs>
              <w:tab w:val="left" w:pos="1320"/>
              <w:tab w:val="right" w:leader="dot" w:pos="9062"/>
            </w:tabs>
            <w:rPr>
              <w:del w:id="150" w:author="ħʝᵰҩƾҩ ħɣῡƺҩ" w:date="2016-01-04T11:57:00Z"/>
              <w:rFonts w:eastAsiaTheme="minorEastAsia"/>
              <w:noProof/>
              <w:lang w:eastAsia="de-DE"/>
            </w:rPr>
          </w:pPr>
          <w:del w:id="151" w:author="ħʝᵰҩƾҩ ħɣῡƺҩ" w:date="2016-01-04T11:57:00Z">
            <w:r w:rsidRPr="003A603A" w:rsidDel="003A603A">
              <w:rPr>
                <w:noProof/>
                <w:rPrChange w:id="152" w:author="ħʝᵰҩƾҩ ħɣῡƺҩ" w:date="2016-01-04T11:57:00Z">
                  <w:rPr>
                    <w:rStyle w:val="Hyperlink"/>
                    <w:noProof/>
                  </w:rPr>
                </w:rPrChange>
              </w:rPr>
              <w:delText>1.2.1</w:delText>
            </w:r>
            <w:r w:rsidDel="003A603A">
              <w:rPr>
                <w:rFonts w:eastAsiaTheme="minorEastAsia"/>
                <w:noProof/>
                <w:lang w:eastAsia="de-DE"/>
              </w:rPr>
              <w:tab/>
            </w:r>
            <w:r w:rsidRPr="003A603A" w:rsidDel="003A603A">
              <w:rPr>
                <w:noProof/>
                <w:rPrChange w:id="153" w:author="ħʝᵰҩƾҩ ħɣῡƺҩ" w:date="2016-01-04T11:57:00Z">
                  <w:rPr>
                    <w:rStyle w:val="Hyperlink"/>
                    <w:noProof/>
                  </w:rPr>
                </w:rPrChange>
              </w:rPr>
              <w:delText>Grobkonzept</w:delText>
            </w:r>
            <w:r w:rsidDel="003A603A">
              <w:rPr>
                <w:noProof/>
                <w:webHidden/>
              </w:rPr>
              <w:tab/>
              <w:delText>4</w:delText>
            </w:r>
          </w:del>
        </w:p>
        <w:p w14:paraId="37C4E2A0" w14:textId="77777777" w:rsidR="005E0428" w:rsidDel="003A603A" w:rsidRDefault="005E0428">
          <w:pPr>
            <w:pStyle w:val="Verzeichnis3"/>
            <w:tabs>
              <w:tab w:val="left" w:pos="1320"/>
              <w:tab w:val="right" w:leader="dot" w:pos="9062"/>
            </w:tabs>
            <w:rPr>
              <w:del w:id="154" w:author="ħʝᵰҩƾҩ ħɣῡƺҩ" w:date="2016-01-04T11:57:00Z"/>
              <w:rFonts w:eastAsiaTheme="minorEastAsia"/>
              <w:noProof/>
              <w:lang w:eastAsia="de-DE"/>
            </w:rPr>
          </w:pPr>
          <w:del w:id="155" w:author="ħʝᵰҩƾҩ ħɣῡƺҩ" w:date="2016-01-04T11:57:00Z">
            <w:r w:rsidRPr="003A603A" w:rsidDel="003A603A">
              <w:rPr>
                <w:noProof/>
                <w:rPrChange w:id="156" w:author="ħʝᵰҩƾҩ ħɣῡƺҩ" w:date="2016-01-04T11:57:00Z">
                  <w:rPr>
                    <w:rStyle w:val="Hyperlink"/>
                    <w:noProof/>
                  </w:rPr>
                </w:rPrChange>
              </w:rPr>
              <w:delText>1.2.2</w:delText>
            </w:r>
            <w:r w:rsidDel="003A603A">
              <w:rPr>
                <w:rFonts w:eastAsiaTheme="minorEastAsia"/>
                <w:noProof/>
                <w:lang w:eastAsia="de-DE"/>
              </w:rPr>
              <w:tab/>
            </w:r>
            <w:r w:rsidRPr="003A603A" w:rsidDel="003A603A">
              <w:rPr>
                <w:noProof/>
                <w:rPrChange w:id="157" w:author="ħʝᵰҩƾҩ ħɣῡƺҩ" w:date="2016-01-04T11:57:00Z">
                  <w:rPr>
                    <w:rStyle w:val="Hyperlink"/>
                    <w:noProof/>
                  </w:rPr>
                </w:rPrChange>
              </w:rPr>
              <w:delText>Zielgruppe</w:delText>
            </w:r>
            <w:r w:rsidDel="003A603A">
              <w:rPr>
                <w:noProof/>
                <w:webHidden/>
              </w:rPr>
              <w:tab/>
              <w:delText>4</w:delText>
            </w:r>
          </w:del>
        </w:p>
        <w:p w14:paraId="1736EA72" w14:textId="77777777" w:rsidR="005E0428" w:rsidDel="003A603A" w:rsidRDefault="005E0428">
          <w:pPr>
            <w:pStyle w:val="Verzeichnis3"/>
            <w:tabs>
              <w:tab w:val="left" w:pos="1320"/>
              <w:tab w:val="right" w:leader="dot" w:pos="9062"/>
            </w:tabs>
            <w:rPr>
              <w:del w:id="158" w:author="ħʝᵰҩƾҩ ħɣῡƺҩ" w:date="2016-01-04T11:57:00Z"/>
              <w:rFonts w:eastAsiaTheme="minorEastAsia"/>
              <w:noProof/>
              <w:lang w:eastAsia="de-DE"/>
            </w:rPr>
          </w:pPr>
          <w:del w:id="159" w:author="ħʝᵰҩƾҩ ħɣῡƺҩ" w:date="2016-01-04T11:57:00Z">
            <w:r w:rsidRPr="003A603A" w:rsidDel="003A603A">
              <w:rPr>
                <w:noProof/>
                <w:rPrChange w:id="160" w:author="ħʝᵰҩƾҩ ħɣῡƺҩ" w:date="2016-01-04T11:57:00Z">
                  <w:rPr>
                    <w:rStyle w:val="Hyperlink"/>
                    <w:noProof/>
                  </w:rPr>
                </w:rPrChange>
              </w:rPr>
              <w:delText>1.2.3</w:delText>
            </w:r>
            <w:r w:rsidDel="003A603A">
              <w:rPr>
                <w:rFonts w:eastAsiaTheme="minorEastAsia"/>
                <w:noProof/>
                <w:lang w:eastAsia="de-DE"/>
              </w:rPr>
              <w:tab/>
            </w:r>
            <w:r w:rsidRPr="003A603A" w:rsidDel="003A603A">
              <w:rPr>
                <w:noProof/>
                <w:rPrChange w:id="161" w:author="ħʝᵰҩƾҩ ħɣῡƺҩ" w:date="2016-01-04T11:57:00Z">
                  <w:rPr>
                    <w:rStyle w:val="Hyperlink"/>
                    <w:noProof/>
                  </w:rPr>
                </w:rPrChange>
              </w:rPr>
              <w:delText>Funktion und benötigte Rechte der Benutzergruppen</w:delText>
            </w:r>
            <w:r w:rsidDel="003A603A">
              <w:rPr>
                <w:noProof/>
                <w:webHidden/>
              </w:rPr>
              <w:tab/>
              <w:delText>4</w:delText>
            </w:r>
          </w:del>
        </w:p>
        <w:p w14:paraId="30CCD47B" w14:textId="77777777" w:rsidR="005E0428" w:rsidDel="003A603A" w:rsidRDefault="005E0428">
          <w:pPr>
            <w:pStyle w:val="Verzeichnis3"/>
            <w:tabs>
              <w:tab w:val="left" w:pos="1320"/>
              <w:tab w:val="right" w:leader="dot" w:pos="9062"/>
            </w:tabs>
            <w:rPr>
              <w:del w:id="162" w:author="ħʝᵰҩƾҩ ħɣῡƺҩ" w:date="2016-01-04T11:57:00Z"/>
              <w:rFonts w:eastAsiaTheme="minorEastAsia"/>
              <w:noProof/>
              <w:lang w:eastAsia="de-DE"/>
            </w:rPr>
          </w:pPr>
          <w:del w:id="163" w:author="ħʝᵰҩƾҩ ħɣῡƺҩ" w:date="2016-01-04T11:57:00Z">
            <w:r w:rsidRPr="003A603A" w:rsidDel="003A603A">
              <w:rPr>
                <w:noProof/>
                <w:rPrChange w:id="164" w:author="ħʝᵰҩƾҩ ħɣῡƺҩ" w:date="2016-01-04T11:57:00Z">
                  <w:rPr>
                    <w:rStyle w:val="Hyperlink"/>
                    <w:noProof/>
                  </w:rPr>
                </w:rPrChange>
              </w:rPr>
              <w:delText>1.2.4</w:delText>
            </w:r>
            <w:r w:rsidDel="003A603A">
              <w:rPr>
                <w:rFonts w:eastAsiaTheme="minorEastAsia"/>
                <w:noProof/>
                <w:lang w:eastAsia="de-DE"/>
              </w:rPr>
              <w:tab/>
            </w:r>
            <w:r w:rsidRPr="003A603A" w:rsidDel="003A603A">
              <w:rPr>
                <w:noProof/>
                <w:rPrChange w:id="165" w:author="ħʝᵰҩƾҩ ħɣῡƺҩ" w:date="2016-01-04T11:57:00Z">
                  <w:rPr>
                    <w:rStyle w:val="Hyperlink"/>
                    <w:noProof/>
                  </w:rPr>
                </w:rPrChange>
              </w:rPr>
              <w:delText>Allgemeine Beschreibung der Funktionen</w:delText>
            </w:r>
            <w:r w:rsidDel="003A603A">
              <w:rPr>
                <w:noProof/>
                <w:webHidden/>
              </w:rPr>
              <w:tab/>
              <w:delText>4</w:delText>
            </w:r>
          </w:del>
        </w:p>
        <w:p w14:paraId="3D004DF2" w14:textId="77777777" w:rsidR="005E0428" w:rsidDel="003A603A" w:rsidRDefault="005E0428">
          <w:pPr>
            <w:pStyle w:val="Verzeichnis3"/>
            <w:tabs>
              <w:tab w:val="left" w:pos="1320"/>
              <w:tab w:val="right" w:leader="dot" w:pos="9062"/>
            </w:tabs>
            <w:rPr>
              <w:del w:id="166" w:author="ħʝᵰҩƾҩ ħɣῡƺҩ" w:date="2016-01-04T11:57:00Z"/>
              <w:rFonts w:eastAsiaTheme="minorEastAsia"/>
              <w:noProof/>
              <w:lang w:eastAsia="de-DE"/>
            </w:rPr>
          </w:pPr>
          <w:del w:id="167" w:author="ħʝᵰҩƾҩ ħɣῡƺҩ" w:date="2016-01-04T11:57:00Z">
            <w:r w:rsidRPr="003A603A" w:rsidDel="003A603A">
              <w:rPr>
                <w:noProof/>
                <w:rPrChange w:id="168" w:author="ħʝᵰҩƾҩ ħɣῡƺҩ" w:date="2016-01-04T11:57:00Z">
                  <w:rPr>
                    <w:rStyle w:val="Hyperlink"/>
                    <w:noProof/>
                  </w:rPr>
                </w:rPrChange>
              </w:rPr>
              <w:delText>1.2.5</w:delText>
            </w:r>
            <w:r w:rsidDel="003A603A">
              <w:rPr>
                <w:rFonts w:eastAsiaTheme="minorEastAsia"/>
                <w:noProof/>
                <w:lang w:eastAsia="de-DE"/>
              </w:rPr>
              <w:tab/>
            </w:r>
            <w:r w:rsidRPr="003A603A" w:rsidDel="003A603A">
              <w:rPr>
                <w:noProof/>
                <w:rPrChange w:id="169" w:author="ħʝᵰҩƾҩ ħɣῡƺҩ" w:date="2016-01-04T11:57:00Z">
                  <w:rPr>
                    <w:rStyle w:val="Hyperlink"/>
                    <w:noProof/>
                  </w:rPr>
                </w:rPrChange>
              </w:rPr>
              <w:delText>Genutzte Plattformen</w:delText>
            </w:r>
            <w:r w:rsidDel="003A603A">
              <w:rPr>
                <w:noProof/>
                <w:webHidden/>
              </w:rPr>
              <w:tab/>
              <w:delText>5</w:delText>
            </w:r>
          </w:del>
        </w:p>
        <w:p w14:paraId="4FBB1FE5" w14:textId="77777777" w:rsidR="005E0428" w:rsidDel="003A603A" w:rsidRDefault="005E0428">
          <w:pPr>
            <w:pStyle w:val="Verzeichnis3"/>
            <w:tabs>
              <w:tab w:val="left" w:pos="1320"/>
              <w:tab w:val="right" w:leader="dot" w:pos="9062"/>
            </w:tabs>
            <w:rPr>
              <w:del w:id="170" w:author="ħʝᵰҩƾҩ ħɣῡƺҩ" w:date="2016-01-04T11:57:00Z"/>
              <w:rFonts w:eastAsiaTheme="minorEastAsia"/>
              <w:noProof/>
              <w:lang w:eastAsia="de-DE"/>
            </w:rPr>
          </w:pPr>
          <w:del w:id="171" w:author="ħʝᵰҩƾҩ ħɣῡƺҩ" w:date="2016-01-04T11:57:00Z">
            <w:r w:rsidRPr="003A603A" w:rsidDel="003A603A">
              <w:rPr>
                <w:noProof/>
                <w:rPrChange w:id="172" w:author="ħʝᵰҩƾҩ ħɣῡƺҩ" w:date="2016-01-04T11:57:00Z">
                  <w:rPr>
                    <w:rStyle w:val="Hyperlink"/>
                    <w:noProof/>
                  </w:rPr>
                </w:rPrChange>
              </w:rPr>
              <w:delText>1.2.6</w:delText>
            </w:r>
            <w:r w:rsidDel="003A603A">
              <w:rPr>
                <w:rFonts w:eastAsiaTheme="minorEastAsia"/>
                <w:noProof/>
                <w:lang w:eastAsia="de-DE"/>
              </w:rPr>
              <w:tab/>
            </w:r>
            <w:r w:rsidRPr="003A603A" w:rsidDel="003A603A">
              <w:rPr>
                <w:noProof/>
                <w:rPrChange w:id="173" w:author="ħʝᵰҩƾҩ ħɣῡƺҩ" w:date="2016-01-04T11:57:00Z">
                  <w:rPr>
                    <w:rStyle w:val="Hyperlink"/>
                    <w:noProof/>
                  </w:rPr>
                </w:rPrChange>
              </w:rPr>
              <w:delText>Rahmenbedingungen</w:delText>
            </w:r>
            <w:r w:rsidDel="003A603A">
              <w:rPr>
                <w:noProof/>
                <w:webHidden/>
              </w:rPr>
              <w:tab/>
              <w:delText>5</w:delText>
            </w:r>
          </w:del>
        </w:p>
        <w:p w14:paraId="58C36C02" w14:textId="77777777" w:rsidR="005E0428" w:rsidDel="003A603A" w:rsidRDefault="005E0428">
          <w:pPr>
            <w:pStyle w:val="Verzeichnis3"/>
            <w:tabs>
              <w:tab w:val="left" w:pos="1320"/>
              <w:tab w:val="right" w:leader="dot" w:pos="9062"/>
            </w:tabs>
            <w:rPr>
              <w:del w:id="174" w:author="ħʝᵰҩƾҩ ħɣῡƺҩ" w:date="2016-01-04T11:57:00Z"/>
              <w:rFonts w:eastAsiaTheme="minorEastAsia"/>
              <w:noProof/>
              <w:lang w:eastAsia="de-DE"/>
            </w:rPr>
          </w:pPr>
          <w:del w:id="175" w:author="ħʝᵰҩƾҩ ħɣῡƺҩ" w:date="2016-01-04T11:57:00Z">
            <w:r w:rsidRPr="003A603A" w:rsidDel="003A603A">
              <w:rPr>
                <w:noProof/>
                <w:rPrChange w:id="176" w:author="ħʝᵰҩƾҩ ħɣῡƺҩ" w:date="2016-01-04T11:57:00Z">
                  <w:rPr>
                    <w:rStyle w:val="Hyperlink"/>
                    <w:noProof/>
                  </w:rPr>
                </w:rPrChange>
              </w:rPr>
              <w:delText>1.2.7</w:delText>
            </w:r>
            <w:r w:rsidDel="003A603A">
              <w:rPr>
                <w:rFonts w:eastAsiaTheme="minorEastAsia"/>
                <w:noProof/>
                <w:lang w:eastAsia="de-DE"/>
              </w:rPr>
              <w:tab/>
            </w:r>
            <w:r w:rsidRPr="003A603A" w:rsidDel="003A603A">
              <w:rPr>
                <w:noProof/>
                <w:rPrChange w:id="177" w:author="ħʝᵰҩƾҩ ħɣῡƺҩ" w:date="2016-01-04T11:57:00Z">
                  <w:rPr>
                    <w:rStyle w:val="Hyperlink"/>
                    <w:noProof/>
                  </w:rPr>
                </w:rPrChange>
              </w:rPr>
              <w:delText>Technische Umgebung</w:delText>
            </w:r>
            <w:r w:rsidDel="003A603A">
              <w:rPr>
                <w:noProof/>
                <w:webHidden/>
              </w:rPr>
              <w:tab/>
              <w:delText>5</w:delText>
            </w:r>
          </w:del>
        </w:p>
        <w:p w14:paraId="5C135E12" w14:textId="77777777" w:rsidR="005E0428" w:rsidDel="003A603A" w:rsidRDefault="005E0428">
          <w:pPr>
            <w:pStyle w:val="Verzeichnis3"/>
            <w:tabs>
              <w:tab w:val="left" w:pos="1320"/>
              <w:tab w:val="right" w:leader="dot" w:pos="9062"/>
            </w:tabs>
            <w:rPr>
              <w:del w:id="178" w:author="ħʝᵰҩƾҩ ħɣῡƺҩ" w:date="2016-01-04T11:57:00Z"/>
              <w:rFonts w:eastAsiaTheme="minorEastAsia"/>
              <w:noProof/>
              <w:lang w:eastAsia="de-DE"/>
            </w:rPr>
          </w:pPr>
          <w:del w:id="179" w:author="ħʝᵰҩƾҩ ħɣῡƺҩ" w:date="2016-01-04T11:57:00Z">
            <w:r w:rsidRPr="003A603A" w:rsidDel="003A603A">
              <w:rPr>
                <w:noProof/>
                <w:rPrChange w:id="180" w:author="ħʝᵰҩƾҩ ħɣῡƺҩ" w:date="2016-01-04T11:57:00Z">
                  <w:rPr>
                    <w:rStyle w:val="Hyperlink"/>
                    <w:noProof/>
                  </w:rPr>
                </w:rPrChange>
              </w:rPr>
              <w:delText>1.2.8</w:delText>
            </w:r>
            <w:r w:rsidDel="003A603A">
              <w:rPr>
                <w:rFonts w:eastAsiaTheme="minorEastAsia"/>
                <w:noProof/>
                <w:lang w:eastAsia="de-DE"/>
              </w:rPr>
              <w:tab/>
            </w:r>
            <w:r w:rsidRPr="003A603A" w:rsidDel="003A603A">
              <w:rPr>
                <w:noProof/>
                <w:rPrChange w:id="181" w:author="ħʝᵰҩƾҩ ħɣῡƺҩ" w:date="2016-01-04T11:57:00Z">
                  <w:rPr>
                    <w:rStyle w:val="Hyperlink"/>
                    <w:noProof/>
                  </w:rPr>
                </w:rPrChange>
              </w:rPr>
              <w:delText>Einsatzbedingungen</w:delText>
            </w:r>
            <w:r w:rsidDel="003A603A">
              <w:rPr>
                <w:noProof/>
                <w:webHidden/>
              </w:rPr>
              <w:tab/>
              <w:delText>6</w:delText>
            </w:r>
          </w:del>
        </w:p>
        <w:p w14:paraId="6E0CAE1B" w14:textId="77777777" w:rsidR="005E0428" w:rsidDel="003A603A" w:rsidRDefault="005E0428">
          <w:pPr>
            <w:pStyle w:val="Verzeichnis3"/>
            <w:tabs>
              <w:tab w:val="left" w:pos="1320"/>
              <w:tab w:val="right" w:leader="dot" w:pos="9062"/>
            </w:tabs>
            <w:rPr>
              <w:del w:id="182" w:author="ħʝᵰҩƾҩ ħɣῡƺҩ" w:date="2016-01-04T11:57:00Z"/>
              <w:rFonts w:eastAsiaTheme="minorEastAsia"/>
              <w:noProof/>
              <w:lang w:eastAsia="de-DE"/>
            </w:rPr>
          </w:pPr>
          <w:del w:id="183" w:author="ħʝᵰҩƾҩ ħɣῡƺҩ" w:date="2016-01-04T11:57:00Z">
            <w:r w:rsidRPr="003A603A" w:rsidDel="003A603A">
              <w:rPr>
                <w:noProof/>
                <w:rPrChange w:id="184" w:author="ħʝᵰҩƾҩ ħɣῡƺҩ" w:date="2016-01-04T11:57:00Z">
                  <w:rPr>
                    <w:rStyle w:val="Hyperlink"/>
                    <w:noProof/>
                  </w:rPr>
                </w:rPrChange>
              </w:rPr>
              <w:delText>1.2.9</w:delText>
            </w:r>
            <w:r w:rsidDel="003A603A">
              <w:rPr>
                <w:rFonts w:eastAsiaTheme="minorEastAsia"/>
                <w:noProof/>
                <w:lang w:eastAsia="de-DE"/>
              </w:rPr>
              <w:tab/>
            </w:r>
            <w:r w:rsidRPr="003A603A" w:rsidDel="003A603A">
              <w:rPr>
                <w:noProof/>
                <w:rPrChange w:id="185" w:author="ħʝᵰҩƾҩ ħɣῡƺҩ" w:date="2016-01-04T11:57:00Z">
                  <w:rPr>
                    <w:rStyle w:val="Hyperlink"/>
                    <w:noProof/>
                  </w:rPr>
                </w:rPrChange>
              </w:rPr>
              <w:delText>Rechtliches</w:delText>
            </w:r>
            <w:r w:rsidDel="003A603A">
              <w:rPr>
                <w:noProof/>
                <w:webHidden/>
              </w:rPr>
              <w:tab/>
              <w:delText>6</w:delText>
            </w:r>
          </w:del>
        </w:p>
        <w:p w14:paraId="77802C47" w14:textId="77777777" w:rsidR="005E0428" w:rsidDel="003A603A" w:rsidRDefault="005E0428">
          <w:pPr>
            <w:pStyle w:val="Verzeichnis3"/>
            <w:tabs>
              <w:tab w:val="left" w:pos="1320"/>
              <w:tab w:val="right" w:leader="dot" w:pos="9062"/>
            </w:tabs>
            <w:rPr>
              <w:del w:id="186" w:author="ħʝᵰҩƾҩ ħɣῡƺҩ" w:date="2016-01-04T11:57:00Z"/>
              <w:rFonts w:eastAsiaTheme="minorEastAsia"/>
              <w:noProof/>
              <w:lang w:eastAsia="de-DE"/>
            </w:rPr>
          </w:pPr>
          <w:del w:id="187" w:author="ħʝᵰҩƾҩ ħɣῡƺҩ" w:date="2016-01-04T11:57:00Z">
            <w:r w:rsidRPr="003A603A" w:rsidDel="003A603A">
              <w:rPr>
                <w:noProof/>
                <w:rPrChange w:id="188" w:author="ħʝᵰҩƾҩ ħɣῡƺҩ" w:date="2016-01-04T11:57:00Z">
                  <w:rPr>
                    <w:rStyle w:val="Hyperlink"/>
                    <w:noProof/>
                  </w:rPr>
                </w:rPrChange>
              </w:rPr>
              <w:delText>1.2.10</w:delText>
            </w:r>
            <w:r w:rsidDel="003A603A">
              <w:rPr>
                <w:rFonts w:eastAsiaTheme="minorEastAsia"/>
                <w:noProof/>
                <w:lang w:eastAsia="de-DE"/>
              </w:rPr>
              <w:tab/>
            </w:r>
            <w:r w:rsidRPr="003A603A" w:rsidDel="003A603A">
              <w:rPr>
                <w:noProof/>
                <w:rPrChange w:id="189" w:author="ħʝᵰҩƾҩ ħɣῡƺҩ" w:date="2016-01-04T11:57:00Z">
                  <w:rPr>
                    <w:rStyle w:val="Hyperlink"/>
                    <w:noProof/>
                  </w:rPr>
                </w:rPrChange>
              </w:rPr>
              <w:delText>Vorkenntnisse</w:delText>
            </w:r>
            <w:r w:rsidDel="003A603A">
              <w:rPr>
                <w:noProof/>
                <w:webHidden/>
              </w:rPr>
              <w:tab/>
              <w:delText>6</w:delText>
            </w:r>
          </w:del>
        </w:p>
        <w:p w14:paraId="0B2FA458" w14:textId="77777777" w:rsidR="005E0428" w:rsidDel="003A603A" w:rsidRDefault="005E0428">
          <w:pPr>
            <w:pStyle w:val="Verzeichnis3"/>
            <w:tabs>
              <w:tab w:val="left" w:pos="1320"/>
              <w:tab w:val="right" w:leader="dot" w:pos="9062"/>
            </w:tabs>
            <w:rPr>
              <w:del w:id="190" w:author="ħʝᵰҩƾҩ ħɣῡƺҩ" w:date="2016-01-04T11:57:00Z"/>
              <w:rFonts w:eastAsiaTheme="minorEastAsia"/>
              <w:noProof/>
              <w:lang w:eastAsia="de-DE"/>
            </w:rPr>
          </w:pPr>
          <w:del w:id="191" w:author="ħʝᵰҩƾҩ ħɣῡƺҩ" w:date="2016-01-04T11:57:00Z">
            <w:r w:rsidRPr="003A603A" w:rsidDel="003A603A">
              <w:rPr>
                <w:noProof/>
                <w:rPrChange w:id="192" w:author="ħʝᵰҩƾҩ ħɣῡƺҩ" w:date="2016-01-04T11:57:00Z">
                  <w:rPr>
                    <w:rStyle w:val="Hyperlink"/>
                    <w:noProof/>
                  </w:rPr>
                </w:rPrChange>
              </w:rPr>
              <w:delText>1.2.11</w:delText>
            </w:r>
            <w:r w:rsidDel="003A603A">
              <w:rPr>
                <w:rFonts w:eastAsiaTheme="minorEastAsia"/>
                <w:noProof/>
                <w:lang w:eastAsia="de-DE"/>
              </w:rPr>
              <w:tab/>
            </w:r>
            <w:r w:rsidRPr="003A603A" w:rsidDel="003A603A">
              <w:rPr>
                <w:noProof/>
                <w:rPrChange w:id="193" w:author="ħʝᵰҩƾҩ ħɣῡƺҩ" w:date="2016-01-04T11:57:00Z">
                  <w:rPr>
                    <w:rStyle w:val="Hyperlink"/>
                    <w:noProof/>
                  </w:rPr>
                </w:rPrChange>
              </w:rPr>
              <w:delText>Einschränkungen</w:delText>
            </w:r>
            <w:r w:rsidDel="003A603A">
              <w:rPr>
                <w:noProof/>
                <w:webHidden/>
              </w:rPr>
              <w:tab/>
              <w:delText>6</w:delText>
            </w:r>
          </w:del>
        </w:p>
        <w:p w14:paraId="3DC083E2" w14:textId="77777777" w:rsidR="005E0428" w:rsidDel="003A603A" w:rsidRDefault="005E0428">
          <w:pPr>
            <w:pStyle w:val="Verzeichnis2"/>
            <w:tabs>
              <w:tab w:val="left" w:pos="660"/>
              <w:tab w:val="right" w:leader="dot" w:pos="9062"/>
            </w:tabs>
            <w:rPr>
              <w:del w:id="194" w:author="ħʝᵰҩƾҩ ħɣῡƺҩ" w:date="2016-01-04T11:57:00Z"/>
              <w:rFonts w:eastAsiaTheme="minorEastAsia"/>
              <w:noProof/>
              <w:lang w:eastAsia="de-DE"/>
            </w:rPr>
          </w:pPr>
          <w:del w:id="195" w:author="ħʝᵰҩƾҩ ħɣῡƺҩ" w:date="2016-01-04T11:57:00Z">
            <w:r w:rsidDel="003A603A">
              <w:rPr>
                <w:rFonts w:eastAsiaTheme="minorEastAsia"/>
                <w:noProof/>
                <w:lang w:eastAsia="de-DE"/>
              </w:rPr>
              <w:tab/>
            </w:r>
            <w:r w:rsidRPr="003A603A" w:rsidDel="003A603A">
              <w:rPr>
                <w:noProof/>
                <w:rPrChange w:id="196" w:author="ħʝᵰҩƾҩ ħɣῡƺҩ" w:date="2016-01-04T11:57:00Z">
                  <w:rPr>
                    <w:rStyle w:val="Hyperlink"/>
                    <w:noProof/>
                  </w:rPr>
                </w:rPrChange>
              </w:rPr>
              <w:delText>Meilensteine</w:delText>
            </w:r>
            <w:r w:rsidDel="003A603A">
              <w:rPr>
                <w:noProof/>
                <w:webHidden/>
              </w:rPr>
              <w:tab/>
              <w:delText>6</w:delText>
            </w:r>
          </w:del>
        </w:p>
        <w:p w14:paraId="1D904C9F" w14:textId="77777777" w:rsidR="005E0428" w:rsidDel="003A603A" w:rsidRDefault="005E0428">
          <w:pPr>
            <w:pStyle w:val="Verzeichnis2"/>
            <w:tabs>
              <w:tab w:val="right" w:leader="dot" w:pos="9062"/>
            </w:tabs>
            <w:rPr>
              <w:del w:id="197" w:author="ħʝᵰҩƾҩ ħɣῡƺҩ" w:date="2016-01-04T11:57:00Z"/>
              <w:rFonts w:eastAsiaTheme="minorEastAsia"/>
              <w:noProof/>
              <w:lang w:eastAsia="de-DE"/>
            </w:rPr>
          </w:pPr>
          <w:del w:id="198" w:author="ħʝᵰҩƾҩ ħɣῡƺҩ" w:date="2016-01-04T11:57:00Z">
            <w:r w:rsidRPr="003A603A" w:rsidDel="003A603A">
              <w:rPr>
                <w:i/>
                <w:iCs/>
                <w:noProof/>
                <w:rPrChange w:id="199" w:author="ħʝᵰҩƾҩ ħɣῡƺҩ" w:date="2016-01-04T11:57:00Z">
                  <w:rPr>
                    <w:rStyle w:val="Hyperlink"/>
                    <w:i/>
                    <w:iCs/>
                    <w:noProof/>
                  </w:rPr>
                </w:rPrChange>
              </w:rPr>
              <w:delText>1.3</w:delText>
            </w:r>
            <w:r w:rsidDel="003A603A">
              <w:rPr>
                <w:noProof/>
                <w:webHidden/>
              </w:rPr>
              <w:tab/>
              <w:delText>6</w:delText>
            </w:r>
          </w:del>
        </w:p>
        <w:p w14:paraId="43D8293B" w14:textId="77777777" w:rsidR="005E0428" w:rsidDel="003A603A" w:rsidRDefault="005E0428">
          <w:pPr>
            <w:pStyle w:val="Verzeichnis1"/>
            <w:tabs>
              <w:tab w:val="left" w:pos="440"/>
              <w:tab w:val="right" w:leader="dot" w:pos="9062"/>
            </w:tabs>
            <w:rPr>
              <w:del w:id="200" w:author="ħʝᵰҩƾҩ ħɣῡƺҩ" w:date="2016-01-04T11:57:00Z"/>
              <w:rFonts w:eastAsiaTheme="minorEastAsia"/>
              <w:noProof/>
              <w:lang w:eastAsia="de-DE"/>
            </w:rPr>
          </w:pPr>
          <w:del w:id="201" w:author="ħʝᵰҩƾҩ ħɣῡƺҩ" w:date="2016-01-04T11:57:00Z">
            <w:r w:rsidRPr="003A603A" w:rsidDel="003A603A">
              <w:rPr>
                <w:noProof/>
                <w:rPrChange w:id="202" w:author="ħʝᵰҩƾҩ ħɣῡƺҩ" w:date="2016-01-04T11:57:00Z">
                  <w:rPr>
                    <w:rStyle w:val="Hyperlink"/>
                    <w:noProof/>
                  </w:rPr>
                </w:rPrChange>
              </w:rPr>
              <w:delText>2</w:delText>
            </w:r>
            <w:r w:rsidDel="003A603A">
              <w:rPr>
                <w:rFonts w:eastAsiaTheme="minorEastAsia"/>
                <w:noProof/>
                <w:lang w:eastAsia="de-DE"/>
              </w:rPr>
              <w:tab/>
            </w:r>
            <w:r w:rsidRPr="003A603A" w:rsidDel="003A603A">
              <w:rPr>
                <w:noProof/>
                <w:rPrChange w:id="203" w:author="ħʝᵰҩƾҩ ħɣῡƺҩ" w:date="2016-01-04T11:57:00Z">
                  <w:rPr>
                    <w:rStyle w:val="Hyperlink"/>
                    <w:noProof/>
                  </w:rPr>
                </w:rPrChange>
              </w:rPr>
              <w:delText>Organisation</w:delText>
            </w:r>
            <w:r w:rsidDel="003A603A">
              <w:rPr>
                <w:noProof/>
                <w:webHidden/>
              </w:rPr>
              <w:tab/>
              <w:delText>6</w:delText>
            </w:r>
          </w:del>
        </w:p>
        <w:p w14:paraId="56B2A27C" w14:textId="77777777" w:rsidR="005E0428" w:rsidDel="003A603A" w:rsidRDefault="005E0428">
          <w:pPr>
            <w:pStyle w:val="Verzeichnis2"/>
            <w:tabs>
              <w:tab w:val="left" w:pos="880"/>
              <w:tab w:val="right" w:leader="dot" w:pos="9062"/>
            </w:tabs>
            <w:rPr>
              <w:del w:id="204" w:author="ħʝᵰҩƾҩ ħɣῡƺҩ" w:date="2016-01-04T11:57:00Z"/>
              <w:rFonts w:eastAsiaTheme="minorEastAsia"/>
              <w:noProof/>
              <w:lang w:eastAsia="de-DE"/>
            </w:rPr>
          </w:pPr>
          <w:del w:id="205" w:author="ħʝᵰҩƾҩ ħɣῡƺҩ" w:date="2016-01-04T11:57:00Z">
            <w:r w:rsidRPr="003A603A" w:rsidDel="003A603A">
              <w:rPr>
                <w:noProof/>
                <w:rPrChange w:id="206" w:author="ħʝᵰҩƾҩ ħɣῡƺҩ" w:date="2016-01-04T11:57:00Z">
                  <w:rPr>
                    <w:rStyle w:val="Hyperlink"/>
                    <w:noProof/>
                  </w:rPr>
                </w:rPrChange>
              </w:rPr>
              <w:delText>2.1</w:delText>
            </w:r>
            <w:r w:rsidDel="003A603A">
              <w:rPr>
                <w:rFonts w:eastAsiaTheme="minorEastAsia"/>
                <w:noProof/>
                <w:lang w:eastAsia="de-DE"/>
              </w:rPr>
              <w:tab/>
            </w:r>
            <w:r w:rsidRPr="003A603A" w:rsidDel="003A603A">
              <w:rPr>
                <w:noProof/>
                <w:rPrChange w:id="207" w:author="ħʝᵰҩƾҩ ħɣῡƺҩ" w:date="2016-01-04T11:57:00Z">
                  <w:rPr>
                    <w:rStyle w:val="Hyperlink"/>
                    <w:noProof/>
                  </w:rPr>
                </w:rPrChange>
              </w:rPr>
              <w:delText>Aufbauorganisation</w:delText>
            </w:r>
            <w:r w:rsidDel="003A603A">
              <w:rPr>
                <w:noProof/>
                <w:webHidden/>
              </w:rPr>
              <w:tab/>
              <w:delText>6</w:delText>
            </w:r>
          </w:del>
        </w:p>
        <w:p w14:paraId="1E105806" w14:textId="77777777" w:rsidR="005E0428" w:rsidDel="003A603A" w:rsidRDefault="005E0428">
          <w:pPr>
            <w:pStyle w:val="Verzeichnis3"/>
            <w:tabs>
              <w:tab w:val="left" w:pos="1320"/>
              <w:tab w:val="right" w:leader="dot" w:pos="9062"/>
            </w:tabs>
            <w:rPr>
              <w:del w:id="208" w:author="ħʝᵰҩƾҩ ħɣῡƺҩ" w:date="2016-01-04T11:57:00Z"/>
              <w:rFonts w:eastAsiaTheme="minorEastAsia"/>
              <w:noProof/>
              <w:lang w:eastAsia="de-DE"/>
            </w:rPr>
          </w:pPr>
          <w:del w:id="209" w:author="ħʝᵰҩƾҩ ħɣῡƺҩ" w:date="2016-01-04T11:57:00Z">
            <w:r w:rsidRPr="003A603A" w:rsidDel="003A603A">
              <w:rPr>
                <w:noProof/>
                <w:rPrChange w:id="210" w:author="ħʝᵰҩƾҩ ħɣῡƺҩ" w:date="2016-01-04T11:57:00Z">
                  <w:rPr>
                    <w:rStyle w:val="Hyperlink"/>
                    <w:noProof/>
                  </w:rPr>
                </w:rPrChange>
              </w:rPr>
              <w:delText>2.1.1</w:delText>
            </w:r>
            <w:r w:rsidDel="003A603A">
              <w:rPr>
                <w:rFonts w:eastAsiaTheme="minorEastAsia"/>
                <w:noProof/>
                <w:lang w:eastAsia="de-DE"/>
              </w:rPr>
              <w:tab/>
            </w:r>
            <w:r w:rsidRPr="003A603A" w:rsidDel="003A603A">
              <w:rPr>
                <w:noProof/>
                <w:rPrChange w:id="211" w:author="ħʝᵰҩƾҩ ħɣῡƺҩ" w:date="2016-01-04T11:57:00Z">
                  <w:rPr>
                    <w:rStyle w:val="Hyperlink"/>
                    <w:noProof/>
                  </w:rPr>
                </w:rPrChange>
              </w:rPr>
              <w:delText>Projekt Hierarchie</w:delText>
            </w:r>
            <w:r w:rsidDel="003A603A">
              <w:rPr>
                <w:noProof/>
                <w:webHidden/>
              </w:rPr>
              <w:tab/>
              <w:delText>6</w:delText>
            </w:r>
          </w:del>
        </w:p>
        <w:p w14:paraId="740DA403" w14:textId="77777777" w:rsidR="005E0428" w:rsidDel="003A603A" w:rsidRDefault="005E0428">
          <w:pPr>
            <w:pStyle w:val="Verzeichnis3"/>
            <w:tabs>
              <w:tab w:val="left" w:pos="1320"/>
              <w:tab w:val="right" w:leader="dot" w:pos="9062"/>
            </w:tabs>
            <w:rPr>
              <w:del w:id="212" w:author="ħʝᵰҩƾҩ ħɣῡƺҩ" w:date="2016-01-04T11:57:00Z"/>
              <w:rFonts w:eastAsiaTheme="minorEastAsia"/>
              <w:noProof/>
              <w:lang w:eastAsia="de-DE"/>
            </w:rPr>
          </w:pPr>
          <w:del w:id="213" w:author="ħʝᵰҩƾҩ ħɣῡƺҩ" w:date="2016-01-04T11:57:00Z">
            <w:r w:rsidRPr="003A603A" w:rsidDel="003A603A">
              <w:rPr>
                <w:noProof/>
                <w:rPrChange w:id="214" w:author="ħʝᵰҩƾҩ ħɣῡƺҩ" w:date="2016-01-04T11:57:00Z">
                  <w:rPr>
                    <w:rStyle w:val="Hyperlink"/>
                    <w:noProof/>
                  </w:rPr>
                </w:rPrChange>
              </w:rPr>
              <w:delText>2.1.2</w:delText>
            </w:r>
            <w:r w:rsidDel="003A603A">
              <w:rPr>
                <w:rFonts w:eastAsiaTheme="minorEastAsia"/>
                <w:noProof/>
                <w:lang w:eastAsia="de-DE"/>
              </w:rPr>
              <w:tab/>
            </w:r>
            <w:r w:rsidRPr="003A603A" w:rsidDel="003A603A">
              <w:rPr>
                <w:noProof/>
                <w:rPrChange w:id="215" w:author="ħʝᵰҩƾҩ ħɣῡƺҩ" w:date="2016-01-04T11:57:00Z">
                  <w:rPr>
                    <w:rStyle w:val="Hyperlink"/>
                    <w:noProof/>
                  </w:rPr>
                </w:rPrChange>
              </w:rPr>
              <w:delText>Taskforces</w:delText>
            </w:r>
            <w:r w:rsidDel="003A603A">
              <w:rPr>
                <w:noProof/>
                <w:webHidden/>
              </w:rPr>
              <w:tab/>
              <w:delText>8</w:delText>
            </w:r>
          </w:del>
        </w:p>
        <w:p w14:paraId="4A59EC05" w14:textId="77777777" w:rsidR="005E0428" w:rsidDel="003A603A" w:rsidRDefault="005E0428">
          <w:pPr>
            <w:pStyle w:val="Verzeichnis2"/>
            <w:tabs>
              <w:tab w:val="left" w:pos="880"/>
              <w:tab w:val="right" w:leader="dot" w:pos="9062"/>
            </w:tabs>
            <w:rPr>
              <w:del w:id="216" w:author="ħʝᵰҩƾҩ ħɣῡƺҩ" w:date="2016-01-04T11:57:00Z"/>
              <w:rFonts w:eastAsiaTheme="minorEastAsia"/>
              <w:noProof/>
              <w:lang w:eastAsia="de-DE"/>
            </w:rPr>
          </w:pPr>
          <w:del w:id="217" w:author="ħʝᵰҩƾҩ ħɣῡƺҩ" w:date="2016-01-04T11:57:00Z">
            <w:r w:rsidRPr="003A603A" w:rsidDel="003A603A">
              <w:rPr>
                <w:noProof/>
                <w:rPrChange w:id="218" w:author="ħʝᵰҩƾҩ ħɣῡƺҩ" w:date="2016-01-04T11:57:00Z">
                  <w:rPr>
                    <w:rStyle w:val="Hyperlink"/>
                    <w:noProof/>
                  </w:rPr>
                </w:rPrChange>
              </w:rPr>
              <w:delText>2.2</w:delText>
            </w:r>
            <w:r w:rsidDel="003A603A">
              <w:rPr>
                <w:rFonts w:eastAsiaTheme="minorEastAsia"/>
                <w:noProof/>
                <w:lang w:eastAsia="de-DE"/>
              </w:rPr>
              <w:tab/>
            </w:r>
            <w:r w:rsidRPr="003A603A" w:rsidDel="003A603A">
              <w:rPr>
                <w:noProof/>
                <w:rPrChange w:id="219" w:author="ħʝᵰҩƾҩ ħɣῡƺҩ" w:date="2016-01-04T11:57:00Z">
                  <w:rPr>
                    <w:rStyle w:val="Hyperlink"/>
                    <w:noProof/>
                  </w:rPr>
                </w:rPrChange>
              </w:rPr>
              <w:delText>Skillsheet</w:delText>
            </w:r>
            <w:r w:rsidDel="003A603A">
              <w:rPr>
                <w:noProof/>
                <w:webHidden/>
              </w:rPr>
              <w:tab/>
              <w:delText>9</w:delText>
            </w:r>
          </w:del>
        </w:p>
        <w:p w14:paraId="76C04911" w14:textId="77777777" w:rsidR="005E0428" w:rsidDel="003A603A" w:rsidRDefault="005E0428">
          <w:pPr>
            <w:pStyle w:val="Verzeichnis1"/>
            <w:tabs>
              <w:tab w:val="left" w:pos="440"/>
              <w:tab w:val="right" w:leader="dot" w:pos="9062"/>
            </w:tabs>
            <w:rPr>
              <w:del w:id="220" w:author="ħʝᵰҩƾҩ ħɣῡƺҩ" w:date="2016-01-04T11:57:00Z"/>
              <w:rFonts w:eastAsiaTheme="minorEastAsia"/>
              <w:noProof/>
              <w:lang w:eastAsia="de-DE"/>
            </w:rPr>
          </w:pPr>
          <w:del w:id="221" w:author="ħʝᵰҩƾҩ ħɣῡƺҩ" w:date="2016-01-04T11:57:00Z">
            <w:r w:rsidRPr="003A603A" w:rsidDel="003A603A">
              <w:rPr>
                <w:noProof/>
                <w:rPrChange w:id="222" w:author="ħʝᵰҩƾҩ ħɣῡƺҩ" w:date="2016-01-04T11:57:00Z">
                  <w:rPr>
                    <w:rStyle w:val="Hyperlink"/>
                    <w:noProof/>
                  </w:rPr>
                </w:rPrChange>
              </w:rPr>
              <w:delText>3</w:delText>
            </w:r>
            <w:r w:rsidDel="003A603A">
              <w:rPr>
                <w:rFonts w:eastAsiaTheme="minorEastAsia"/>
                <w:noProof/>
                <w:lang w:eastAsia="de-DE"/>
              </w:rPr>
              <w:tab/>
            </w:r>
            <w:r w:rsidRPr="003A603A" w:rsidDel="003A603A">
              <w:rPr>
                <w:noProof/>
                <w:rPrChange w:id="223" w:author="ħʝᵰҩƾҩ ħɣῡƺҩ" w:date="2016-01-04T11:57:00Z">
                  <w:rPr>
                    <w:rStyle w:val="Hyperlink"/>
                    <w:noProof/>
                  </w:rPr>
                </w:rPrChange>
              </w:rPr>
              <w:delText>Ablaufsteuerung</w:delText>
            </w:r>
            <w:r w:rsidDel="003A603A">
              <w:rPr>
                <w:noProof/>
                <w:webHidden/>
              </w:rPr>
              <w:tab/>
              <w:delText>10</w:delText>
            </w:r>
          </w:del>
        </w:p>
        <w:p w14:paraId="49BFF56E" w14:textId="77777777" w:rsidR="005E0428" w:rsidDel="003A603A" w:rsidRDefault="005E0428">
          <w:pPr>
            <w:pStyle w:val="Verzeichnis2"/>
            <w:tabs>
              <w:tab w:val="left" w:pos="880"/>
              <w:tab w:val="right" w:leader="dot" w:pos="9062"/>
            </w:tabs>
            <w:rPr>
              <w:del w:id="224" w:author="ħʝᵰҩƾҩ ħɣῡƺҩ" w:date="2016-01-04T11:57:00Z"/>
              <w:rFonts w:eastAsiaTheme="minorEastAsia"/>
              <w:noProof/>
              <w:lang w:eastAsia="de-DE"/>
            </w:rPr>
          </w:pPr>
          <w:del w:id="225" w:author="ħʝᵰҩƾҩ ħɣῡƺҩ" w:date="2016-01-04T11:57:00Z">
            <w:r w:rsidRPr="003A603A" w:rsidDel="003A603A">
              <w:rPr>
                <w:noProof/>
                <w:rPrChange w:id="226" w:author="ħʝᵰҩƾҩ ħɣῡƺҩ" w:date="2016-01-04T11:57:00Z">
                  <w:rPr>
                    <w:rStyle w:val="Hyperlink"/>
                    <w:noProof/>
                  </w:rPr>
                </w:rPrChange>
              </w:rPr>
              <w:delText>3.1</w:delText>
            </w:r>
            <w:r w:rsidDel="003A603A">
              <w:rPr>
                <w:rFonts w:eastAsiaTheme="minorEastAsia"/>
                <w:noProof/>
                <w:lang w:eastAsia="de-DE"/>
              </w:rPr>
              <w:tab/>
            </w:r>
            <w:r w:rsidRPr="003A603A" w:rsidDel="003A603A">
              <w:rPr>
                <w:noProof/>
                <w:rPrChange w:id="227" w:author="ħʝᵰҩƾҩ ħɣῡƺҩ" w:date="2016-01-04T11:57:00Z">
                  <w:rPr>
                    <w:rStyle w:val="Hyperlink"/>
                    <w:noProof/>
                  </w:rPr>
                </w:rPrChange>
              </w:rPr>
              <w:delText>Phasenmodell</w:delText>
            </w:r>
            <w:r w:rsidDel="003A603A">
              <w:rPr>
                <w:noProof/>
                <w:webHidden/>
              </w:rPr>
              <w:tab/>
              <w:delText>10</w:delText>
            </w:r>
          </w:del>
        </w:p>
        <w:p w14:paraId="6437584C" w14:textId="77777777" w:rsidR="005E0428" w:rsidDel="003A603A" w:rsidRDefault="005E0428">
          <w:pPr>
            <w:pStyle w:val="Verzeichnis3"/>
            <w:tabs>
              <w:tab w:val="left" w:pos="1320"/>
              <w:tab w:val="right" w:leader="dot" w:pos="9062"/>
            </w:tabs>
            <w:rPr>
              <w:del w:id="228" w:author="ħʝᵰҩƾҩ ħɣῡƺҩ" w:date="2016-01-04T11:57:00Z"/>
              <w:rFonts w:eastAsiaTheme="minorEastAsia"/>
              <w:noProof/>
              <w:lang w:eastAsia="de-DE"/>
            </w:rPr>
          </w:pPr>
          <w:del w:id="229" w:author="ħʝᵰҩƾҩ ħɣῡƺҩ" w:date="2016-01-04T11:57:00Z">
            <w:r w:rsidRPr="003A603A" w:rsidDel="003A603A">
              <w:rPr>
                <w:noProof/>
                <w:rPrChange w:id="230" w:author="ħʝᵰҩƾҩ ħɣῡƺҩ" w:date="2016-01-04T11:57:00Z">
                  <w:rPr>
                    <w:rStyle w:val="Hyperlink"/>
                    <w:noProof/>
                  </w:rPr>
                </w:rPrChange>
              </w:rPr>
              <w:delText>3.1.1</w:delText>
            </w:r>
            <w:r w:rsidDel="003A603A">
              <w:rPr>
                <w:rFonts w:eastAsiaTheme="minorEastAsia"/>
                <w:noProof/>
                <w:lang w:eastAsia="de-DE"/>
              </w:rPr>
              <w:tab/>
            </w:r>
            <w:r w:rsidRPr="003A603A" w:rsidDel="003A603A">
              <w:rPr>
                <w:noProof/>
                <w:rPrChange w:id="231" w:author="ħʝᵰҩƾҩ ħɣῡƺҩ" w:date="2016-01-04T11:57:00Z">
                  <w:rPr>
                    <w:rStyle w:val="Hyperlink"/>
                    <w:noProof/>
                  </w:rPr>
                </w:rPrChange>
              </w:rPr>
              <w:delText>Erste Planung</w:delText>
            </w:r>
            <w:r w:rsidDel="003A603A">
              <w:rPr>
                <w:noProof/>
                <w:webHidden/>
              </w:rPr>
              <w:tab/>
              <w:delText>10</w:delText>
            </w:r>
          </w:del>
        </w:p>
        <w:p w14:paraId="3A43458F" w14:textId="77777777" w:rsidR="005E0428" w:rsidDel="003A603A" w:rsidRDefault="005E0428">
          <w:pPr>
            <w:pStyle w:val="Verzeichnis3"/>
            <w:tabs>
              <w:tab w:val="left" w:pos="1320"/>
              <w:tab w:val="right" w:leader="dot" w:pos="9062"/>
            </w:tabs>
            <w:rPr>
              <w:del w:id="232" w:author="ħʝᵰҩƾҩ ħɣῡƺҩ" w:date="2016-01-04T11:57:00Z"/>
              <w:rFonts w:eastAsiaTheme="minorEastAsia"/>
              <w:noProof/>
              <w:lang w:eastAsia="de-DE"/>
            </w:rPr>
          </w:pPr>
          <w:del w:id="233" w:author="ħʝᵰҩƾҩ ħɣῡƺҩ" w:date="2016-01-04T11:57:00Z">
            <w:r w:rsidRPr="003A603A" w:rsidDel="003A603A">
              <w:rPr>
                <w:noProof/>
                <w:rPrChange w:id="234" w:author="ħʝᵰҩƾҩ ħɣῡƺҩ" w:date="2016-01-04T11:57:00Z">
                  <w:rPr>
                    <w:rStyle w:val="Hyperlink"/>
                    <w:noProof/>
                  </w:rPr>
                </w:rPrChange>
              </w:rPr>
              <w:delText>3.1.2</w:delText>
            </w:r>
            <w:r w:rsidDel="003A603A">
              <w:rPr>
                <w:rFonts w:eastAsiaTheme="minorEastAsia"/>
                <w:noProof/>
                <w:lang w:eastAsia="de-DE"/>
              </w:rPr>
              <w:tab/>
            </w:r>
            <w:r w:rsidRPr="003A603A" w:rsidDel="003A603A">
              <w:rPr>
                <w:noProof/>
                <w:rPrChange w:id="235" w:author="ħʝᵰҩƾҩ ħɣῡƺҩ" w:date="2016-01-04T11:57:00Z">
                  <w:rPr>
                    <w:rStyle w:val="Hyperlink"/>
                    <w:noProof/>
                  </w:rPr>
                </w:rPrChange>
              </w:rPr>
              <w:delText>Zweite Planung</w:delText>
            </w:r>
            <w:r w:rsidDel="003A603A">
              <w:rPr>
                <w:noProof/>
                <w:webHidden/>
              </w:rPr>
              <w:tab/>
              <w:delText>10</w:delText>
            </w:r>
          </w:del>
        </w:p>
        <w:p w14:paraId="41D052A5" w14:textId="77777777" w:rsidR="005E0428" w:rsidDel="003A603A" w:rsidRDefault="005E0428">
          <w:pPr>
            <w:pStyle w:val="Verzeichnis2"/>
            <w:tabs>
              <w:tab w:val="left" w:pos="880"/>
              <w:tab w:val="right" w:leader="dot" w:pos="9062"/>
            </w:tabs>
            <w:rPr>
              <w:del w:id="236" w:author="ħʝᵰҩƾҩ ħɣῡƺҩ" w:date="2016-01-04T11:57:00Z"/>
              <w:rFonts w:eastAsiaTheme="minorEastAsia"/>
              <w:noProof/>
              <w:lang w:eastAsia="de-DE"/>
            </w:rPr>
          </w:pPr>
          <w:del w:id="237" w:author="ħʝᵰҩƾҩ ħɣῡƺҩ" w:date="2016-01-04T11:57:00Z">
            <w:r w:rsidRPr="003A603A" w:rsidDel="003A603A">
              <w:rPr>
                <w:noProof/>
                <w:rPrChange w:id="238" w:author="ħʝᵰҩƾҩ ħɣῡƺҩ" w:date="2016-01-04T11:57:00Z">
                  <w:rPr>
                    <w:rStyle w:val="Hyperlink"/>
                    <w:noProof/>
                  </w:rPr>
                </w:rPrChange>
              </w:rPr>
              <w:delText>3.2</w:delText>
            </w:r>
            <w:r w:rsidDel="003A603A">
              <w:rPr>
                <w:rFonts w:eastAsiaTheme="minorEastAsia"/>
                <w:noProof/>
                <w:lang w:eastAsia="de-DE"/>
              </w:rPr>
              <w:tab/>
            </w:r>
            <w:r w:rsidRPr="003A603A" w:rsidDel="003A603A">
              <w:rPr>
                <w:noProof/>
                <w:rPrChange w:id="239" w:author="ħʝᵰҩƾҩ ħɣῡƺҩ" w:date="2016-01-04T11:57:00Z">
                  <w:rPr>
                    <w:rStyle w:val="Hyperlink"/>
                    <w:noProof/>
                  </w:rPr>
                </w:rPrChange>
              </w:rPr>
              <w:delText>Scrum</w:delText>
            </w:r>
            <w:r w:rsidDel="003A603A">
              <w:rPr>
                <w:noProof/>
                <w:webHidden/>
              </w:rPr>
              <w:tab/>
              <w:delText>11</w:delText>
            </w:r>
          </w:del>
        </w:p>
        <w:p w14:paraId="6FFF59A8" w14:textId="77777777" w:rsidR="005E0428" w:rsidDel="003A603A" w:rsidRDefault="005E0428">
          <w:pPr>
            <w:pStyle w:val="Verzeichnis3"/>
            <w:tabs>
              <w:tab w:val="left" w:pos="1320"/>
              <w:tab w:val="right" w:leader="dot" w:pos="9062"/>
            </w:tabs>
            <w:rPr>
              <w:del w:id="240" w:author="ħʝᵰҩƾҩ ħɣῡƺҩ" w:date="2016-01-04T11:57:00Z"/>
              <w:rFonts w:eastAsiaTheme="minorEastAsia"/>
              <w:noProof/>
              <w:lang w:eastAsia="de-DE"/>
            </w:rPr>
          </w:pPr>
          <w:del w:id="241" w:author="ħʝᵰҩƾҩ ħɣῡƺҩ" w:date="2016-01-04T11:57:00Z">
            <w:r w:rsidRPr="003A603A" w:rsidDel="003A603A">
              <w:rPr>
                <w:noProof/>
                <w:rPrChange w:id="242" w:author="ħʝᵰҩƾҩ ħɣῡƺҩ" w:date="2016-01-04T11:57:00Z">
                  <w:rPr>
                    <w:rStyle w:val="Hyperlink"/>
                    <w:noProof/>
                  </w:rPr>
                </w:rPrChange>
              </w:rPr>
              <w:delText>3.2.1</w:delText>
            </w:r>
            <w:r w:rsidDel="003A603A">
              <w:rPr>
                <w:rFonts w:eastAsiaTheme="minorEastAsia"/>
                <w:noProof/>
                <w:lang w:eastAsia="de-DE"/>
              </w:rPr>
              <w:tab/>
            </w:r>
            <w:r w:rsidRPr="003A603A" w:rsidDel="003A603A">
              <w:rPr>
                <w:noProof/>
                <w:rPrChange w:id="243" w:author="ħʝᵰҩƾҩ ħɣῡƺҩ" w:date="2016-01-04T11:57:00Z">
                  <w:rPr>
                    <w:rStyle w:val="Hyperlink"/>
                    <w:noProof/>
                  </w:rPr>
                </w:rPrChange>
              </w:rPr>
              <w:delText>Scrum im Projekt</w:delText>
            </w:r>
            <w:r w:rsidDel="003A603A">
              <w:rPr>
                <w:noProof/>
                <w:webHidden/>
              </w:rPr>
              <w:tab/>
              <w:delText>11</w:delText>
            </w:r>
          </w:del>
        </w:p>
        <w:p w14:paraId="321F7A71" w14:textId="77777777" w:rsidR="005E0428" w:rsidDel="003A603A" w:rsidRDefault="005E0428">
          <w:pPr>
            <w:pStyle w:val="Verzeichnis2"/>
            <w:tabs>
              <w:tab w:val="left" w:pos="880"/>
              <w:tab w:val="right" w:leader="dot" w:pos="9062"/>
            </w:tabs>
            <w:rPr>
              <w:del w:id="244" w:author="ħʝᵰҩƾҩ ħɣῡƺҩ" w:date="2016-01-04T11:57:00Z"/>
              <w:rFonts w:eastAsiaTheme="minorEastAsia"/>
              <w:noProof/>
              <w:lang w:eastAsia="de-DE"/>
            </w:rPr>
          </w:pPr>
          <w:del w:id="245" w:author="ħʝᵰҩƾҩ ħɣῡƺҩ" w:date="2016-01-04T11:57:00Z">
            <w:r w:rsidRPr="003A603A" w:rsidDel="003A603A">
              <w:rPr>
                <w:noProof/>
                <w:rPrChange w:id="246" w:author="ħʝᵰҩƾҩ ħɣῡƺҩ" w:date="2016-01-04T11:57:00Z">
                  <w:rPr>
                    <w:rStyle w:val="Hyperlink"/>
                    <w:noProof/>
                  </w:rPr>
                </w:rPrChange>
              </w:rPr>
              <w:delText>3.3</w:delText>
            </w:r>
            <w:r w:rsidDel="003A603A">
              <w:rPr>
                <w:rFonts w:eastAsiaTheme="minorEastAsia"/>
                <w:noProof/>
                <w:lang w:eastAsia="de-DE"/>
              </w:rPr>
              <w:tab/>
            </w:r>
            <w:r w:rsidRPr="003A603A" w:rsidDel="003A603A">
              <w:rPr>
                <w:noProof/>
                <w:rPrChange w:id="247" w:author="ħʝᵰҩƾҩ ħɣῡƺҩ" w:date="2016-01-04T11:57:00Z">
                  <w:rPr>
                    <w:rStyle w:val="Hyperlink"/>
                    <w:noProof/>
                  </w:rPr>
                </w:rPrChange>
              </w:rPr>
              <w:delText>Extreme Programming</w:delText>
            </w:r>
            <w:r w:rsidDel="003A603A">
              <w:rPr>
                <w:noProof/>
                <w:webHidden/>
              </w:rPr>
              <w:tab/>
              <w:delText>12</w:delText>
            </w:r>
          </w:del>
        </w:p>
        <w:p w14:paraId="7CA916FD" w14:textId="77777777" w:rsidR="005E0428" w:rsidDel="003A603A" w:rsidRDefault="005E0428">
          <w:pPr>
            <w:pStyle w:val="Verzeichnis1"/>
            <w:tabs>
              <w:tab w:val="left" w:pos="440"/>
              <w:tab w:val="right" w:leader="dot" w:pos="9062"/>
            </w:tabs>
            <w:rPr>
              <w:del w:id="248" w:author="ħʝᵰҩƾҩ ħɣῡƺҩ" w:date="2016-01-04T11:57:00Z"/>
              <w:rFonts w:eastAsiaTheme="minorEastAsia"/>
              <w:noProof/>
              <w:lang w:eastAsia="de-DE"/>
            </w:rPr>
          </w:pPr>
          <w:del w:id="249" w:author="ħʝᵰҩƾҩ ħɣῡƺҩ" w:date="2016-01-04T11:57:00Z">
            <w:r w:rsidRPr="003A603A" w:rsidDel="003A603A">
              <w:rPr>
                <w:noProof/>
                <w:rPrChange w:id="250" w:author="ħʝᵰҩƾҩ ħɣῡƺҩ" w:date="2016-01-04T11:57:00Z">
                  <w:rPr>
                    <w:rStyle w:val="Hyperlink"/>
                    <w:noProof/>
                  </w:rPr>
                </w:rPrChange>
              </w:rPr>
              <w:delText>4</w:delText>
            </w:r>
            <w:r w:rsidDel="003A603A">
              <w:rPr>
                <w:rFonts w:eastAsiaTheme="minorEastAsia"/>
                <w:noProof/>
                <w:lang w:eastAsia="de-DE"/>
              </w:rPr>
              <w:tab/>
            </w:r>
            <w:r w:rsidRPr="003A603A" w:rsidDel="003A603A">
              <w:rPr>
                <w:noProof/>
                <w:rPrChange w:id="251" w:author="ħʝᵰҩƾҩ ħɣῡƺҩ" w:date="2016-01-04T11:57:00Z">
                  <w:rPr>
                    <w:rStyle w:val="Hyperlink"/>
                    <w:noProof/>
                  </w:rPr>
                </w:rPrChange>
              </w:rPr>
              <w:delText>Risikomanagement</w:delText>
            </w:r>
            <w:r w:rsidDel="003A603A">
              <w:rPr>
                <w:noProof/>
                <w:webHidden/>
              </w:rPr>
              <w:tab/>
              <w:delText>13</w:delText>
            </w:r>
          </w:del>
        </w:p>
        <w:p w14:paraId="7DE3F539" w14:textId="77777777" w:rsidR="005E0428" w:rsidDel="003A603A" w:rsidRDefault="005E0428">
          <w:pPr>
            <w:pStyle w:val="Verzeichnis2"/>
            <w:tabs>
              <w:tab w:val="left" w:pos="880"/>
              <w:tab w:val="right" w:leader="dot" w:pos="9062"/>
            </w:tabs>
            <w:rPr>
              <w:del w:id="252" w:author="ħʝᵰҩƾҩ ħɣῡƺҩ" w:date="2016-01-04T11:57:00Z"/>
              <w:rFonts w:eastAsiaTheme="minorEastAsia"/>
              <w:noProof/>
              <w:lang w:eastAsia="de-DE"/>
            </w:rPr>
          </w:pPr>
          <w:del w:id="253" w:author="ħʝᵰҩƾҩ ħɣῡƺҩ" w:date="2016-01-04T11:57:00Z">
            <w:r w:rsidRPr="003A603A" w:rsidDel="003A603A">
              <w:rPr>
                <w:noProof/>
                <w:rPrChange w:id="254" w:author="ħʝᵰҩƾҩ ħɣῡƺҩ" w:date="2016-01-04T11:57:00Z">
                  <w:rPr>
                    <w:rStyle w:val="Hyperlink"/>
                    <w:noProof/>
                  </w:rPr>
                </w:rPrChange>
              </w:rPr>
              <w:delText>4.1</w:delText>
            </w:r>
            <w:r w:rsidDel="003A603A">
              <w:rPr>
                <w:rFonts w:eastAsiaTheme="minorEastAsia"/>
                <w:noProof/>
                <w:lang w:eastAsia="de-DE"/>
              </w:rPr>
              <w:tab/>
            </w:r>
            <w:r w:rsidRPr="003A603A" w:rsidDel="003A603A">
              <w:rPr>
                <w:noProof/>
                <w:rPrChange w:id="255" w:author="ħʝᵰҩƾҩ ħɣῡƺҩ" w:date="2016-01-04T11:57:00Z">
                  <w:rPr>
                    <w:rStyle w:val="Hyperlink"/>
                    <w:noProof/>
                  </w:rPr>
                </w:rPrChange>
              </w:rPr>
              <w:delText>Stakeholderanalyse</w:delText>
            </w:r>
            <w:r w:rsidDel="003A603A">
              <w:rPr>
                <w:noProof/>
                <w:webHidden/>
              </w:rPr>
              <w:tab/>
              <w:delText>13</w:delText>
            </w:r>
          </w:del>
        </w:p>
        <w:p w14:paraId="2D437BBA" w14:textId="77777777" w:rsidR="005E0428" w:rsidDel="003A603A" w:rsidRDefault="005E0428">
          <w:pPr>
            <w:pStyle w:val="Verzeichnis3"/>
            <w:tabs>
              <w:tab w:val="left" w:pos="1320"/>
              <w:tab w:val="right" w:leader="dot" w:pos="9062"/>
            </w:tabs>
            <w:rPr>
              <w:del w:id="256" w:author="ħʝᵰҩƾҩ ħɣῡƺҩ" w:date="2016-01-04T11:57:00Z"/>
              <w:rFonts w:eastAsiaTheme="minorEastAsia"/>
              <w:noProof/>
              <w:lang w:eastAsia="de-DE"/>
            </w:rPr>
          </w:pPr>
          <w:del w:id="257" w:author="ħʝᵰҩƾҩ ħɣῡƺҩ" w:date="2016-01-04T11:57:00Z">
            <w:r w:rsidRPr="003A603A" w:rsidDel="003A603A">
              <w:rPr>
                <w:noProof/>
                <w:rPrChange w:id="258" w:author="ħʝᵰҩƾҩ ħɣῡƺҩ" w:date="2016-01-04T11:57:00Z">
                  <w:rPr>
                    <w:rStyle w:val="Hyperlink"/>
                    <w:noProof/>
                  </w:rPr>
                </w:rPrChange>
              </w:rPr>
              <w:delText>4.1.1</w:delText>
            </w:r>
            <w:r w:rsidDel="003A603A">
              <w:rPr>
                <w:rFonts w:eastAsiaTheme="minorEastAsia"/>
                <w:noProof/>
                <w:lang w:eastAsia="de-DE"/>
              </w:rPr>
              <w:tab/>
            </w:r>
            <w:r w:rsidRPr="003A603A" w:rsidDel="003A603A">
              <w:rPr>
                <w:noProof/>
                <w:rPrChange w:id="259" w:author="ħʝᵰҩƾҩ ħɣῡƺҩ" w:date="2016-01-04T11:57:00Z">
                  <w:rPr>
                    <w:rStyle w:val="Hyperlink"/>
                    <w:noProof/>
                  </w:rPr>
                </w:rPrChange>
              </w:rPr>
              <w:delText>Intern</w:delText>
            </w:r>
            <w:r w:rsidDel="003A603A">
              <w:rPr>
                <w:noProof/>
                <w:webHidden/>
              </w:rPr>
              <w:tab/>
              <w:delText>13</w:delText>
            </w:r>
          </w:del>
        </w:p>
        <w:p w14:paraId="10EE5754" w14:textId="77777777" w:rsidR="005E0428" w:rsidDel="003A603A" w:rsidRDefault="005E0428">
          <w:pPr>
            <w:pStyle w:val="Verzeichnis3"/>
            <w:tabs>
              <w:tab w:val="left" w:pos="1320"/>
              <w:tab w:val="right" w:leader="dot" w:pos="9062"/>
            </w:tabs>
            <w:rPr>
              <w:del w:id="260" w:author="ħʝᵰҩƾҩ ħɣῡƺҩ" w:date="2016-01-04T11:57:00Z"/>
              <w:rFonts w:eastAsiaTheme="minorEastAsia"/>
              <w:noProof/>
              <w:lang w:eastAsia="de-DE"/>
            </w:rPr>
          </w:pPr>
          <w:del w:id="261" w:author="ħʝᵰҩƾҩ ħɣῡƺҩ" w:date="2016-01-04T11:57:00Z">
            <w:r w:rsidRPr="003A603A" w:rsidDel="003A603A">
              <w:rPr>
                <w:noProof/>
                <w:rPrChange w:id="262" w:author="ħʝᵰҩƾҩ ħɣῡƺҩ" w:date="2016-01-04T11:57:00Z">
                  <w:rPr>
                    <w:rStyle w:val="Hyperlink"/>
                    <w:noProof/>
                  </w:rPr>
                </w:rPrChange>
              </w:rPr>
              <w:delText>4.1.2</w:delText>
            </w:r>
            <w:r w:rsidDel="003A603A">
              <w:rPr>
                <w:rFonts w:eastAsiaTheme="minorEastAsia"/>
                <w:noProof/>
                <w:lang w:eastAsia="de-DE"/>
              </w:rPr>
              <w:tab/>
            </w:r>
            <w:r w:rsidRPr="003A603A" w:rsidDel="003A603A">
              <w:rPr>
                <w:noProof/>
                <w:rPrChange w:id="263" w:author="ħʝᵰҩƾҩ ħɣῡƺҩ" w:date="2016-01-04T11:57:00Z">
                  <w:rPr>
                    <w:rStyle w:val="Hyperlink"/>
                    <w:noProof/>
                  </w:rPr>
                </w:rPrChange>
              </w:rPr>
              <w:delText>Extern</w:delText>
            </w:r>
            <w:r w:rsidDel="003A603A">
              <w:rPr>
                <w:noProof/>
                <w:webHidden/>
              </w:rPr>
              <w:tab/>
              <w:delText>13</w:delText>
            </w:r>
          </w:del>
        </w:p>
        <w:p w14:paraId="2298F34E" w14:textId="77777777" w:rsidR="005E0428" w:rsidDel="003A603A" w:rsidRDefault="005E0428">
          <w:pPr>
            <w:pStyle w:val="Verzeichnis2"/>
            <w:tabs>
              <w:tab w:val="left" w:pos="880"/>
              <w:tab w:val="right" w:leader="dot" w:pos="9062"/>
            </w:tabs>
            <w:rPr>
              <w:del w:id="264" w:author="ħʝᵰҩƾҩ ħɣῡƺҩ" w:date="2016-01-04T11:57:00Z"/>
              <w:rFonts w:eastAsiaTheme="minorEastAsia"/>
              <w:noProof/>
              <w:lang w:eastAsia="de-DE"/>
            </w:rPr>
          </w:pPr>
          <w:del w:id="265" w:author="ħʝᵰҩƾҩ ħɣῡƺҩ" w:date="2016-01-04T11:57:00Z">
            <w:r w:rsidRPr="003A603A" w:rsidDel="003A603A">
              <w:rPr>
                <w:noProof/>
                <w:rPrChange w:id="266" w:author="ħʝᵰҩƾҩ ħɣῡƺҩ" w:date="2016-01-04T11:57:00Z">
                  <w:rPr>
                    <w:rStyle w:val="Hyperlink"/>
                    <w:noProof/>
                  </w:rPr>
                </w:rPrChange>
              </w:rPr>
              <w:delText>4.2</w:delText>
            </w:r>
            <w:r w:rsidDel="003A603A">
              <w:rPr>
                <w:rFonts w:eastAsiaTheme="minorEastAsia"/>
                <w:noProof/>
                <w:lang w:eastAsia="de-DE"/>
              </w:rPr>
              <w:tab/>
            </w:r>
            <w:r w:rsidRPr="003A603A" w:rsidDel="003A603A">
              <w:rPr>
                <w:noProof/>
                <w:rPrChange w:id="267" w:author="ħʝᵰҩƾҩ ħɣῡƺҩ" w:date="2016-01-04T11:57:00Z">
                  <w:rPr>
                    <w:rStyle w:val="Hyperlink"/>
                    <w:noProof/>
                  </w:rPr>
                </w:rPrChange>
              </w:rPr>
              <w:delText>Umweltanalyse</w:delText>
            </w:r>
            <w:r w:rsidDel="003A603A">
              <w:rPr>
                <w:noProof/>
                <w:webHidden/>
              </w:rPr>
              <w:tab/>
              <w:delText>13</w:delText>
            </w:r>
          </w:del>
        </w:p>
        <w:p w14:paraId="60BABD3E" w14:textId="77777777" w:rsidR="005E0428" w:rsidDel="003A603A" w:rsidRDefault="005E0428">
          <w:pPr>
            <w:pStyle w:val="Verzeichnis1"/>
            <w:tabs>
              <w:tab w:val="left" w:pos="440"/>
              <w:tab w:val="right" w:leader="dot" w:pos="9062"/>
            </w:tabs>
            <w:rPr>
              <w:del w:id="268" w:author="ħʝᵰҩƾҩ ħɣῡƺҩ" w:date="2016-01-04T11:57:00Z"/>
              <w:rFonts w:eastAsiaTheme="minorEastAsia"/>
              <w:noProof/>
              <w:lang w:eastAsia="de-DE"/>
            </w:rPr>
          </w:pPr>
          <w:del w:id="269" w:author="ħʝᵰҩƾҩ ħɣῡƺҩ" w:date="2016-01-04T11:57:00Z">
            <w:r w:rsidRPr="003A603A" w:rsidDel="003A603A">
              <w:rPr>
                <w:noProof/>
                <w:rPrChange w:id="270" w:author="ħʝᵰҩƾҩ ħɣῡƺҩ" w:date="2016-01-04T11:57:00Z">
                  <w:rPr>
                    <w:rStyle w:val="Hyperlink"/>
                    <w:noProof/>
                  </w:rPr>
                </w:rPrChange>
              </w:rPr>
              <w:delText>5</w:delText>
            </w:r>
            <w:r w:rsidDel="003A603A">
              <w:rPr>
                <w:rFonts w:eastAsiaTheme="minorEastAsia"/>
                <w:noProof/>
                <w:lang w:eastAsia="de-DE"/>
              </w:rPr>
              <w:tab/>
            </w:r>
            <w:r w:rsidRPr="003A603A" w:rsidDel="003A603A">
              <w:rPr>
                <w:noProof/>
                <w:rPrChange w:id="271" w:author="ħʝᵰҩƾҩ ħɣῡƺҩ" w:date="2016-01-04T11:57:00Z">
                  <w:rPr>
                    <w:rStyle w:val="Hyperlink"/>
                    <w:noProof/>
                  </w:rPr>
                </w:rPrChange>
              </w:rPr>
              <w:delText>Das Softwaresystem</w:delText>
            </w:r>
            <w:r w:rsidDel="003A603A">
              <w:rPr>
                <w:noProof/>
                <w:webHidden/>
              </w:rPr>
              <w:tab/>
              <w:delText>13</w:delText>
            </w:r>
          </w:del>
        </w:p>
        <w:p w14:paraId="76FADF6B" w14:textId="77777777" w:rsidR="005E0428" w:rsidDel="003A603A" w:rsidRDefault="005E0428">
          <w:pPr>
            <w:pStyle w:val="Verzeichnis2"/>
            <w:tabs>
              <w:tab w:val="left" w:pos="880"/>
              <w:tab w:val="right" w:leader="dot" w:pos="9062"/>
            </w:tabs>
            <w:rPr>
              <w:del w:id="272" w:author="ħʝᵰҩƾҩ ħɣῡƺҩ" w:date="2016-01-04T11:57:00Z"/>
              <w:rFonts w:eastAsiaTheme="minorEastAsia"/>
              <w:noProof/>
              <w:lang w:eastAsia="de-DE"/>
            </w:rPr>
          </w:pPr>
          <w:del w:id="273" w:author="ħʝᵰҩƾҩ ħɣῡƺҩ" w:date="2016-01-04T11:57:00Z">
            <w:r w:rsidRPr="003A603A" w:rsidDel="003A603A">
              <w:rPr>
                <w:noProof/>
                <w:rPrChange w:id="274" w:author="ħʝᵰҩƾҩ ħɣῡƺҩ" w:date="2016-01-04T11:57:00Z">
                  <w:rPr>
                    <w:rStyle w:val="Hyperlink"/>
                    <w:noProof/>
                  </w:rPr>
                </w:rPrChange>
              </w:rPr>
              <w:delText>5.1</w:delText>
            </w:r>
            <w:r w:rsidDel="003A603A">
              <w:rPr>
                <w:rFonts w:eastAsiaTheme="minorEastAsia"/>
                <w:noProof/>
                <w:lang w:eastAsia="de-DE"/>
              </w:rPr>
              <w:tab/>
            </w:r>
            <w:r w:rsidRPr="003A603A" w:rsidDel="003A603A">
              <w:rPr>
                <w:noProof/>
                <w:rPrChange w:id="275" w:author="ħʝᵰҩƾҩ ħɣῡƺҩ" w:date="2016-01-04T11:57:00Z">
                  <w:rPr>
                    <w:rStyle w:val="Hyperlink"/>
                    <w:noProof/>
                  </w:rPr>
                </w:rPrChange>
              </w:rPr>
              <w:delText>Anwendungsfall Beschreibung</w:delText>
            </w:r>
            <w:r w:rsidDel="003A603A">
              <w:rPr>
                <w:noProof/>
                <w:webHidden/>
              </w:rPr>
              <w:tab/>
              <w:delText>14</w:delText>
            </w:r>
          </w:del>
        </w:p>
        <w:p w14:paraId="1159FB4B" w14:textId="77777777" w:rsidR="005E0428" w:rsidDel="003A603A" w:rsidRDefault="005E0428">
          <w:pPr>
            <w:pStyle w:val="Verzeichnis2"/>
            <w:tabs>
              <w:tab w:val="left" w:pos="880"/>
              <w:tab w:val="right" w:leader="dot" w:pos="9062"/>
            </w:tabs>
            <w:rPr>
              <w:del w:id="276" w:author="ħʝᵰҩƾҩ ħɣῡƺҩ" w:date="2016-01-04T11:57:00Z"/>
              <w:rFonts w:eastAsiaTheme="minorEastAsia"/>
              <w:noProof/>
              <w:lang w:eastAsia="de-DE"/>
            </w:rPr>
          </w:pPr>
          <w:del w:id="277" w:author="ħʝᵰҩƾҩ ħɣῡƺҩ" w:date="2016-01-04T11:57:00Z">
            <w:r w:rsidRPr="003A603A" w:rsidDel="003A603A">
              <w:rPr>
                <w:noProof/>
                <w:rPrChange w:id="278" w:author="ħʝᵰҩƾҩ ħɣῡƺҩ" w:date="2016-01-04T11:57:00Z">
                  <w:rPr>
                    <w:rStyle w:val="Hyperlink"/>
                    <w:noProof/>
                  </w:rPr>
                </w:rPrChange>
              </w:rPr>
              <w:delText>5.2</w:delText>
            </w:r>
            <w:r w:rsidDel="003A603A">
              <w:rPr>
                <w:rFonts w:eastAsiaTheme="minorEastAsia"/>
                <w:noProof/>
                <w:lang w:eastAsia="de-DE"/>
              </w:rPr>
              <w:tab/>
            </w:r>
            <w:r w:rsidRPr="003A603A" w:rsidDel="003A603A">
              <w:rPr>
                <w:noProof/>
                <w:rPrChange w:id="279" w:author="ħʝᵰҩƾҩ ħɣῡƺҩ" w:date="2016-01-04T11:57:00Z">
                  <w:rPr>
                    <w:rStyle w:val="Hyperlink"/>
                    <w:noProof/>
                  </w:rPr>
                </w:rPrChange>
              </w:rPr>
              <w:delText>Anwendungsfalldiagramm</w:delText>
            </w:r>
            <w:r w:rsidDel="003A603A">
              <w:rPr>
                <w:noProof/>
                <w:webHidden/>
              </w:rPr>
              <w:tab/>
              <w:delText>15</w:delText>
            </w:r>
          </w:del>
        </w:p>
        <w:p w14:paraId="440A239E" w14:textId="77777777" w:rsidR="005E0428" w:rsidDel="003A603A" w:rsidRDefault="005E0428">
          <w:pPr>
            <w:pStyle w:val="Verzeichnis2"/>
            <w:tabs>
              <w:tab w:val="left" w:pos="880"/>
              <w:tab w:val="right" w:leader="dot" w:pos="9062"/>
            </w:tabs>
            <w:rPr>
              <w:del w:id="280" w:author="ħʝᵰҩƾҩ ħɣῡƺҩ" w:date="2016-01-04T11:57:00Z"/>
              <w:rFonts w:eastAsiaTheme="minorEastAsia"/>
              <w:noProof/>
              <w:lang w:eastAsia="de-DE"/>
            </w:rPr>
          </w:pPr>
          <w:del w:id="281" w:author="ħʝᵰҩƾҩ ħɣῡƺҩ" w:date="2016-01-04T11:57:00Z">
            <w:r w:rsidRPr="003A603A" w:rsidDel="003A603A">
              <w:rPr>
                <w:noProof/>
                <w:rPrChange w:id="282" w:author="ħʝᵰҩƾҩ ħɣῡƺҩ" w:date="2016-01-04T11:57:00Z">
                  <w:rPr>
                    <w:rStyle w:val="Hyperlink"/>
                    <w:noProof/>
                  </w:rPr>
                </w:rPrChange>
              </w:rPr>
              <w:delText>5.3</w:delText>
            </w:r>
            <w:r w:rsidDel="003A603A">
              <w:rPr>
                <w:rFonts w:eastAsiaTheme="minorEastAsia"/>
                <w:noProof/>
                <w:lang w:eastAsia="de-DE"/>
              </w:rPr>
              <w:tab/>
            </w:r>
            <w:r w:rsidRPr="003A603A" w:rsidDel="003A603A">
              <w:rPr>
                <w:noProof/>
                <w:rPrChange w:id="283" w:author="ħʝᵰҩƾҩ ħɣῡƺҩ" w:date="2016-01-04T11:57:00Z">
                  <w:rPr>
                    <w:rStyle w:val="Hyperlink"/>
                    <w:noProof/>
                  </w:rPr>
                </w:rPrChange>
              </w:rPr>
              <w:delText>Aktivitätsdiagramm</w:delText>
            </w:r>
            <w:r w:rsidDel="003A603A">
              <w:rPr>
                <w:noProof/>
                <w:webHidden/>
              </w:rPr>
              <w:tab/>
              <w:delText>16</w:delText>
            </w:r>
          </w:del>
        </w:p>
        <w:p w14:paraId="54054727" w14:textId="77777777" w:rsidR="005E0428" w:rsidDel="003A603A" w:rsidRDefault="005E0428">
          <w:pPr>
            <w:pStyle w:val="Verzeichnis2"/>
            <w:tabs>
              <w:tab w:val="left" w:pos="880"/>
              <w:tab w:val="right" w:leader="dot" w:pos="9062"/>
            </w:tabs>
            <w:rPr>
              <w:del w:id="284" w:author="ħʝᵰҩƾҩ ħɣῡƺҩ" w:date="2016-01-04T11:57:00Z"/>
              <w:rFonts w:eastAsiaTheme="minorEastAsia"/>
              <w:noProof/>
              <w:lang w:eastAsia="de-DE"/>
            </w:rPr>
          </w:pPr>
          <w:del w:id="285" w:author="ħʝᵰҩƾҩ ħɣῡƺҩ" w:date="2016-01-04T11:57:00Z">
            <w:r w:rsidRPr="003A603A" w:rsidDel="003A603A">
              <w:rPr>
                <w:noProof/>
                <w:rPrChange w:id="286" w:author="ħʝᵰҩƾҩ ħɣῡƺҩ" w:date="2016-01-04T11:57:00Z">
                  <w:rPr>
                    <w:rStyle w:val="Hyperlink"/>
                    <w:noProof/>
                  </w:rPr>
                </w:rPrChange>
              </w:rPr>
              <w:delText>5.4</w:delText>
            </w:r>
            <w:r w:rsidDel="003A603A">
              <w:rPr>
                <w:rFonts w:eastAsiaTheme="minorEastAsia"/>
                <w:noProof/>
                <w:lang w:eastAsia="de-DE"/>
              </w:rPr>
              <w:tab/>
            </w:r>
            <w:r w:rsidRPr="003A603A" w:rsidDel="003A603A">
              <w:rPr>
                <w:noProof/>
                <w:rPrChange w:id="287" w:author="ħʝᵰҩƾҩ ħɣῡƺҩ" w:date="2016-01-04T11:57:00Z">
                  <w:rPr>
                    <w:rStyle w:val="Hyperlink"/>
                    <w:noProof/>
                  </w:rPr>
                </w:rPrChange>
              </w:rPr>
              <w:delText>Klassendiagramm</w:delText>
            </w:r>
            <w:r w:rsidDel="003A603A">
              <w:rPr>
                <w:noProof/>
                <w:webHidden/>
              </w:rPr>
              <w:tab/>
              <w:delText>16</w:delText>
            </w:r>
          </w:del>
        </w:p>
        <w:p w14:paraId="69878C71" w14:textId="77777777" w:rsidR="005E0428" w:rsidDel="003A603A" w:rsidRDefault="005E0428">
          <w:pPr>
            <w:pStyle w:val="Verzeichnis2"/>
            <w:tabs>
              <w:tab w:val="left" w:pos="880"/>
              <w:tab w:val="right" w:leader="dot" w:pos="9062"/>
            </w:tabs>
            <w:rPr>
              <w:del w:id="288" w:author="ħʝᵰҩƾҩ ħɣῡƺҩ" w:date="2016-01-04T11:57:00Z"/>
              <w:rFonts w:eastAsiaTheme="minorEastAsia"/>
              <w:noProof/>
              <w:lang w:eastAsia="de-DE"/>
            </w:rPr>
          </w:pPr>
          <w:del w:id="289" w:author="ħʝᵰҩƾҩ ħɣῡƺҩ" w:date="2016-01-04T11:57:00Z">
            <w:r w:rsidRPr="003A603A" w:rsidDel="003A603A">
              <w:rPr>
                <w:noProof/>
                <w:rPrChange w:id="290" w:author="ħʝᵰҩƾҩ ħɣῡƺҩ" w:date="2016-01-04T11:57:00Z">
                  <w:rPr>
                    <w:rStyle w:val="Hyperlink"/>
                    <w:noProof/>
                  </w:rPr>
                </w:rPrChange>
              </w:rPr>
              <w:delText>5.5</w:delText>
            </w:r>
            <w:r w:rsidDel="003A603A">
              <w:rPr>
                <w:rFonts w:eastAsiaTheme="minorEastAsia"/>
                <w:noProof/>
                <w:lang w:eastAsia="de-DE"/>
              </w:rPr>
              <w:tab/>
            </w:r>
            <w:r w:rsidRPr="003A603A" w:rsidDel="003A603A">
              <w:rPr>
                <w:noProof/>
                <w:rPrChange w:id="291" w:author="ħʝᵰҩƾҩ ħɣῡƺҩ" w:date="2016-01-04T11:57:00Z">
                  <w:rPr>
                    <w:rStyle w:val="Hyperlink"/>
                    <w:noProof/>
                  </w:rPr>
                </w:rPrChange>
              </w:rPr>
              <w:delText>Sequenzdiagramm</w:delText>
            </w:r>
            <w:r w:rsidDel="003A603A">
              <w:rPr>
                <w:noProof/>
                <w:webHidden/>
              </w:rPr>
              <w:tab/>
              <w:delText>17</w:delText>
            </w:r>
          </w:del>
        </w:p>
        <w:p w14:paraId="1023ACC3" w14:textId="77777777" w:rsidR="005E0428" w:rsidDel="003A603A" w:rsidRDefault="005E0428">
          <w:pPr>
            <w:pStyle w:val="Verzeichnis2"/>
            <w:tabs>
              <w:tab w:val="left" w:pos="880"/>
              <w:tab w:val="right" w:leader="dot" w:pos="9062"/>
            </w:tabs>
            <w:rPr>
              <w:del w:id="292" w:author="ħʝᵰҩƾҩ ħɣῡƺҩ" w:date="2016-01-04T11:57:00Z"/>
              <w:rFonts w:eastAsiaTheme="minorEastAsia"/>
              <w:noProof/>
              <w:lang w:eastAsia="de-DE"/>
            </w:rPr>
          </w:pPr>
          <w:del w:id="293" w:author="ħʝᵰҩƾҩ ħɣῡƺҩ" w:date="2016-01-04T11:57:00Z">
            <w:r w:rsidRPr="003A603A" w:rsidDel="003A603A">
              <w:rPr>
                <w:noProof/>
                <w:rPrChange w:id="294" w:author="ħʝᵰҩƾҩ ħɣῡƺҩ" w:date="2016-01-04T11:57:00Z">
                  <w:rPr>
                    <w:rStyle w:val="Hyperlink"/>
                    <w:noProof/>
                  </w:rPr>
                </w:rPrChange>
              </w:rPr>
              <w:delText>5.6</w:delText>
            </w:r>
            <w:r w:rsidDel="003A603A">
              <w:rPr>
                <w:rFonts w:eastAsiaTheme="minorEastAsia"/>
                <w:noProof/>
                <w:lang w:eastAsia="de-DE"/>
              </w:rPr>
              <w:tab/>
            </w:r>
            <w:r w:rsidRPr="003A603A" w:rsidDel="003A603A">
              <w:rPr>
                <w:noProof/>
                <w:rPrChange w:id="295" w:author="ħʝᵰҩƾҩ ħɣῡƺҩ" w:date="2016-01-04T11:57:00Z">
                  <w:rPr>
                    <w:rStyle w:val="Hyperlink"/>
                    <w:noProof/>
                  </w:rPr>
                </w:rPrChange>
              </w:rPr>
              <w:delText>Zustandsdiagramm</w:delText>
            </w:r>
            <w:r w:rsidDel="003A603A">
              <w:rPr>
                <w:noProof/>
                <w:webHidden/>
              </w:rPr>
              <w:tab/>
              <w:delText>17</w:delText>
            </w:r>
          </w:del>
        </w:p>
        <w:p w14:paraId="43A762EC" w14:textId="77777777" w:rsidR="005E0428" w:rsidDel="003A603A" w:rsidRDefault="005E0428">
          <w:pPr>
            <w:pStyle w:val="Verzeichnis2"/>
            <w:tabs>
              <w:tab w:val="left" w:pos="880"/>
              <w:tab w:val="right" w:leader="dot" w:pos="9062"/>
            </w:tabs>
            <w:rPr>
              <w:del w:id="296" w:author="ħʝᵰҩƾҩ ħɣῡƺҩ" w:date="2016-01-04T11:57:00Z"/>
              <w:rFonts w:eastAsiaTheme="minorEastAsia"/>
              <w:noProof/>
              <w:lang w:eastAsia="de-DE"/>
            </w:rPr>
          </w:pPr>
          <w:del w:id="297" w:author="ħʝᵰҩƾҩ ħɣῡƺҩ" w:date="2016-01-04T11:57:00Z">
            <w:r w:rsidRPr="003A603A" w:rsidDel="003A603A">
              <w:rPr>
                <w:noProof/>
                <w:rPrChange w:id="298" w:author="ħʝᵰҩƾҩ ħɣῡƺҩ" w:date="2016-01-04T11:57:00Z">
                  <w:rPr>
                    <w:rStyle w:val="Hyperlink"/>
                    <w:noProof/>
                  </w:rPr>
                </w:rPrChange>
              </w:rPr>
              <w:delText>5.7</w:delText>
            </w:r>
            <w:r w:rsidDel="003A603A">
              <w:rPr>
                <w:rFonts w:eastAsiaTheme="minorEastAsia"/>
                <w:noProof/>
                <w:lang w:eastAsia="de-DE"/>
              </w:rPr>
              <w:tab/>
            </w:r>
            <w:r w:rsidRPr="003A603A" w:rsidDel="003A603A">
              <w:rPr>
                <w:noProof/>
                <w:rPrChange w:id="299" w:author="ħʝᵰҩƾҩ ħɣῡƺҩ" w:date="2016-01-04T11:57:00Z">
                  <w:rPr>
                    <w:rStyle w:val="Hyperlink"/>
                    <w:noProof/>
                  </w:rPr>
                </w:rPrChange>
              </w:rPr>
              <w:delText>Auswertung der Diagramme</w:delText>
            </w:r>
            <w:r w:rsidDel="003A603A">
              <w:rPr>
                <w:noProof/>
                <w:webHidden/>
              </w:rPr>
              <w:tab/>
              <w:delText>17</w:delText>
            </w:r>
          </w:del>
        </w:p>
        <w:p w14:paraId="078AC66A" w14:textId="77777777" w:rsidR="005E0428" w:rsidDel="003A603A" w:rsidRDefault="005E0428">
          <w:pPr>
            <w:pStyle w:val="Verzeichnis2"/>
            <w:tabs>
              <w:tab w:val="left" w:pos="880"/>
              <w:tab w:val="right" w:leader="dot" w:pos="9062"/>
            </w:tabs>
            <w:rPr>
              <w:del w:id="300" w:author="ħʝᵰҩƾҩ ħɣῡƺҩ" w:date="2016-01-04T11:57:00Z"/>
              <w:rFonts w:eastAsiaTheme="minorEastAsia"/>
              <w:noProof/>
              <w:lang w:eastAsia="de-DE"/>
            </w:rPr>
          </w:pPr>
          <w:del w:id="301" w:author="ħʝᵰҩƾҩ ħɣῡƺҩ" w:date="2016-01-04T11:57:00Z">
            <w:r w:rsidRPr="003A603A" w:rsidDel="003A603A">
              <w:rPr>
                <w:noProof/>
                <w:rPrChange w:id="302" w:author="ħʝᵰҩƾҩ ħɣῡƺҩ" w:date="2016-01-04T11:57:00Z">
                  <w:rPr>
                    <w:rStyle w:val="Hyperlink"/>
                    <w:noProof/>
                  </w:rPr>
                </w:rPrChange>
              </w:rPr>
              <w:delText>5.8</w:delText>
            </w:r>
            <w:r w:rsidDel="003A603A">
              <w:rPr>
                <w:rFonts w:eastAsiaTheme="minorEastAsia"/>
                <w:noProof/>
                <w:lang w:eastAsia="de-DE"/>
              </w:rPr>
              <w:tab/>
            </w:r>
            <w:r w:rsidRPr="003A603A" w:rsidDel="003A603A">
              <w:rPr>
                <w:noProof/>
                <w:rPrChange w:id="303" w:author="ħʝᵰҩƾҩ ħɣῡƺҩ" w:date="2016-01-04T11:57:00Z">
                  <w:rPr>
                    <w:rStyle w:val="Hyperlink"/>
                    <w:noProof/>
                  </w:rPr>
                </w:rPrChange>
              </w:rPr>
              <w:delText>Auswahl des Vorgehensmodells und Umsetzung</w:delText>
            </w:r>
            <w:r w:rsidDel="003A603A">
              <w:rPr>
                <w:noProof/>
                <w:webHidden/>
              </w:rPr>
              <w:tab/>
              <w:delText>17</w:delText>
            </w:r>
          </w:del>
        </w:p>
        <w:p w14:paraId="71EA7957" w14:textId="77777777" w:rsidR="005E0428" w:rsidDel="003A603A" w:rsidRDefault="005E0428">
          <w:pPr>
            <w:pStyle w:val="Verzeichnis2"/>
            <w:tabs>
              <w:tab w:val="left" w:pos="880"/>
              <w:tab w:val="right" w:leader="dot" w:pos="9062"/>
            </w:tabs>
            <w:rPr>
              <w:del w:id="304" w:author="ħʝᵰҩƾҩ ħɣῡƺҩ" w:date="2016-01-04T11:57:00Z"/>
              <w:rFonts w:eastAsiaTheme="minorEastAsia"/>
              <w:noProof/>
              <w:lang w:eastAsia="de-DE"/>
            </w:rPr>
          </w:pPr>
          <w:del w:id="305" w:author="ħʝᵰҩƾҩ ħɣῡƺҩ" w:date="2016-01-04T11:57:00Z">
            <w:r w:rsidRPr="003A603A" w:rsidDel="003A603A">
              <w:rPr>
                <w:noProof/>
                <w:rPrChange w:id="306" w:author="ħʝᵰҩƾҩ ħɣῡƺҩ" w:date="2016-01-04T11:57:00Z">
                  <w:rPr>
                    <w:rStyle w:val="Hyperlink"/>
                    <w:noProof/>
                  </w:rPr>
                </w:rPrChange>
              </w:rPr>
              <w:delText>5.9</w:delText>
            </w:r>
            <w:r w:rsidDel="003A603A">
              <w:rPr>
                <w:rFonts w:eastAsiaTheme="minorEastAsia"/>
                <w:noProof/>
                <w:lang w:eastAsia="de-DE"/>
              </w:rPr>
              <w:tab/>
            </w:r>
            <w:r w:rsidRPr="003A603A" w:rsidDel="003A603A">
              <w:rPr>
                <w:noProof/>
                <w:rPrChange w:id="307" w:author="ħʝᵰҩƾҩ ħɣῡƺҩ" w:date="2016-01-04T11:57:00Z">
                  <w:rPr>
                    <w:rStyle w:val="Hyperlink"/>
                    <w:noProof/>
                  </w:rPr>
                </w:rPrChange>
              </w:rPr>
              <w:delText>Auswahl der Architektur und Umsetzung</w:delText>
            </w:r>
            <w:r w:rsidDel="003A603A">
              <w:rPr>
                <w:noProof/>
                <w:webHidden/>
              </w:rPr>
              <w:tab/>
              <w:delText>18</w:delText>
            </w:r>
          </w:del>
        </w:p>
        <w:p w14:paraId="4B3DFE95" w14:textId="77777777" w:rsidR="005E0428" w:rsidDel="003A603A" w:rsidRDefault="005E0428">
          <w:pPr>
            <w:pStyle w:val="Verzeichnis3"/>
            <w:tabs>
              <w:tab w:val="left" w:pos="1320"/>
              <w:tab w:val="right" w:leader="dot" w:pos="9062"/>
            </w:tabs>
            <w:rPr>
              <w:del w:id="308" w:author="ħʝᵰҩƾҩ ħɣῡƺҩ" w:date="2016-01-04T11:57:00Z"/>
              <w:rFonts w:eastAsiaTheme="minorEastAsia"/>
              <w:noProof/>
              <w:lang w:eastAsia="de-DE"/>
            </w:rPr>
          </w:pPr>
          <w:del w:id="309" w:author="ħʝᵰҩƾҩ ħɣῡƺҩ" w:date="2016-01-04T11:57:00Z">
            <w:r w:rsidRPr="003A603A" w:rsidDel="003A603A">
              <w:rPr>
                <w:noProof/>
                <w:lang w:val="en-US"/>
                <w:rPrChange w:id="310" w:author="ħʝᵰҩƾҩ ħɣῡƺҩ" w:date="2016-01-04T11:57:00Z">
                  <w:rPr>
                    <w:rStyle w:val="Hyperlink"/>
                    <w:noProof/>
                    <w:lang w:val="en-US"/>
                  </w:rPr>
                </w:rPrChange>
              </w:rPr>
              <w:delText>5.9.1</w:delText>
            </w:r>
            <w:r w:rsidDel="003A603A">
              <w:rPr>
                <w:rFonts w:eastAsiaTheme="minorEastAsia"/>
                <w:noProof/>
                <w:lang w:eastAsia="de-DE"/>
              </w:rPr>
              <w:tab/>
            </w:r>
            <w:r w:rsidRPr="003A603A" w:rsidDel="003A603A">
              <w:rPr>
                <w:noProof/>
                <w:lang w:val="en-US"/>
                <w:rPrChange w:id="311" w:author="ħʝᵰҩƾҩ ħɣῡƺҩ" w:date="2016-01-04T11:57:00Z">
                  <w:rPr>
                    <w:rStyle w:val="Hyperlink"/>
                    <w:noProof/>
                    <w:lang w:val="en-US"/>
                  </w:rPr>
                </w:rPrChange>
              </w:rPr>
              <w:delText>Architecture</w:delText>
            </w:r>
            <w:r w:rsidDel="003A603A">
              <w:rPr>
                <w:noProof/>
                <w:webHidden/>
              </w:rPr>
              <w:tab/>
              <w:delText>18</w:delText>
            </w:r>
          </w:del>
        </w:p>
        <w:p w14:paraId="245C7D43" w14:textId="77777777" w:rsidR="005E0428" w:rsidDel="003A603A" w:rsidRDefault="005E0428">
          <w:pPr>
            <w:pStyle w:val="Verzeichnis3"/>
            <w:tabs>
              <w:tab w:val="left" w:pos="1320"/>
              <w:tab w:val="right" w:leader="dot" w:pos="9062"/>
            </w:tabs>
            <w:rPr>
              <w:del w:id="312" w:author="ħʝᵰҩƾҩ ħɣῡƺҩ" w:date="2016-01-04T11:57:00Z"/>
              <w:rFonts w:eastAsiaTheme="minorEastAsia"/>
              <w:noProof/>
              <w:lang w:eastAsia="de-DE"/>
            </w:rPr>
          </w:pPr>
          <w:del w:id="313" w:author="ħʝᵰҩƾҩ ħɣῡƺҩ" w:date="2016-01-04T11:57:00Z">
            <w:r w:rsidRPr="003A603A" w:rsidDel="003A603A">
              <w:rPr>
                <w:noProof/>
                <w:lang w:val="en-US"/>
                <w:rPrChange w:id="314" w:author="ħʝᵰҩƾҩ ħɣῡƺҩ" w:date="2016-01-04T11:57:00Z">
                  <w:rPr>
                    <w:rStyle w:val="Hyperlink"/>
                    <w:noProof/>
                    <w:lang w:val="en-US"/>
                  </w:rPr>
                </w:rPrChange>
              </w:rPr>
              <w:delText>5.9.2</w:delText>
            </w:r>
            <w:r w:rsidDel="003A603A">
              <w:rPr>
                <w:rFonts w:eastAsiaTheme="minorEastAsia"/>
                <w:noProof/>
                <w:lang w:eastAsia="de-DE"/>
              </w:rPr>
              <w:tab/>
            </w:r>
            <w:r w:rsidRPr="003A603A" w:rsidDel="003A603A">
              <w:rPr>
                <w:noProof/>
                <w:rPrChange w:id="315" w:author="ħʝᵰҩƾҩ ħɣῡƺҩ" w:date="2016-01-04T11:57:00Z">
                  <w:rPr>
                    <w:rStyle w:val="Hyperlink"/>
                    <w:noProof/>
                  </w:rPr>
                </w:rPrChange>
              </w:rPr>
              <w:delText>Security</w:delText>
            </w:r>
            <w:r w:rsidDel="003A603A">
              <w:rPr>
                <w:noProof/>
                <w:webHidden/>
              </w:rPr>
              <w:tab/>
              <w:delText>18</w:delText>
            </w:r>
          </w:del>
        </w:p>
        <w:p w14:paraId="0B3E32BC" w14:textId="77777777" w:rsidR="005E0428" w:rsidDel="003A603A" w:rsidRDefault="005E0428">
          <w:pPr>
            <w:pStyle w:val="Verzeichnis3"/>
            <w:tabs>
              <w:tab w:val="left" w:pos="1320"/>
              <w:tab w:val="right" w:leader="dot" w:pos="9062"/>
            </w:tabs>
            <w:rPr>
              <w:del w:id="316" w:author="ħʝᵰҩƾҩ ħɣῡƺҩ" w:date="2016-01-04T11:57:00Z"/>
              <w:rFonts w:eastAsiaTheme="minorEastAsia"/>
              <w:noProof/>
              <w:lang w:eastAsia="de-DE"/>
            </w:rPr>
          </w:pPr>
          <w:del w:id="317" w:author="ħʝᵰҩƾҩ ħɣῡƺҩ" w:date="2016-01-04T11:57:00Z">
            <w:r w:rsidRPr="003A603A" w:rsidDel="003A603A">
              <w:rPr>
                <w:noProof/>
                <w:rPrChange w:id="318" w:author="ħʝᵰҩƾҩ ħɣῡƺҩ" w:date="2016-01-04T11:57:00Z">
                  <w:rPr>
                    <w:rStyle w:val="Hyperlink"/>
                    <w:noProof/>
                  </w:rPr>
                </w:rPrChange>
              </w:rPr>
              <w:delText>5.9.3</w:delText>
            </w:r>
            <w:r w:rsidDel="003A603A">
              <w:rPr>
                <w:rFonts w:eastAsiaTheme="minorEastAsia"/>
                <w:noProof/>
                <w:lang w:eastAsia="de-DE"/>
              </w:rPr>
              <w:tab/>
            </w:r>
            <w:r w:rsidRPr="003A603A" w:rsidDel="003A603A">
              <w:rPr>
                <w:noProof/>
                <w:rPrChange w:id="319" w:author="ħʝᵰҩƾҩ ħɣῡƺҩ" w:date="2016-01-04T11:57:00Z">
                  <w:rPr>
                    <w:rStyle w:val="Hyperlink"/>
                    <w:noProof/>
                  </w:rPr>
                </w:rPrChange>
              </w:rPr>
              <w:delText>Allgemeines zu 3-Tier-Architektur</w:delText>
            </w:r>
            <w:r w:rsidDel="003A603A">
              <w:rPr>
                <w:noProof/>
                <w:webHidden/>
              </w:rPr>
              <w:tab/>
              <w:delText>18</w:delText>
            </w:r>
          </w:del>
        </w:p>
        <w:p w14:paraId="6C2CFD08" w14:textId="77777777" w:rsidR="005E0428" w:rsidDel="003A603A" w:rsidRDefault="005E0428">
          <w:pPr>
            <w:pStyle w:val="Verzeichnis2"/>
            <w:tabs>
              <w:tab w:val="left" w:pos="880"/>
              <w:tab w:val="right" w:leader="dot" w:pos="9062"/>
            </w:tabs>
            <w:rPr>
              <w:del w:id="320" w:author="ħʝᵰҩƾҩ ħɣῡƺҩ" w:date="2016-01-04T11:57:00Z"/>
              <w:rFonts w:eastAsiaTheme="minorEastAsia"/>
              <w:noProof/>
              <w:lang w:eastAsia="de-DE"/>
            </w:rPr>
          </w:pPr>
          <w:del w:id="321" w:author="ħʝᵰҩƾҩ ħɣῡƺҩ" w:date="2016-01-04T11:57:00Z">
            <w:r w:rsidRPr="003A603A" w:rsidDel="003A603A">
              <w:rPr>
                <w:noProof/>
                <w:rPrChange w:id="322" w:author="ħʝᵰҩƾҩ ħɣῡƺҩ" w:date="2016-01-04T11:57:00Z">
                  <w:rPr>
                    <w:rStyle w:val="Hyperlink"/>
                    <w:noProof/>
                  </w:rPr>
                </w:rPrChange>
              </w:rPr>
              <w:delText>5.10</w:delText>
            </w:r>
            <w:r w:rsidDel="003A603A">
              <w:rPr>
                <w:rFonts w:eastAsiaTheme="minorEastAsia"/>
                <w:noProof/>
                <w:lang w:eastAsia="de-DE"/>
              </w:rPr>
              <w:tab/>
            </w:r>
            <w:r w:rsidRPr="003A603A" w:rsidDel="003A603A">
              <w:rPr>
                <w:noProof/>
                <w:rPrChange w:id="323" w:author="ħʝᵰҩƾҩ ħɣῡƺҩ" w:date="2016-01-04T11:57:00Z">
                  <w:rPr>
                    <w:rStyle w:val="Hyperlink"/>
                    <w:noProof/>
                  </w:rPr>
                </w:rPrChange>
              </w:rPr>
              <w:delText>Auswahl der Versionsverwaltung und Umsetzung</w:delText>
            </w:r>
            <w:r w:rsidDel="003A603A">
              <w:rPr>
                <w:noProof/>
                <w:webHidden/>
              </w:rPr>
              <w:tab/>
              <w:delText>19</w:delText>
            </w:r>
          </w:del>
        </w:p>
        <w:p w14:paraId="14F41897" w14:textId="77777777" w:rsidR="005E0428" w:rsidDel="003A603A" w:rsidRDefault="005E0428">
          <w:pPr>
            <w:pStyle w:val="Verzeichnis2"/>
            <w:tabs>
              <w:tab w:val="left" w:pos="880"/>
              <w:tab w:val="right" w:leader="dot" w:pos="9062"/>
            </w:tabs>
            <w:rPr>
              <w:del w:id="324" w:author="ħʝᵰҩƾҩ ħɣῡƺҩ" w:date="2016-01-04T11:57:00Z"/>
              <w:rFonts w:eastAsiaTheme="minorEastAsia"/>
              <w:noProof/>
              <w:lang w:eastAsia="de-DE"/>
            </w:rPr>
          </w:pPr>
          <w:del w:id="325" w:author="ħʝᵰҩƾҩ ħɣῡƺҩ" w:date="2016-01-04T11:57:00Z">
            <w:r w:rsidRPr="003A603A" w:rsidDel="003A603A">
              <w:rPr>
                <w:noProof/>
                <w:rPrChange w:id="326" w:author="ħʝᵰҩƾҩ ħɣῡƺҩ" w:date="2016-01-04T11:57:00Z">
                  <w:rPr>
                    <w:rStyle w:val="Hyperlink"/>
                    <w:noProof/>
                  </w:rPr>
                </w:rPrChange>
              </w:rPr>
              <w:delText>5.11</w:delText>
            </w:r>
            <w:r w:rsidDel="003A603A">
              <w:rPr>
                <w:rFonts w:eastAsiaTheme="minorEastAsia"/>
                <w:noProof/>
                <w:lang w:eastAsia="de-DE"/>
              </w:rPr>
              <w:tab/>
            </w:r>
            <w:r w:rsidRPr="003A603A" w:rsidDel="003A603A">
              <w:rPr>
                <w:noProof/>
                <w:rPrChange w:id="327" w:author="ħʝᵰҩƾҩ ħɣῡƺҩ" w:date="2016-01-04T11:57:00Z">
                  <w:rPr>
                    <w:rStyle w:val="Hyperlink"/>
                    <w:noProof/>
                  </w:rPr>
                </w:rPrChange>
              </w:rPr>
              <w:delText>Installationshandbuch</w:delText>
            </w:r>
            <w:r w:rsidDel="003A603A">
              <w:rPr>
                <w:noProof/>
                <w:webHidden/>
              </w:rPr>
              <w:tab/>
              <w:delText>19</w:delText>
            </w:r>
          </w:del>
        </w:p>
        <w:p w14:paraId="736015EB" w14:textId="77777777" w:rsidR="005E0428" w:rsidDel="003A603A" w:rsidRDefault="005E0428">
          <w:pPr>
            <w:pStyle w:val="Verzeichnis2"/>
            <w:tabs>
              <w:tab w:val="left" w:pos="880"/>
              <w:tab w:val="right" w:leader="dot" w:pos="9062"/>
            </w:tabs>
            <w:rPr>
              <w:del w:id="328" w:author="ħʝᵰҩƾҩ ħɣῡƺҩ" w:date="2016-01-04T11:57:00Z"/>
              <w:rFonts w:eastAsiaTheme="minorEastAsia"/>
              <w:noProof/>
              <w:lang w:eastAsia="de-DE"/>
            </w:rPr>
          </w:pPr>
          <w:del w:id="329" w:author="ħʝᵰҩƾҩ ħɣῡƺҩ" w:date="2016-01-04T11:57:00Z">
            <w:r w:rsidRPr="003A603A" w:rsidDel="003A603A">
              <w:rPr>
                <w:noProof/>
                <w:rPrChange w:id="330" w:author="ħʝᵰҩƾҩ ħɣῡƺҩ" w:date="2016-01-04T11:57:00Z">
                  <w:rPr>
                    <w:rStyle w:val="Hyperlink"/>
                    <w:noProof/>
                  </w:rPr>
                </w:rPrChange>
              </w:rPr>
              <w:delText>5.12</w:delText>
            </w:r>
            <w:r w:rsidDel="003A603A">
              <w:rPr>
                <w:rFonts w:eastAsiaTheme="minorEastAsia"/>
                <w:noProof/>
                <w:lang w:eastAsia="de-DE"/>
              </w:rPr>
              <w:tab/>
            </w:r>
            <w:r w:rsidRPr="003A603A" w:rsidDel="003A603A">
              <w:rPr>
                <w:noProof/>
                <w:rPrChange w:id="331" w:author="ħʝᵰҩƾҩ ħɣῡƺҩ" w:date="2016-01-04T11:57:00Z">
                  <w:rPr>
                    <w:rStyle w:val="Hyperlink"/>
                    <w:noProof/>
                  </w:rPr>
                </w:rPrChange>
              </w:rPr>
              <w:delText>Benutzerhandbuch</w:delText>
            </w:r>
            <w:r w:rsidDel="003A603A">
              <w:rPr>
                <w:noProof/>
                <w:webHidden/>
              </w:rPr>
              <w:tab/>
              <w:delText>19</w:delText>
            </w:r>
          </w:del>
        </w:p>
        <w:p w14:paraId="4835D9FF" w14:textId="77777777" w:rsidR="005E0428" w:rsidDel="003A603A" w:rsidRDefault="005E0428">
          <w:pPr>
            <w:pStyle w:val="Verzeichnis1"/>
            <w:tabs>
              <w:tab w:val="left" w:pos="440"/>
              <w:tab w:val="right" w:leader="dot" w:pos="9062"/>
            </w:tabs>
            <w:rPr>
              <w:del w:id="332" w:author="ħʝᵰҩƾҩ ħɣῡƺҩ" w:date="2016-01-04T11:57:00Z"/>
              <w:rFonts w:eastAsiaTheme="minorEastAsia"/>
              <w:noProof/>
              <w:lang w:eastAsia="de-DE"/>
            </w:rPr>
          </w:pPr>
          <w:del w:id="333" w:author="ħʝᵰҩƾҩ ħɣῡƺҩ" w:date="2016-01-04T11:57:00Z">
            <w:r w:rsidRPr="003A603A" w:rsidDel="003A603A">
              <w:rPr>
                <w:noProof/>
                <w:rPrChange w:id="334" w:author="ħʝᵰҩƾҩ ħɣῡƺҩ" w:date="2016-01-04T11:57:00Z">
                  <w:rPr>
                    <w:rStyle w:val="Hyperlink"/>
                    <w:noProof/>
                  </w:rPr>
                </w:rPrChange>
              </w:rPr>
              <w:delText>6</w:delText>
            </w:r>
            <w:r w:rsidDel="003A603A">
              <w:rPr>
                <w:rFonts w:eastAsiaTheme="minorEastAsia"/>
                <w:noProof/>
                <w:lang w:eastAsia="de-DE"/>
              </w:rPr>
              <w:tab/>
            </w:r>
            <w:r w:rsidRPr="003A603A" w:rsidDel="003A603A">
              <w:rPr>
                <w:noProof/>
                <w:rPrChange w:id="335" w:author="ħʝᵰҩƾҩ ħɣῡƺҩ" w:date="2016-01-04T11:57:00Z">
                  <w:rPr>
                    <w:rStyle w:val="Hyperlink"/>
                    <w:noProof/>
                  </w:rPr>
                </w:rPrChange>
              </w:rPr>
              <w:delText>Anhang</w:delText>
            </w:r>
            <w:r w:rsidDel="003A603A">
              <w:rPr>
                <w:noProof/>
                <w:webHidden/>
              </w:rPr>
              <w:tab/>
              <w:delText>19</w:delText>
            </w:r>
          </w:del>
        </w:p>
        <w:p w14:paraId="54F8EEC4" w14:textId="77777777" w:rsidR="005E0428" w:rsidDel="003A603A" w:rsidRDefault="005E0428">
          <w:pPr>
            <w:pStyle w:val="Verzeichnis1"/>
            <w:tabs>
              <w:tab w:val="left" w:pos="440"/>
              <w:tab w:val="right" w:leader="dot" w:pos="9062"/>
            </w:tabs>
            <w:rPr>
              <w:del w:id="336" w:author="ħʝᵰҩƾҩ ħɣῡƺҩ" w:date="2016-01-04T11:57:00Z"/>
              <w:rFonts w:eastAsiaTheme="minorEastAsia"/>
              <w:noProof/>
              <w:lang w:eastAsia="de-DE"/>
            </w:rPr>
          </w:pPr>
          <w:del w:id="337" w:author="ħʝᵰҩƾҩ ħɣῡƺҩ" w:date="2016-01-04T11:57:00Z">
            <w:r w:rsidRPr="003A603A" w:rsidDel="003A603A">
              <w:rPr>
                <w:noProof/>
                <w:rPrChange w:id="338" w:author="ħʝᵰҩƾҩ ħɣῡƺҩ" w:date="2016-01-04T11:57:00Z">
                  <w:rPr>
                    <w:rStyle w:val="Hyperlink"/>
                    <w:noProof/>
                  </w:rPr>
                </w:rPrChange>
              </w:rPr>
              <w:delText>7</w:delText>
            </w:r>
            <w:r w:rsidDel="003A603A">
              <w:rPr>
                <w:rFonts w:eastAsiaTheme="minorEastAsia"/>
                <w:noProof/>
                <w:lang w:eastAsia="de-DE"/>
              </w:rPr>
              <w:tab/>
            </w:r>
            <w:r w:rsidRPr="003A603A" w:rsidDel="003A603A">
              <w:rPr>
                <w:noProof/>
                <w:rPrChange w:id="339" w:author="ħʝᵰҩƾҩ ħɣῡƺҩ" w:date="2016-01-04T11:57:00Z">
                  <w:rPr>
                    <w:rStyle w:val="Hyperlink"/>
                    <w:noProof/>
                  </w:rPr>
                </w:rPrChange>
              </w:rPr>
              <w:delText>Literaturverzeichnis</w:delText>
            </w:r>
            <w:r w:rsidDel="003A603A">
              <w:rPr>
                <w:noProof/>
                <w:webHidden/>
              </w:rPr>
              <w:tab/>
              <w:delText>20</w:delText>
            </w:r>
          </w:del>
        </w:p>
        <w:p w14:paraId="5AA5F8B5" w14:textId="1C885C4F" w:rsidR="00597D84" w:rsidRDefault="00597D84">
          <w:r>
            <w:rPr>
              <w:b/>
              <w:bCs/>
            </w:rPr>
            <w:fldChar w:fldCharType="end"/>
          </w:r>
        </w:p>
      </w:sdtContent>
    </w:sdt>
    <w:p w14:paraId="2C430CF3" w14:textId="77777777" w:rsidR="00597D84" w:rsidRDefault="00597D84">
      <w:pPr>
        <w:rPr>
          <w:sz w:val="80"/>
          <w:szCs w:val="80"/>
        </w:rPr>
      </w:pPr>
    </w:p>
    <w:p w14:paraId="23548DE9" w14:textId="77777777" w:rsidR="00597D84" w:rsidRDefault="00597D84">
      <w:pPr>
        <w:rPr>
          <w:rFonts w:asciiTheme="majorHAnsi" w:eastAsiaTheme="majorEastAsia" w:hAnsiTheme="majorHAnsi" w:cstheme="majorBidi"/>
          <w:color w:val="2E74B5" w:themeColor="accent1" w:themeShade="BF"/>
          <w:sz w:val="32"/>
          <w:szCs w:val="32"/>
        </w:rPr>
      </w:pPr>
      <w:r>
        <w:br w:type="page"/>
      </w:r>
    </w:p>
    <w:p w14:paraId="7DD4EFFE" w14:textId="77777777" w:rsidR="00A95B83" w:rsidRDefault="00A95B83" w:rsidP="0058701F">
      <w:pPr>
        <w:pStyle w:val="berschrift1"/>
      </w:pPr>
      <w:bookmarkStart w:id="340" w:name="_Toc439671985"/>
      <w:r>
        <w:lastRenderedPageBreak/>
        <w:t>Projektbeschreibung</w:t>
      </w:r>
      <w:bookmarkEnd w:id="340"/>
    </w:p>
    <w:p w14:paraId="6D07E6FF" w14:textId="77777777" w:rsidR="00A95B83" w:rsidRDefault="00A95B83" w:rsidP="00A95B83">
      <w:pPr>
        <w:pStyle w:val="berschrift2"/>
      </w:pPr>
      <w:bookmarkStart w:id="341" w:name="_Toc439671986"/>
      <w:commentRangeStart w:id="342"/>
      <w:r>
        <w:t>Ausgangsituation</w:t>
      </w:r>
      <w:bookmarkEnd w:id="341"/>
      <w:commentRangeEnd w:id="342"/>
      <w:r w:rsidR="003A603A">
        <w:rPr>
          <w:rStyle w:val="Kommentarzeichen"/>
          <w:rFonts w:asciiTheme="minorHAnsi" w:eastAsiaTheme="minorHAnsi" w:hAnsiTheme="minorHAnsi" w:cstheme="minorBidi"/>
          <w:color w:val="auto"/>
        </w:rPr>
        <w:commentReference w:id="342"/>
      </w:r>
    </w:p>
    <w:p w14:paraId="6335AB10" w14:textId="77777777" w:rsidR="0052201C" w:rsidRPr="0052201C" w:rsidRDefault="0052201C" w:rsidP="0052201C"/>
    <w:p w14:paraId="1CF06A58" w14:textId="77777777" w:rsidR="00A95B83" w:rsidRDefault="00A95B83" w:rsidP="00A95B83">
      <w:pPr>
        <w:pStyle w:val="berschrift2"/>
      </w:pPr>
      <w:bookmarkStart w:id="343" w:name="_Toc439671987"/>
      <w:r>
        <w:t>Zielsetzung</w:t>
      </w:r>
      <w:bookmarkEnd w:id="343"/>
    </w:p>
    <w:p w14:paraId="2D15CA66" w14:textId="77777777" w:rsidR="00455330" w:rsidRPr="008B02B4" w:rsidRDefault="00455330" w:rsidP="00535940"/>
    <w:p w14:paraId="4E2C6A2A" w14:textId="77777777" w:rsidR="0052201C" w:rsidRDefault="007D2024" w:rsidP="0052201C">
      <w:pPr>
        <w:pStyle w:val="berschrift3"/>
      </w:pPr>
      <w:bookmarkStart w:id="344" w:name="h.81n87pq16mq5" w:colFirst="0" w:colLast="0"/>
      <w:bookmarkStart w:id="345" w:name="_Toc439671988"/>
      <w:bookmarkEnd w:id="344"/>
      <w:r>
        <w:t>Grobk</w:t>
      </w:r>
      <w:r w:rsidR="00285DFC">
        <w:t>onzept</w:t>
      </w:r>
      <w:bookmarkEnd w:id="345"/>
    </w:p>
    <w:p w14:paraId="18F1AFF1" w14:textId="05D089CD" w:rsidR="0052201C" w:rsidRDefault="0052201C" w:rsidP="0052201C">
      <w:r>
        <w:t>Mithilfe der mehrsprachigen Web</w:t>
      </w:r>
      <w:r w:rsidR="00B171BB">
        <w:t>-Plattform</w:t>
      </w:r>
      <w:r>
        <w:t xml:space="preserve"> soll es </w:t>
      </w:r>
      <w:r w:rsidR="00B171BB">
        <w:t>Flüchtlingen</w:t>
      </w:r>
      <w:r w:rsidR="008715B8">
        <w:t xml:space="preserve"> </w:t>
      </w:r>
      <w:r>
        <w:t>und</w:t>
      </w:r>
      <w:r w:rsidR="00B171BB">
        <w:t xml:space="preserve"> besonders</w:t>
      </w:r>
      <w:r>
        <w:t xml:space="preserve"> Asylsuchenden</w:t>
      </w:r>
      <w:r w:rsidR="00B171BB">
        <w:t xml:space="preserve"> </w:t>
      </w:r>
      <w:r>
        <w:t>vereinfacht werden</w:t>
      </w:r>
      <w:r w:rsidR="00B171BB">
        <w:t>,</w:t>
      </w:r>
      <w:r>
        <w:t xml:space="preserve"> sich in Deutschland zurecht zu finden. </w:t>
      </w:r>
      <w:r w:rsidR="00B171BB">
        <w:t>Um dies zu erreichen</w:t>
      </w:r>
      <w:r>
        <w:t xml:space="preserve"> sollen möglichst alle benötigten Info</w:t>
      </w:r>
      <w:r w:rsidR="00CD2D96">
        <w:t>rmationen</w:t>
      </w:r>
      <w:r>
        <w:t xml:space="preserve"> für ein</w:t>
      </w:r>
      <w:r w:rsidR="00B171BB">
        <w:t xml:space="preserve"> schnelles Zurechtfinden und gute Integration gesammelt</w:t>
      </w:r>
      <w:ins w:id="346" w:author="ħʝᵰҩƾҩ ħɣῡƺҩ" w:date="2016-01-04T11:59:00Z">
        <w:r w:rsidR="003A603A">
          <w:t xml:space="preserve"> </w:t>
        </w:r>
      </w:ins>
      <w:del w:id="347" w:author="ħʝᵰҩƾҩ ħɣῡƺҩ" w:date="2016-01-04T11:59:00Z">
        <w:r w:rsidR="00B171BB" w:rsidDel="003A603A">
          <w:delText xml:space="preserve"> </w:delText>
        </w:r>
      </w:del>
      <w:r w:rsidR="00B171BB">
        <w:t xml:space="preserve">und aufbereitet </w:t>
      </w:r>
      <w:ins w:id="348" w:author="ħʝᵰҩƾҩ ħɣῡƺҩ" w:date="2016-01-04T11:59:00Z">
        <w:r w:rsidR="003A603A">
          <w:t xml:space="preserve">werden. </w:t>
        </w:r>
      </w:ins>
      <w:del w:id="349" w:author="ħʝᵰҩƾҩ ħɣῡƺҩ" w:date="2016-01-04T11:59:00Z">
        <w:r w:rsidDel="003A603A">
          <w:delText>und</w:delText>
        </w:r>
        <w:r w:rsidR="00B171BB" w:rsidDel="003A603A">
          <w:delText xml:space="preserve"> d</w:delText>
        </w:r>
      </w:del>
      <w:ins w:id="350" w:author="ħʝᵰҩƾҩ ħɣῡƺҩ" w:date="2016-01-04T11:59:00Z">
        <w:r w:rsidR="003A603A">
          <w:t>D</w:t>
        </w:r>
      </w:ins>
      <w:r w:rsidR="00B171BB">
        <w:t>azu</w:t>
      </w:r>
      <w:ins w:id="351" w:author="ħʝᵰҩƾҩ ħɣῡƺҩ" w:date="2016-01-04T11:59:00Z">
        <w:r w:rsidR="003A603A">
          <w:t xml:space="preserve"> werden</w:t>
        </w:r>
      </w:ins>
      <w:r>
        <w:t xml:space="preserve"> weitere hilfreiche Funktionen integriert</w:t>
      </w:r>
      <w:del w:id="352" w:author="ħʝᵰҩƾҩ ħɣῡƺҩ" w:date="2016-01-04T11:59:00Z">
        <w:r w:rsidDel="003A603A">
          <w:delText xml:space="preserve"> </w:delText>
        </w:r>
        <w:r w:rsidR="0075252C" w:rsidDel="003A603A">
          <w:delText>werden</w:delText>
        </w:r>
      </w:del>
      <w:r>
        <w:t>. Diese sollten möglichst genau auf die Anforderungen der Flüchtlinge zugeschnitten sein</w:t>
      </w:r>
      <w:r w:rsidR="008715B8">
        <w:t xml:space="preserve">, </w:t>
      </w:r>
      <w:r>
        <w:t>unter anderem eine sehr einfache Benutzeroberfläche</w:t>
      </w:r>
      <w:ins w:id="353" w:author="ħʝᵰҩƾҩ ħɣῡƺҩ" w:date="2016-01-04T12:00:00Z">
        <w:r w:rsidR="003A603A">
          <w:t>,</w:t>
        </w:r>
      </w:ins>
      <w:r>
        <w:t xml:space="preserve"> die sofort verständlich ist und intuitiv bedient werden kann</w:t>
      </w:r>
      <w:r w:rsidR="008715B8">
        <w:t>.</w:t>
      </w:r>
      <w:r>
        <w:t xml:space="preserve"> </w:t>
      </w:r>
      <w:r w:rsidR="008715B8">
        <w:t xml:space="preserve"> Im Zuge der Projektarbeit</w:t>
      </w:r>
      <w:r>
        <w:t xml:space="preserve"> </w:t>
      </w:r>
      <w:r w:rsidR="008715B8">
        <w:t>nutz</w:t>
      </w:r>
      <w:del w:id="354" w:author="ħʝᵰҩƾҩ ħɣῡƺҩ" w:date="2016-01-04T12:01:00Z">
        <w:r w:rsidR="008715B8" w:rsidDel="0092119F">
          <w:delText>t</w:delText>
        </w:r>
      </w:del>
      <w:r w:rsidR="008715B8">
        <w:t>en wir bereits bestehende Anwendungen anderer Webseiten oder verlink</w:t>
      </w:r>
      <w:del w:id="355" w:author="ħʝᵰҩƾҩ ħɣῡƺҩ" w:date="2016-01-04T12:01:00Z">
        <w:r w:rsidR="008715B8" w:rsidDel="0092119F">
          <w:delText>t</w:delText>
        </w:r>
      </w:del>
      <w:r w:rsidR="008715B8">
        <w:t xml:space="preserve">en auf diese, bspw. </w:t>
      </w:r>
      <w:r w:rsidR="0010158C">
        <w:t xml:space="preserve">auf </w:t>
      </w:r>
      <w:r w:rsidR="00864AA6">
        <w:t xml:space="preserve">eine </w:t>
      </w:r>
      <w:r w:rsidR="008715B8">
        <w:t xml:space="preserve">Open Street </w:t>
      </w:r>
      <w:proofErr w:type="spellStart"/>
      <w:r w:rsidR="008715B8">
        <w:t>Map</w:t>
      </w:r>
      <w:proofErr w:type="spellEnd"/>
      <w:r w:rsidR="008715B8">
        <w:t xml:space="preserve"> oder ein</w:t>
      </w:r>
      <w:ins w:id="356" w:author="ħʝᵰҩƾҩ ħɣῡƺҩ" w:date="2016-01-04T12:01:00Z">
        <w:r w:rsidR="0092119F">
          <w:t>em</w:t>
        </w:r>
      </w:ins>
      <w:r w:rsidR="008715B8">
        <w:t xml:space="preserve"> Wiki.</w:t>
      </w:r>
    </w:p>
    <w:p w14:paraId="0AF76C7F" w14:textId="5F9BC109" w:rsidR="0052201C" w:rsidRDefault="0052201C" w:rsidP="0052201C">
      <w:r>
        <w:t xml:space="preserve">Darüber hinaus stellt es die Prüfungsleistung der DWI 13 in dem Kurs „Softwareengineering“ dar. Ein Anspruch an die Software wie vergleichbare Projekte muss gegeben sein, um ein entsprechend gutes Ergebnis präsentieren zu können. </w:t>
      </w:r>
    </w:p>
    <w:p w14:paraId="510A039A" w14:textId="79711089" w:rsidR="0052201C" w:rsidRDefault="0052201C" w:rsidP="0052201C"/>
    <w:p w14:paraId="0838FF05" w14:textId="77777777" w:rsidR="0052201C" w:rsidRDefault="0052201C" w:rsidP="0052201C">
      <w:pPr>
        <w:pStyle w:val="berschrift3"/>
      </w:pPr>
      <w:bookmarkStart w:id="357" w:name="h.i2o87621qy6v" w:colFirst="0" w:colLast="0"/>
      <w:bookmarkStart w:id="358" w:name="_Toc439671989"/>
      <w:bookmarkEnd w:id="357"/>
      <w:r>
        <w:t>Zielgruppe</w:t>
      </w:r>
      <w:bookmarkEnd w:id="358"/>
    </w:p>
    <w:p w14:paraId="0D9C0EA7" w14:textId="78AEFD16" w:rsidR="0052201C" w:rsidRDefault="0052201C" w:rsidP="0052201C">
      <w:r>
        <w:t>Die Zielgruppe der zu erstellenden Website</w:t>
      </w:r>
      <w:r w:rsidR="0010158C">
        <w:t xml:space="preserve"> bzw. späteren </w:t>
      </w:r>
      <w:r>
        <w:t xml:space="preserve">App sind zum einen die </w:t>
      </w:r>
      <w:r w:rsidR="001A5D11">
        <w:t xml:space="preserve">Asylbewerber </w:t>
      </w:r>
      <w:r w:rsidR="0010158C">
        <w:t>(</w:t>
      </w:r>
      <w:r>
        <w:t>Asylsuchende</w:t>
      </w:r>
      <w:r w:rsidR="0010158C">
        <w:t>)</w:t>
      </w:r>
      <w:r>
        <w:t xml:space="preserve">, zum </w:t>
      </w:r>
      <w:del w:id="359" w:author="ħʝᵰҩƾҩ ħɣῡƺҩ" w:date="2016-01-04T12:02:00Z">
        <w:r w:rsidDel="0092119F">
          <w:delText xml:space="preserve">anderen </w:delText>
        </w:r>
      </w:del>
      <w:ins w:id="360" w:author="ħʝᵰҩƾҩ ħɣῡƺҩ" w:date="2016-01-04T12:03:00Z">
        <w:r w:rsidR="0092119F">
          <w:t>anderen</w:t>
        </w:r>
      </w:ins>
      <w:ins w:id="361" w:author="ħʝᵰҩƾҩ ħɣῡƺҩ" w:date="2016-01-04T12:02:00Z">
        <w:r w:rsidR="0092119F">
          <w:t xml:space="preserve"> </w:t>
        </w:r>
      </w:ins>
      <w:r>
        <w:t>die Helfer.</w:t>
      </w:r>
    </w:p>
    <w:p w14:paraId="38026C65" w14:textId="77777777" w:rsidR="00455330" w:rsidRDefault="00455330" w:rsidP="0052201C"/>
    <w:p w14:paraId="507E72D4" w14:textId="1A3E09C3" w:rsidR="00025B3D" w:rsidRDefault="00025B3D" w:rsidP="0010158C">
      <w:pPr>
        <w:pStyle w:val="berschrift3"/>
      </w:pPr>
      <w:bookmarkStart w:id="362" w:name="_Toc439671990"/>
      <w:r>
        <w:t>Funktion und benötigte Rechte der Benutzergruppen</w:t>
      </w:r>
      <w:bookmarkEnd w:id="362"/>
    </w:p>
    <w:p w14:paraId="2D97BEA7" w14:textId="7AE4815B" w:rsidR="00025B3D" w:rsidRDefault="00C029DF">
      <w:r>
        <w:t>Ein n</w:t>
      </w:r>
      <w:r w:rsidR="00025B3D">
        <w:t xml:space="preserve">icht </w:t>
      </w:r>
      <w:del w:id="363" w:author="ħʝᵰҩƾҩ ħɣῡƺҩ" w:date="2016-01-04T12:03:00Z">
        <w:r w:rsidR="00025B3D" w:rsidDel="0092119F">
          <w:delText xml:space="preserve">eingeloggter </w:delText>
        </w:r>
      </w:del>
      <w:ins w:id="364" w:author="ħʝᵰҩƾҩ ħɣῡƺҩ" w:date="2016-01-04T12:03:00Z">
        <w:r w:rsidR="0092119F">
          <w:t>angemeldeter</w:t>
        </w:r>
        <w:r w:rsidR="0092119F">
          <w:t xml:space="preserve"> </w:t>
        </w:r>
      </w:ins>
      <w:r w:rsidR="00025B3D">
        <w:t>normaler Benutzer (z.B. Asylbewerber)</w:t>
      </w:r>
      <w:r>
        <w:t xml:space="preserve"> hat</w:t>
      </w:r>
      <w:r w:rsidR="00025B3D">
        <w:t xml:space="preserve"> keine besonderen Rechte</w:t>
      </w:r>
      <w:r w:rsidR="0010158C">
        <w:t>. Diesen Anwender kann alles angezeigt werden, jedoch sind keine Bearbeitungsrechte eingeräumt</w:t>
      </w:r>
      <w:r w:rsidR="00025B3D">
        <w:t xml:space="preserve">. </w:t>
      </w:r>
      <w:r w:rsidR="0010158C">
        <w:t xml:space="preserve">Dieser benutzt </w:t>
      </w:r>
      <w:r w:rsidR="00025B3D">
        <w:t xml:space="preserve">die Website genauso wie das </w:t>
      </w:r>
      <w:r w:rsidR="0010158C">
        <w:t xml:space="preserve">allbekannte </w:t>
      </w:r>
      <w:r w:rsidR="00025B3D">
        <w:t xml:space="preserve">Wikipedia. </w:t>
      </w:r>
      <w:r w:rsidR="0010158C">
        <w:t>Für diesen Hauptprozess werden keine Daten benötigt und somit müssen auch keine gespeichert werden</w:t>
      </w:r>
      <w:r w:rsidR="006D01A7">
        <w:t>.</w:t>
      </w:r>
    </w:p>
    <w:p w14:paraId="7CB6E768" w14:textId="4265AB6E" w:rsidR="00025B3D" w:rsidRDefault="0010158C">
      <w:del w:id="365" w:author="ħʝᵰҩƾҩ ħɣῡƺҩ" w:date="2016-01-04T12:04:00Z">
        <w:r w:rsidDel="0092119F">
          <w:delText xml:space="preserve">ein </w:delText>
        </w:r>
      </w:del>
      <w:ins w:id="366" w:author="ħʝᵰҩƾҩ ħɣῡƺҩ" w:date="2016-01-04T12:04:00Z">
        <w:r w:rsidR="0092119F">
          <w:t>E</w:t>
        </w:r>
        <w:r w:rsidR="0092119F">
          <w:t xml:space="preserve">in </w:t>
        </w:r>
      </w:ins>
      <w:del w:id="367" w:author="ħʝᵰҩƾҩ ħɣῡƺҩ" w:date="2016-01-04T12:04:00Z">
        <w:r w:rsidDel="0092119F">
          <w:delText xml:space="preserve">eingeloggter </w:delText>
        </w:r>
      </w:del>
      <w:ins w:id="368" w:author="ħʝᵰҩƾҩ ħɣῡƺҩ" w:date="2016-01-04T12:04:00Z">
        <w:r w:rsidR="0092119F">
          <w:t>angemeldeter</w:t>
        </w:r>
        <w:r w:rsidR="0092119F">
          <w:t xml:space="preserve"> </w:t>
        </w:r>
      </w:ins>
      <w:r w:rsidR="00025B3D">
        <w:t>Benutzer (Helfer</w:t>
      </w:r>
      <w:r>
        <w:t xml:space="preserve">) </w:t>
      </w:r>
      <w:ins w:id="369" w:author="ħʝᵰҩƾҩ ħɣῡƺҩ" w:date="2016-01-04T12:04:00Z">
        <w:r w:rsidR="0092119F">
          <w:t xml:space="preserve">besitzt </w:t>
        </w:r>
      </w:ins>
      <w:del w:id="370" w:author="ħʝᵰҩƾҩ ħɣῡƺҩ" w:date="2016-01-04T12:04:00Z">
        <w:r w:rsidDel="0092119F">
          <w:delText xml:space="preserve">hat </w:delText>
        </w:r>
      </w:del>
      <w:r w:rsidR="00025B3D">
        <w:t xml:space="preserve">erweiterte Benutzerrechte. </w:t>
      </w:r>
      <w:r>
        <w:t>So kann dieser</w:t>
      </w:r>
      <w:r w:rsidR="00025B3D">
        <w:t xml:space="preserve"> das Wiki bearbeiten</w:t>
      </w:r>
      <w:r>
        <w:t xml:space="preserve"> und hat somit Zugriff auf die Website als auch dem Wiki</w:t>
      </w:r>
      <w:r w:rsidR="00025B3D">
        <w:t xml:space="preserve">. </w:t>
      </w:r>
      <w:r w:rsidR="00AC526A">
        <w:t>Für diesen Geschäft</w:t>
      </w:r>
      <w:ins w:id="371" w:author="ħʝᵰҩƾҩ ħɣῡƺҩ" w:date="2016-01-04T12:05:00Z">
        <w:r w:rsidR="0092119F">
          <w:t>s</w:t>
        </w:r>
      </w:ins>
      <w:r w:rsidR="00AC526A">
        <w:t>fall werden di</w:t>
      </w:r>
      <w:r w:rsidR="00025B3D">
        <w:t xml:space="preserve">e Session des Nutzers, die Benutzerrechte bzw. Rolle und </w:t>
      </w:r>
      <w:r w:rsidR="00AC526A">
        <w:t xml:space="preserve">der </w:t>
      </w:r>
      <w:r w:rsidR="00025B3D">
        <w:t>Verein für den er tätig ist (bestimmt die Bearbeitungsrechte)</w:t>
      </w:r>
      <w:r w:rsidR="00AC526A">
        <w:t xml:space="preserve"> gespeichert</w:t>
      </w:r>
      <w:r w:rsidR="00025B3D">
        <w:t>.</w:t>
      </w:r>
    </w:p>
    <w:p w14:paraId="06C3A44B" w14:textId="7D2941BC" w:rsidR="00025B3D" w:rsidRPr="00025B3D" w:rsidRDefault="00AC526A">
      <w:r>
        <w:t xml:space="preserve">Ein </w:t>
      </w:r>
      <w:r w:rsidR="00025B3D">
        <w:t>Administrator</w:t>
      </w:r>
      <w:r>
        <w:t xml:space="preserve"> hat </w:t>
      </w:r>
      <w:r w:rsidR="00025B3D">
        <w:t>vollständige Rechte. Er darf alles bearbeiten, neu anfügen, löschen usw.</w:t>
      </w:r>
      <w:ins w:id="372" w:author="ħʝᵰҩƾҩ ħɣῡƺҩ" w:date="2016-01-04T12:06:00Z">
        <w:r w:rsidR="0092119F">
          <w:t xml:space="preserve"> </w:t>
        </w:r>
      </w:ins>
      <w:del w:id="373" w:author="ħʝᵰҩƾҩ ħɣῡƺҩ" w:date="2016-01-04T12:06:00Z">
        <w:r w:rsidR="00025B3D" w:rsidDel="0092119F">
          <w:delText xml:space="preserve"> </w:delText>
        </w:r>
      </w:del>
      <w:ins w:id="374" w:author="ħʝᵰҩƾҩ ħɣῡƺҩ" w:date="2016-01-04T12:06:00Z">
        <w:r w:rsidR="0092119F">
          <w:t xml:space="preserve">. </w:t>
        </w:r>
      </w:ins>
      <w:r>
        <w:t xml:space="preserve">Ebenso benutzt er </w:t>
      </w:r>
      <w:r w:rsidR="00025B3D">
        <w:t xml:space="preserve">alle bereitgestellten Funktionen, auch </w:t>
      </w:r>
      <w:del w:id="375" w:author="ħʝᵰҩƾҩ ħɣῡƺҩ" w:date="2016-01-04T12:07:00Z">
        <w:r w:rsidR="00025B3D" w:rsidDel="0092119F">
          <w:delText xml:space="preserve">welche </w:delText>
        </w:r>
      </w:del>
      <w:ins w:id="376" w:author="ħʝᵰҩƾҩ ħɣῡƺҩ" w:date="2016-01-04T12:07:00Z">
        <w:r w:rsidR="0092119F">
          <w:t>diejenigen, die</w:t>
        </w:r>
        <w:r w:rsidR="0092119F">
          <w:t xml:space="preserve"> </w:t>
        </w:r>
      </w:ins>
      <w:r w:rsidR="00025B3D">
        <w:t>über die Website hinaus</w:t>
      </w:r>
      <w:r w:rsidR="00622D2D">
        <w:t>gehen</w:t>
      </w:r>
      <w:r w:rsidR="00025B3D">
        <w:t xml:space="preserve">. So z.B. um ein </w:t>
      </w:r>
      <w:r w:rsidR="00F760A1">
        <w:t>n</w:t>
      </w:r>
      <w:r w:rsidR="00025B3D">
        <w:t>eue</w:t>
      </w:r>
      <w:r w:rsidR="00F760A1">
        <w:t>s</w:t>
      </w:r>
      <w:r w:rsidR="00025B3D">
        <w:t xml:space="preserve"> </w:t>
      </w:r>
      <w:proofErr w:type="spellStart"/>
      <w:r w:rsidR="00025B3D">
        <w:t>Build</w:t>
      </w:r>
      <w:proofErr w:type="spellEnd"/>
      <w:r w:rsidR="00025B3D">
        <w:t xml:space="preserve"> auf den </w:t>
      </w:r>
      <w:proofErr w:type="spellStart"/>
      <w:r w:rsidR="00025B3D">
        <w:t>Application</w:t>
      </w:r>
      <w:proofErr w:type="spellEnd"/>
      <w:r w:rsidR="00025B3D">
        <w:t xml:space="preserve"> Server zu pushen. </w:t>
      </w:r>
      <w:r>
        <w:t xml:space="preserve">Für diesen Geschäftsfall werden die gleichen Daten gespeichert wie </w:t>
      </w:r>
      <w:del w:id="377" w:author="ħʝᵰҩƾҩ ħɣῡƺҩ" w:date="2016-01-04T12:07:00Z">
        <w:r w:rsidDel="00E1308E">
          <w:delText xml:space="preserve">im </w:delText>
        </w:r>
      </w:del>
      <w:r>
        <w:t>für einen eingeloggten User (Helfer)</w:t>
      </w:r>
      <w:del w:id="378" w:author="ħʝᵰҩƾҩ ħɣῡƺҩ" w:date="2016-01-04T12:07:00Z">
        <w:r w:rsidDel="0092119F">
          <w:delText xml:space="preserve"> gespeichert</w:delText>
        </w:r>
      </w:del>
      <w:r>
        <w:t xml:space="preserve">. </w:t>
      </w:r>
    </w:p>
    <w:p w14:paraId="1C83CDE3" w14:textId="0F447663" w:rsidR="00025B3D" w:rsidRDefault="00025B3D" w:rsidP="0052201C"/>
    <w:p w14:paraId="36EADA1C" w14:textId="77777777" w:rsidR="0052201C" w:rsidRDefault="0052201C" w:rsidP="0052201C">
      <w:pPr>
        <w:pStyle w:val="berschrift3"/>
      </w:pPr>
      <w:bookmarkStart w:id="379" w:name="h.hwl0hmkouqy" w:colFirst="0" w:colLast="0"/>
      <w:bookmarkStart w:id="380" w:name="_Toc439671991"/>
      <w:bookmarkEnd w:id="379"/>
      <w:r>
        <w:t>Allgemeine Beschreibung der Funktionen</w:t>
      </w:r>
      <w:bookmarkEnd w:id="380"/>
    </w:p>
    <w:p w14:paraId="6036A3F0" w14:textId="08F73201" w:rsidR="001A5D11" w:rsidRPr="001A5D11" w:rsidRDefault="005277D2" w:rsidP="00AC526A">
      <w:r>
        <w:t xml:space="preserve">Wir nutzen verschiedene Funktionen aus bereits existierenden Webseiten und Anwendungen, dabei spezifizieren wir den Umfang nach unseren Anforderungen. Hier folgen die zu </w:t>
      </w:r>
      <w:del w:id="381" w:author="ħʝᵰҩƾҩ ħɣῡƺҩ" w:date="2016-01-04T12:08:00Z">
        <w:r w:rsidDel="00FD22DE">
          <w:delText xml:space="preserve">implantierenden </w:delText>
        </w:r>
      </w:del>
      <w:ins w:id="382" w:author="ħʝᵰҩƾҩ ħɣῡƺҩ" w:date="2016-01-04T12:08:00Z">
        <w:r w:rsidR="00FD22DE">
          <w:t>impl</w:t>
        </w:r>
        <w:r w:rsidR="00FD22DE">
          <w:t>eme</w:t>
        </w:r>
        <w:r w:rsidR="00FD22DE">
          <w:t xml:space="preserve">ntierenden </w:t>
        </w:r>
      </w:ins>
      <w:r>
        <w:t>Funktionen:</w:t>
      </w:r>
    </w:p>
    <w:p w14:paraId="6ABE3BE9" w14:textId="383B96FA" w:rsidR="0052201C" w:rsidRDefault="0052201C" w:rsidP="0052201C">
      <w:pPr>
        <w:numPr>
          <w:ilvl w:val="0"/>
          <w:numId w:val="8"/>
        </w:numPr>
        <w:spacing w:after="0" w:line="276" w:lineRule="auto"/>
        <w:ind w:hanging="360"/>
        <w:contextualSpacing/>
      </w:pPr>
      <w:r>
        <w:lastRenderedPageBreak/>
        <w:t xml:space="preserve">Übersichtliche, thematische, einfach zugängliche Informationssammlung </w:t>
      </w:r>
    </w:p>
    <w:p w14:paraId="1F0D4E63" w14:textId="77777777" w:rsidR="0052201C" w:rsidRDefault="0052201C" w:rsidP="0052201C">
      <w:pPr>
        <w:numPr>
          <w:ilvl w:val="1"/>
          <w:numId w:val="8"/>
        </w:numPr>
        <w:spacing w:after="0" w:line="276" w:lineRule="auto"/>
        <w:ind w:hanging="360"/>
        <w:contextualSpacing/>
      </w:pPr>
      <w:r>
        <w:tab/>
        <w:t>Behördenkontaktdaten zu den jeweiligen Standorten</w:t>
      </w:r>
    </w:p>
    <w:p w14:paraId="5C84DF4A" w14:textId="77777777" w:rsidR="0052201C" w:rsidRDefault="0052201C" w:rsidP="0052201C">
      <w:pPr>
        <w:numPr>
          <w:ilvl w:val="1"/>
          <w:numId w:val="8"/>
        </w:numPr>
        <w:spacing w:after="0" w:line="276" w:lineRule="auto"/>
        <w:ind w:hanging="360"/>
        <w:contextualSpacing/>
      </w:pPr>
      <w:r>
        <w:tab/>
        <w:t>Rechtliches Einmaleins</w:t>
      </w:r>
    </w:p>
    <w:p w14:paraId="707703FB" w14:textId="77777777" w:rsidR="0052201C" w:rsidRDefault="0052201C" w:rsidP="0052201C">
      <w:pPr>
        <w:numPr>
          <w:ilvl w:val="1"/>
          <w:numId w:val="8"/>
        </w:numPr>
        <w:spacing w:after="0" w:line="276" w:lineRule="auto"/>
        <w:ind w:hanging="360"/>
        <w:contextualSpacing/>
      </w:pPr>
      <w:r>
        <w:tab/>
        <w:t>Anlaufstationen für z.B. kurzfristige Unterkünfte / Tafel / DRK</w:t>
      </w:r>
    </w:p>
    <w:p w14:paraId="20E095D1" w14:textId="77777777" w:rsidR="0052201C" w:rsidRDefault="0052201C" w:rsidP="0052201C">
      <w:pPr>
        <w:numPr>
          <w:ilvl w:val="1"/>
          <w:numId w:val="8"/>
        </w:numPr>
        <w:spacing w:after="0" w:line="276" w:lineRule="auto"/>
        <w:ind w:hanging="360"/>
        <w:contextualSpacing/>
      </w:pPr>
      <w:r>
        <w:tab/>
        <w:t xml:space="preserve">Infos der lokalen </w:t>
      </w:r>
      <w:proofErr w:type="spellStart"/>
      <w:r>
        <w:t>Refugee</w:t>
      </w:r>
      <w:proofErr w:type="spellEnd"/>
      <w:r>
        <w:t xml:space="preserve"> Law </w:t>
      </w:r>
      <w:proofErr w:type="spellStart"/>
      <w:r>
        <w:t>Clinics</w:t>
      </w:r>
      <w:proofErr w:type="spellEnd"/>
      <w:r>
        <w:t xml:space="preserve"> / andere lokale Vereine</w:t>
      </w:r>
    </w:p>
    <w:p w14:paraId="62E0407A" w14:textId="19E20294" w:rsidR="0052201C" w:rsidRDefault="0052201C" w:rsidP="0052201C">
      <w:pPr>
        <w:numPr>
          <w:ilvl w:val="1"/>
          <w:numId w:val="8"/>
        </w:numPr>
        <w:spacing w:after="0" w:line="276" w:lineRule="auto"/>
        <w:ind w:hanging="360"/>
        <w:contextualSpacing/>
      </w:pPr>
      <w:r>
        <w:tab/>
        <w:t xml:space="preserve">häufig genutzte Rufnummern (Notrufnummern) </w:t>
      </w:r>
      <w:del w:id="383" w:author="ħʝᵰҩƾҩ ħɣῡƺҩ" w:date="2016-01-04T12:08:00Z">
        <w:r w:rsidDel="00E646C9">
          <w:delText xml:space="preserve">+ </w:delText>
        </w:r>
      </w:del>
      <w:ins w:id="384" w:author="ħʝᵰҩƾҩ ħɣῡƺҩ" w:date="2016-01-04T12:08:00Z">
        <w:r w:rsidR="00E646C9">
          <w:t>&amp;</w:t>
        </w:r>
        <w:r w:rsidR="00E646C9">
          <w:t xml:space="preserve"> </w:t>
        </w:r>
      </w:ins>
      <w:r>
        <w:t>deren Aufgabengebiete</w:t>
      </w:r>
    </w:p>
    <w:p w14:paraId="50166215" w14:textId="6FEA8089" w:rsidR="0052201C" w:rsidRDefault="0052201C" w:rsidP="0052201C">
      <w:pPr>
        <w:numPr>
          <w:ilvl w:val="1"/>
          <w:numId w:val="8"/>
        </w:numPr>
        <w:spacing w:after="0" w:line="276" w:lineRule="auto"/>
        <w:ind w:hanging="360"/>
        <w:contextualSpacing/>
      </w:pPr>
      <w:r>
        <w:tab/>
        <w:t>Gesundheitssystem</w:t>
      </w:r>
      <w:r w:rsidR="00AC526A">
        <w:t>,</w:t>
      </w:r>
      <w:r>
        <w:t xml:space="preserve"> </w:t>
      </w:r>
      <w:del w:id="385" w:author="ħʝᵰҩƾҩ ħɣῡƺҩ" w:date="2016-01-04T12:09:00Z">
        <w:r w:rsidDel="00A057F6">
          <w:delText xml:space="preserve">Kostenlose </w:delText>
        </w:r>
      </w:del>
      <w:ins w:id="386" w:author="ħʝᵰҩƾҩ ħɣῡƺҩ" w:date="2016-01-04T12:09:00Z">
        <w:r w:rsidR="00A057F6">
          <w:t>k</w:t>
        </w:r>
        <w:r w:rsidR="00A057F6">
          <w:t xml:space="preserve">ostenlose </w:t>
        </w:r>
      </w:ins>
      <w:r>
        <w:t>Ärzte</w:t>
      </w:r>
      <w:r w:rsidR="00AC526A">
        <w:t>,</w:t>
      </w:r>
      <w:r>
        <w:t xml:space="preserve"> </w:t>
      </w:r>
      <w:r w:rsidR="00AC526A">
        <w:t>„</w:t>
      </w:r>
      <w:r>
        <w:t>Wo finde ich einen in meiner Nähe</w:t>
      </w:r>
      <w:r w:rsidR="00AC526A">
        <w:t>“</w:t>
      </w:r>
    </w:p>
    <w:p w14:paraId="05BDB0B3" w14:textId="77777777" w:rsidR="0052201C" w:rsidRDefault="0052201C" w:rsidP="0052201C">
      <w:pPr>
        <w:numPr>
          <w:ilvl w:val="1"/>
          <w:numId w:val="8"/>
        </w:numPr>
        <w:spacing w:after="0" w:line="276" w:lineRule="auto"/>
        <w:ind w:hanging="360"/>
        <w:contextualSpacing/>
      </w:pPr>
      <w:r>
        <w:tab/>
        <w:t>Verknüpfungen zu anderen Hilfeseiten und Funktionalitäten</w:t>
      </w:r>
    </w:p>
    <w:p w14:paraId="59307A2C" w14:textId="2094A6C2" w:rsidR="0052201C" w:rsidRDefault="0052201C" w:rsidP="0052201C">
      <w:pPr>
        <w:numPr>
          <w:ilvl w:val="1"/>
          <w:numId w:val="8"/>
        </w:numPr>
        <w:spacing w:after="0" w:line="276" w:lineRule="auto"/>
        <w:ind w:hanging="360"/>
        <w:contextualSpacing/>
      </w:pPr>
      <w:r>
        <w:tab/>
      </w:r>
      <w:r w:rsidR="00AC526A">
        <w:t>usw.</w:t>
      </w:r>
    </w:p>
    <w:p w14:paraId="33CBDE33" w14:textId="6269A065" w:rsidR="0052201C" w:rsidRDefault="0052201C" w:rsidP="0052201C">
      <w:pPr>
        <w:numPr>
          <w:ilvl w:val="0"/>
          <w:numId w:val="8"/>
        </w:numPr>
        <w:spacing w:after="0" w:line="276" w:lineRule="auto"/>
        <w:ind w:hanging="360"/>
        <w:contextualSpacing/>
      </w:pPr>
      <w:r>
        <w:t>Sofern möglich – Ermittlung des Standortes und Darstellung der gesuchten Informationen auf einer Karte („</w:t>
      </w:r>
      <w:del w:id="387" w:author="ħʝᵰҩƾҩ ħɣῡƺҩ" w:date="2016-01-04T12:09:00Z">
        <w:r w:rsidDel="00A63704">
          <w:delText xml:space="preserve">wo </w:delText>
        </w:r>
      </w:del>
      <w:ins w:id="388" w:author="ħʝᵰҩƾҩ ħɣῡƺҩ" w:date="2016-01-04T12:09:00Z">
        <w:r w:rsidR="00A63704">
          <w:t>W</w:t>
        </w:r>
        <w:r w:rsidR="00A63704">
          <w:t xml:space="preserve">o </w:t>
        </w:r>
      </w:ins>
      <w:r>
        <w:t>bin ich und wo muss ich hin“)</w:t>
      </w:r>
    </w:p>
    <w:p w14:paraId="2F1819CE" w14:textId="77777777" w:rsidR="0052201C" w:rsidRDefault="0052201C" w:rsidP="0052201C">
      <w:pPr>
        <w:numPr>
          <w:ilvl w:val="0"/>
          <w:numId w:val="8"/>
        </w:numPr>
        <w:spacing w:after="0" w:line="276" w:lineRule="auto"/>
        <w:ind w:hanging="360"/>
        <w:contextualSpacing/>
      </w:pPr>
      <w:r>
        <w:t>Ein Wikipedia – dort kann gemeinschaftlich dran gearbeitet werden. Inhaltlich dreht es sich um tiefergehende Infos zu Standorten (Freizeitaktivitäten bspw.)</w:t>
      </w:r>
    </w:p>
    <w:p w14:paraId="4AA2AE0E" w14:textId="600F2DD1" w:rsidR="0052201C" w:rsidRDefault="0052201C" w:rsidP="0052201C">
      <w:pPr>
        <w:numPr>
          <w:ilvl w:val="0"/>
          <w:numId w:val="9"/>
        </w:numPr>
        <w:spacing w:after="0" w:line="276" w:lineRule="auto"/>
        <w:ind w:hanging="360"/>
        <w:contextualSpacing/>
      </w:pPr>
      <w:commentRangeStart w:id="389"/>
      <w:r>
        <w:t xml:space="preserve">Ein Forum, aufgebaut wie ein schwarzes Brett und standortspezifisch, um Dienste anzugeben. Also eine Plattform für Helfer und </w:t>
      </w:r>
      <w:del w:id="390" w:author="ħʝᵰҩƾҩ ħɣῡƺҩ" w:date="2016-01-04T12:09:00Z">
        <w:r w:rsidDel="00C41F4D">
          <w:delText xml:space="preserve">hilfesuchende </w:delText>
        </w:r>
      </w:del>
      <w:ins w:id="391" w:author="ħʝᵰҩƾҩ ħɣῡƺҩ" w:date="2016-01-04T12:09:00Z">
        <w:r w:rsidR="00C41F4D">
          <w:t>H</w:t>
        </w:r>
        <w:r w:rsidR="00C41F4D">
          <w:t xml:space="preserve">ilfesuchende </w:t>
        </w:r>
      </w:ins>
      <w:r>
        <w:t xml:space="preserve">– was brauche ich genau? Wer kann mir helfen? </w:t>
      </w:r>
      <w:commentRangeEnd w:id="389"/>
      <w:r w:rsidR="00C41F4D">
        <w:rPr>
          <w:rStyle w:val="Kommentarzeichen"/>
        </w:rPr>
        <w:commentReference w:id="389"/>
      </w:r>
    </w:p>
    <w:p w14:paraId="5DFC2E18" w14:textId="7D3C1DBC" w:rsidR="0052201C" w:rsidRDefault="0052201C" w:rsidP="0052201C">
      <w:pPr>
        <w:numPr>
          <w:ilvl w:val="0"/>
          <w:numId w:val="15"/>
        </w:numPr>
        <w:spacing w:after="0" w:line="276" w:lineRule="auto"/>
        <w:ind w:hanging="360"/>
        <w:contextualSpacing/>
      </w:pPr>
      <w:r>
        <w:t xml:space="preserve">Freizeitbeschäftigung: </w:t>
      </w:r>
      <w:proofErr w:type="spellStart"/>
      <w:r>
        <w:t>Map</w:t>
      </w:r>
      <w:proofErr w:type="spellEnd"/>
      <w:r>
        <w:t>/Wiki -&gt; was kann ich in meiner Umgebung machen? Fußball etc.</w:t>
      </w:r>
    </w:p>
    <w:p w14:paraId="2E8134D9" w14:textId="064DA35F" w:rsidR="0052201C" w:rsidRDefault="0052201C" w:rsidP="0052201C">
      <w:pPr>
        <w:numPr>
          <w:ilvl w:val="0"/>
          <w:numId w:val="11"/>
        </w:numPr>
        <w:spacing w:after="0" w:line="276" w:lineRule="auto"/>
        <w:ind w:hanging="360"/>
        <w:contextualSpacing/>
      </w:pPr>
      <w:r>
        <w:t>Eine Funktion die erlaubt, herauszufinden welche Materialien ich in welchem Laden finde. Was gibt es im Baumarkt, was finde ich im Supermarkt</w:t>
      </w:r>
      <w:r w:rsidR="00AC526A">
        <w:t xml:space="preserve">? </w:t>
      </w:r>
      <w:r>
        <w:t>Wie heißen die Supermärkte? Und dann direkt eine Integration „auf Karte anzeigen“ – dort werden dann die benötigten Kategorien eingeblendet. (fließender Übergang)</w:t>
      </w:r>
    </w:p>
    <w:p w14:paraId="2DD5326A" w14:textId="48D12AD9" w:rsidR="0052201C" w:rsidRDefault="0052201C" w:rsidP="0052201C">
      <w:pPr>
        <w:numPr>
          <w:ilvl w:val="0"/>
          <w:numId w:val="7"/>
        </w:numPr>
        <w:spacing w:after="0" w:line="276" w:lineRule="auto"/>
        <w:ind w:hanging="360"/>
        <w:contextualSpacing/>
      </w:pPr>
      <w:r>
        <w:t xml:space="preserve">Suchfunktion: Einfaches Schlagwortfiltern. Ich möchte mich nicht durchklicken? </w:t>
      </w:r>
      <w:ins w:id="392" w:author="ħʝᵰҩƾҩ ħɣῡƺҩ" w:date="2016-01-04T12:11:00Z">
        <w:r w:rsidR="00EC64AE">
          <w:t>„</w:t>
        </w:r>
      </w:ins>
      <w:r>
        <w:t>Okay – ich such danach</w:t>
      </w:r>
      <w:ins w:id="393" w:author="ħʝᵰҩƾҩ ħɣῡƺҩ" w:date="2016-01-04T12:11:00Z">
        <w:r w:rsidR="00EC64AE">
          <w:t>“</w:t>
        </w:r>
      </w:ins>
    </w:p>
    <w:p w14:paraId="66FBCE38" w14:textId="7EDC5DD3" w:rsidR="0052201C" w:rsidRDefault="0052201C" w:rsidP="0052201C">
      <w:pPr>
        <w:numPr>
          <w:ilvl w:val="0"/>
          <w:numId w:val="16"/>
        </w:numPr>
        <w:spacing w:after="0" w:line="276" w:lineRule="auto"/>
        <w:ind w:hanging="360"/>
        <w:contextualSpacing/>
      </w:pPr>
      <w:r>
        <w:t xml:space="preserve">Formular Template: Deutschland hat ein </w:t>
      </w:r>
      <w:del w:id="394" w:author="ħʝᵰҩƾҩ ħɣῡƺҩ" w:date="2016-01-04T12:12:00Z">
        <w:r w:rsidDel="00EC64AE">
          <w:delText xml:space="preserve">Bürokratischer </w:delText>
        </w:r>
      </w:del>
      <w:ins w:id="395" w:author="ħʝᵰҩƾҩ ħɣῡƺҩ" w:date="2016-01-04T12:12:00Z">
        <w:r w:rsidR="00EC64AE">
          <w:t>Bürokratische</w:t>
        </w:r>
        <w:r w:rsidR="00EC64AE">
          <w:t>n</w:t>
        </w:r>
        <w:r w:rsidR="00EC64AE">
          <w:t xml:space="preserve"> </w:t>
        </w:r>
      </w:ins>
      <w:r w:rsidR="00ED47C1">
        <w:t>Dschungel</w:t>
      </w:r>
      <w:r>
        <w:t xml:space="preserve"> der allein für </w:t>
      </w:r>
      <w:del w:id="396" w:author="ħʝᵰҩƾҩ ħɣῡƺҩ" w:date="2016-01-04T12:12:00Z">
        <w:r w:rsidDel="00EC64AE">
          <w:delText xml:space="preserve">deutsche </w:delText>
        </w:r>
      </w:del>
      <w:ins w:id="397" w:author="ħʝᵰҩƾҩ ħɣῡƺҩ" w:date="2016-01-04T12:12:00Z">
        <w:r w:rsidR="00EC64AE">
          <w:t>D</w:t>
        </w:r>
        <w:r w:rsidR="00EC64AE">
          <w:t xml:space="preserve">eutsche </w:t>
        </w:r>
      </w:ins>
      <w:r>
        <w:t>nicht immer durchschaubar ist – für Menschen die dann nicht einmal deutsch sprechen</w:t>
      </w:r>
      <w:ins w:id="398" w:author="ħʝᵰҩƾҩ ħɣῡƺҩ" w:date="2016-01-04T12:12:00Z">
        <w:r w:rsidR="00EC64AE">
          <w:t xml:space="preserve"> </w:t>
        </w:r>
        <w:r w:rsidR="00EC64AE">
          <w:t>–</w:t>
        </w:r>
        <w:r w:rsidR="00EC64AE">
          <w:t xml:space="preserve"> </w:t>
        </w:r>
      </w:ins>
      <w:del w:id="399" w:author="ħʝᵰҩƾҩ ħɣῡƺҩ" w:date="2016-01-04T12:12:00Z">
        <w:r w:rsidDel="00EC64AE">
          <w:delText xml:space="preserve"> </w:delText>
        </w:r>
      </w:del>
      <w:r>
        <w:t xml:space="preserve">eine noch viel größere Herausforderung. Eine </w:t>
      </w:r>
      <w:del w:id="400" w:author="ħʝᵰҩƾҩ ħɣῡƺҩ" w:date="2016-01-04T12:13:00Z">
        <w:r w:rsidDel="00EC64AE">
          <w:delText xml:space="preserve">Standortbezogene </w:delText>
        </w:r>
      </w:del>
      <w:ins w:id="401" w:author="ħʝᵰҩƾҩ ħɣῡƺҩ" w:date="2016-01-04T12:13:00Z">
        <w:r w:rsidR="00EC64AE">
          <w:t>s</w:t>
        </w:r>
        <w:r w:rsidR="00EC64AE">
          <w:t xml:space="preserve">tandortbezogene </w:t>
        </w:r>
      </w:ins>
      <w:r>
        <w:t>Auflistung der benötigten Formularen mit Ausfüllhilfe: Was bedeutet das Feld oder das? Was muss ich hier eintragen?</w:t>
      </w:r>
    </w:p>
    <w:p w14:paraId="745149C4" w14:textId="77777777" w:rsidR="00455330" w:rsidRDefault="00455330" w:rsidP="00AC526A">
      <w:pPr>
        <w:spacing w:after="0" w:line="276" w:lineRule="auto"/>
        <w:ind w:left="720"/>
        <w:contextualSpacing/>
      </w:pPr>
    </w:p>
    <w:p w14:paraId="6DCCE9EF" w14:textId="77777777" w:rsidR="00455330" w:rsidRDefault="00455330" w:rsidP="00AC526A">
      <w:pPr>
        <w:spacing w:after="0" w:line="276" w:lineRule="auto"/>
        <w:ind w:left="720"/>
        <w:contextualSpacing/>
      </w:pPr>
    </w:p>
    <w:p w14:paraId="0F81ECF6" w14:textId="3EAC5BE1" w:rsidR="0052201C" w:rsidRDefault="005277D2" w:rsidP="0052201C">
      <w:pPr>
        <w:pStyle w:val="berschrift3"/>
      </w:pPr>
      <w:bookmarkStart w:id="402" w:name="_Toc439502490"/>
      <w:bookmarkStart w:id="403" w:name="_Toc439666431"/>
      <w:bookmarkStart w:id="404" w:name="_Toc439666538"/>
      <w:bookmarkStart w:id="405" w:name="h.bxdw5qzhu7pt" w:colFirst="0" w:colLast="0"/>
      <w:bookmarkEnd w:id="402"/>
      <w:bookmarkEnd w:id="403"/>
      <w:bookmarkEnd w:id="404"/>
      <w:bookmarkEnd w:id="405"/>
      <w:r>
        <w:t xml:space="preserve"> </w:t>
      </w:r>
      <w:bookmarkStart w:id="406" w:name="_Toc439671992"/>
      <w:r>
        <w:t>Genutzte Plattformen</w:t>
      </w:r>
      <w:bookmarkEnd w:id="406"/>
    </w:p>
    <w:p w14:paraId="6937774C" w14:textId="4FAB42C8" w:rsidR="00455330" w:rsidRPr="005277D2" w:rsidRDefault="005277D2" w:rsidP="00AC526A">
      <w:r>
        <w:t xml:space="preserve">In der ersten Version fertigen wir eine Webseite an, die man </w:t>
      </w:r>
      <w:r w:rsidR="00AC526A">
        <w:t xml:space="preserve">mit jedem </w:t>
      </w:r>
      <w:r>
        <w:t xml:space="preserve">gängigen Browser </w:t>
      </w:r>
      <w:r w:rsidR="00AC526A">
        <w:t xml:space="preserve">aufrufen </w:t>
      </w:r>
      <w:r>
        <w:t xml:space="preserve">kann. Diese Webseite wird immer weitergepflegt und erweitert. Zusätzlich soll in den </w:t>
      </w:r>
      <w:r w:rsidR="00AC526A">
        <w:t xml:space="preserve">zukünftigen </w:t>
      </w:r>
      <w:r>
        <w:t>Version</w:t>
      </w:r>
      <w:r w:rsidR="00AC526A">
        <w:t>en</w:t>
      </w:r>
      <w:r>
        <w:t xml:space="preserve"> (Version 2 und höher) auch eine App für Smartphones entwickelt werden. </w:t>
      </w:r>
    </w:p>
    <w:p w14:paraId="4A976986" w14:textId="77777777" w:rsidR="0052201C" w:rsidRDefault="0052201C" w:rsidP="0052201C"/>
    <w:p w14:paraId="2DB82534" w14:textId="77777777" w:rsidR="0052201C" w:rsidRDefault="0052201C" w:rsidP="0052201C">
      <w:pPr>
        <w:pStyle w:val="berschrift3"/>
      </w:pPr>
      <w:bookmarkStart w:id="407" w:name="_Toc439671993"/>
      <w:commentRangeStart w:id="408"/>
      <w:r>
        <w:t>Rahmenbedingungen</w:t>
      </w:r>
      <w:bookmarkEnd w:id="407"/>
      <w:commentRangeEnd w:id="408"/>
      <w:r w:rsidR="00EC64AE">
        <w:rPr>
          <w:rStyle w:val="Kommentarzeichen"/>
          <w:rFonts w:asciiTheme="minorHAnsi" w:eastAsiaTheme="minorHAnsi" w:hAnsiTheme="minorHAnsi" w:cstheme="minorBidi"/>
          <w:color w:val="auto"/>
        </w:rPr>
        <w:commentReference w:id="408"/>
      </w:r>
    </w:p>
    <w:p w14:paraId="0FE89A05" w14:textId="77777777" w:rsidR="00455330" w:rsidRPr="008B02B4" w:rsidRDefault="00455330" w:rsidP="00AC526A"/>
    <w:p w14:paraId="0C780879" w14:textId="77777777" w:rsidR="0052201C" w:rsidRDefault="0052201C" w:rsidP="0052201C">
      <w:pPr>
        <w:pStyle w:val="berschrift3"/>
      </w:pPr>
      <w:bookmarkStart w:id="409" w:name="h.pww4n79rjpco" w:colFirst="0" w:colLast="0"/>
      <w:bookmarkStart w:id="410" w:name="_Toc439671994"/>
      <w:bookmarkEnd w:id="409"/>
      <w:r>
        <w:t>Technische Umgebung</w:t>
      </w:r>
      <w:bookmarkEnd w:id="410"/>
    </w:p>
    <w:p w14:paraId="73E9AF7E" w14:textId="3A3410CA" w:rsidR="0052201C" w:rsidRDefault="00420AFD" w:rsidP="0052201C">
      <w:r>
        <w:t xml:space="preserve">Bei den technischen Lösungen sollen keine monetären Kosten anfallen, daher </w:t>
      </w:r>
      <w:r w:rsidR="00AC526A">
        <w:t xml:space="preserve">wird für das Projekt </w:t>
      </w:r>
      <w:r>
        <w:t xml:space="preserve">überwiegend auf Open-Source Software </w:t>
      </w:r>
      <w:r w:rsidR="00AC526A">
        <w:t>gesetzt</w:t>
      </w:r>
      <w:r>
        <w:t xml:space="preserve">. </w:t>
      </w:r>
      <w:r w:rsidR="0052201C">
        <w:t xml:space="preserve">Das verwendete Modell soll eine Tier-3 Architektur sein – somit sind Skalierungsmöglichkeiten, falls ein durchschlagender Erfolg </w:t>
      </w:r>
      <w:r>
        <w:t>eintritt</w:t>
      </w:r>
      <w:r w:rsidR="0052201C">
        <w:t>, gegeben.</w:t>
      </w:r>
    </w:p>
    <w:p w14:paraId="66FE750C" w14:textId="07ADB842" w:rsidR="0052201C" w:rsidRDefault="0052201C" w:rsidP="0052201C">
      <w:r>
        <w:t>Als Client kommen alle Geräte in Frage, welche Webs</w:t>
      </w:r>
      <w:r w:rsidR="005A3E08">
        <w:t>e</w:t>
      </w:r>
      <w:r>
        <w:t>ite</w:t>
      </w:r>
      <w:r w:rsidR="005A3E08">
        <w:t>n</w:t>
      </w:r>
      <w:r>
        <w:t xml:space="preserve"> darstellen können. (Desktop PC, Laptop, Tablet, Smartphone).</w:t>
      </w:r>
    </w:p>
    <w:p w14:paraId="69696B82" w14:textId="77777777" w:rsidR="00455330" w:rsidRDefault="00455330" w:rsidP="0052201C"/>
    <w:p w14:paraId="4ADD4C5D" w14:textId="77777777" w:rsidR="0052201C" w:rsidRDefault="0052201C" w:rsidP="0052201C">
      <w:pPr>
        <w:pStyle w:val="berschrift3"/>
      </w:pPr>
      <w:bookmarkStart w:id="411" w:name="h.vvybf5zi3sg2" w:colFirst="0" w:colLast="0"/>
      <w:bookmarkStart w:id="412" w:name="_Toc439671995"/>
      <w:bookmarkEnd w:id="411"/>
      <w:r>
        <w:lastRenderedPageBreak/>
        <w:t>Einsatzbedingungen</w:t>
      </w:r>
      <w:bookmarkEnd w:id="412"/>
    </w:p>
    <w:p w14:paraId="26C7610E" w14:textId="77777777" w:rsidR="0052201C" w:rsidRDefault="0052201C" w:rsidP="0052201C">
      <w:r>
        <w:t>Geltende Sicherheitsstandards müssen erfüllt sein. Insbesondere sobald Nutzerdaten gespeichert werden, ist dies unumgänglich.</w:t>
      </w:r>
    </w:p>
    <w:p w14:paraId="49E324AF" w14:textId="345F4BCF" w:rsidR="0052201C" w:rsidRDefault="0052201C" w:rsidP="0052201C">
      <w:r>
        <w:t>Die Webs</w:t>
      </w:r>
      <w:r w:rsidR="00420AFD">
        <w:t>e</w:t>
      </w:r>
      <w:r>
        <w:t>ite sollte innerhalb üblicher Reaktionszeiten agieren (max. 3 Sekunden beim Kunden).</w:t>
      </w:r>
    </w:p>
    <w:p w14:paraId="4EEDCEE5" w14:textId="77777777" w:rsidR="00455330" w:rsidRDefault="00455330" w:rsidP="0052201C"/>
    <w:p w14:paraId="2A033C2C" w14:textId="4446A32B" w:rsidR="0052201C" w:rsidRDefault="0052201C" w:rsidP="0052201C">
      <w:pPr>
        <w:pStyle w:val="berschrift3"/>
      </w:pPr>
      <w:bookmarkStart w:id="413" w:name="_Toc439671996"/>
      <w:commentRangeStart w:id="414"/>
      <w:r>
        <w:t>Rechtliches</w:t>
      </w:r>
      <w:bookmarkEnd w:id="413"/>
      <w:commentRangeEnd w:id="414"/>
      <w:r w:rsidR="00EC64AE">
        <w:rPr>
          <w:rStyle w:val="Kommentarzeichen"/>
          <w:rFonts w:asciiTheme="minorHAnsi" w:eastAsiaTheme="minorHAnsi" w:hAnsiTheme="minorHAnsi" w:cstheme="minorBidi"/>
          <w:color w:val="auto"/>
        </w:rPr>
        <w:commentReference w:id="414"/>
      </w:r>
    </w:p>
    <w:p w14:paraId="60759DC1" w14:textId="77777777" w:rsidR="00455330" w:rsidRPr="008B02B4" w:rsidRDefault="00455330" w:rsidP="00EE3B24"/>
    <w:p w14:paraId="59281B5B" w14:textId="77777777" w:rsidR="0052201C" w:rsidRDefault="0052201C" w:rsidP="0052201C">
      <w:pPr>
        <w:pStyle w:val="berschrift3"/>
      </w:pPr>
      <w:bookmarkStart w:id="415" w:name="h.n2cappxx30mq" w:colFirst="0" w:colLast="0"/>
      <w:bookmarkStart w:id="416" w:name="_Toc439671997"/>
      <w:bookmarkEnd w:id="415"/>
      <w:r>
        <w:t>Vorkenntnisse</w:t>
      </w:r>
      <w:bookmarkEnd w:id="416"/>
    </w:p>
    <w:p w14:paraId="72AE54D0" w14:textId="5F1FF608" w:rsidR="0052201C" w:rsidRDefault="00420AFD" w:rsidP="00EC64AE">
      <w:pPr>
        <w:spacing w:after="0" w:line="276" w:lineRule="auto"/>
        <w:ind w:left="360"/>
        <w:contextualSpacing/>
        <w:pPrChange w:id="417" w:author="ħʝᵰҩƾҩ ħɣῡƺҩ" w:date="2016-01-04T12:14:00Z">
          <w:pPr>
            <w:numPr>
              <w:numId w:val="14"/>
            </w:numPr>
            <w:spacing w:after="0" w:line="276" w:lineRule="auto"/>
            <w:ind w:left="720" w:hanging="360"/>
            <w:contextualSpacing/>
          </w:pPr>
        </w:pPrChange>
      </w:pPr>
      <w:r>
        <w:t>Die einzigen Vorkenntnisse besitzen wir aus den Inhalten</w:t>
      </w:r>
      <w:del w:id="418" w:author="ħʝᵰҩƾҩ ħɣῡƺҩ" w:date="2016-01-04T12:15:00Z">
        <w:r w:rsidDel="00EC64AE">
          <w:delText>,</w:delText>
        </w:r>
      </w:del>
      <w:r>
        <w:t xml:space="preserve"> </w:t>
      </w:r>
      <w:del w:id="419" w:author="ħʝᵰҩƾҩ ħɣῡƺҩ" w:date="2016-01-04T12:15:00Z">
        <w:r w:rsidDel="00EC64AE">
          <w:delText xml:space="preserve">des </w:delText>
        </w:r>
      </w:del>
      <w:ins w:id="420" w:author="ħʝᵰҩƾҩ ħɣῡƺҩ" w:date="2016-01-04T12:15:00Z">
        <w:r w:rsidR="00EC64AE">
          <w:t>d</w:t>
        </w:r>
        <w:r w:rsidR="00EC64AE">
          <w:t>ie</w:t>
        </w:r>
        <w:r w:rsidR="00EC64AE">
          <w:t xml:space="preserve"> </w:t>
        </w:r>
      </w:ins>
      <w:r>
        <w:t xml:space="preserve">im Rahmen des dualen Studiums der Wirtschaftsinformatik angeeignet </w:t>
      </w:r>
      <w:del w:id="421" w:author="ħʝᵰҩƾҩ ħɣῡƺҩ" w:date="2016-01-04T12:15:00Z">
        <w:r w:rsidDel="00EC64AE">
          <w:delText>haben</w:delText>
        </w:r>
      </w:del>
      <w:ins w:id="422" w:author="ħʝᵰҩƾҩ ħɣῡƺҩ" w:date="2016-01-04T12:15:00Z">
        <w:r w:rsidR="00EC64AE">
          <w:t>wurden</w:t>
        </w:r>
      </w:ins>
      <w:r>
        <w:t>. Darunter fallen Programmierkenntnisse, wie das Programmieren mit u. a. Java, SQL, sowie Projektmanagementkenntnisse (unterstützt mit Microsoft Project).</w:t>
      </w:r>
    </w:p>
    <w:p w14:paraId="18DADFEC" w14:textId="77777777" w:rsidR="00455330" w:rsidRDefault="00455330" w:rsidP="00EE3B24">
      <w:pPr>
        <w:spacing w:after="0" w:line="276" w:lineRule="auto"/>
        <w:contextualSpacing/>
      </w:pPr>
    </w:p>
    <w:p w14:paraId="24F898D7" w14:textId="77777777" w:rsidR="0052201C" w:rsidRDefault="0052201C" w:rsidP="0052201C">
      <w:pPr>
        <w:pStyle w:val="berschrift3"/>
      </w:pPr>
      <w:bookmarkStart w:id="423" w:name="h.pre3xv7wcz3u" w:colFirst="0" w:colLast="0"/>
      <w:bookmarkStart w:id="424" w:name="_Toc439671998"/>
      <w:bookmarkEnd w:id="423"/>
      <w:r>
        <w:t>Einschränkungen</w:t>
      </w:r>
      <w:bookmarkEnd w:id="424"/>
    </w:p>
    <w:p w14:paraId="700C2B85" w14:textId="2B6E92AB" w:rsidR="0052201C" w:rsidRDefault="0052201C" w:rsidP="00EC64AE">
      <w:pPr>
        <w:spacing w:after="0" w:line="276" w:lineRule="auto"/>
        <w:ind w:left="360"/>
        <w:contextualSpacing/>
        <w:pPrChange w:id="425" w:author="ħʝᵰҩƾҩ ħɣῡƺҩ" w:date="2016-01-04T12:14:00Z">
          <w:pPr>
            <w:numPr>
              <w:numId w:val="17"/>
            </w:numPr>
            <w:spacing w:after="0" w:line="276" w:lineRule="auto"/>
            <w:ind w:left="720" w:hanging="360"/>
            <w:contextualSpacing/>
          </w:pPr>
        </w:pPrChange>
      </w:pPr>
      <w:r>
        <w:t xml:space="preserve">Durch fehlendes tiefergehendes </w:t>
      </w:r>
      <w:proofErr w:type="spellStart"/>
      <w:r>
        <w:t>Know</w:t>
      </w:r>
      <w:proofErr w:type="spellEnd"/>
      <w:r>
        <w:t xml:space="preserve"> </w:t>
      </w:r>
      <w:proofErr w:type="spellStart"/>
      <w:r>
        <w:t>how</w:t>
      </w:r>
      <w:proofErr w:type="spellEnd"/>
      <w:r>
        <w:t xml:space="preserve"> an vielen Stellen, ist eine 80% Lösung ausreichend. Es muss kein technisches Meisterwerk sein – vor allem da nur sehr begrenzte Zeit vorhanden ist im Rahmen des Projektes. </w:t>
      </w:r>
      <w:r w:rsidR="00420AFD">
        <w:t>Aufgrund begrenzter Ressourcen wird eine fertige Lösung nicht möglich sein.</w:t>
      </w:r>
      <w:r w:rsidR="00831879">
        <w:t xml:space="preserve"> Die erste Version (diese wird Frau</w:t>
      </w:r>
      <w:r w:rsidR="00EE3B24">
        <w:t xml:space="preserve"> Dr.</w:t>
      </w:r>
      <w:r w:rsidR="00831879">
        <w:t xml:space="preserve"> Wieland als Abschlussarbeit eingereicht) bedarf weitere</w:t>
      </w:r>
      <w:r w:rsidR="00EE3B24">
        <w:t>r</w:t>
      </w:r>
      <w:r w:rsidR="00831879">
        <w:t xml:space="preserve"> Arbeit, um alle Anwendungen zu implementieren und eine App zu erstellen. Die Weiterentwicklung nach der ersten Version ist noch nicht festgelegt.</w:t>
      </w:r>
    </w:p>
    <w:p w14:paraId="1DEE8F18" w14:textId="77777777" w:rsidR="0052201C" w:rsidRDefault="003A603A" w:rsidP="0052201C">
      <w:sdt>
        <w:sdtPr>
          <w:id w:val="-206341450"/>
          <w:citation/>
        </w:sdtPr>
        <w:sdtContent>
          <w:r w:rsidR="007D2024">
            <w:fldChar w:fldCharType="begin"/>
          </w:r>
          <w:r w:rsidR="007D2024">
            <w:instrText xml:space="preserve">CITATION Klo \p 1-3 \l 1031 </w:instrText>
          </w:r>
          <w:r w:rsidR="007D2024">
            <w:fldChar w:fldCharType="separate"/>
          </w:r>
          <w:r w:rsidR="007D2024">
            <w:rPr>
              <w:noProof/>
            </w:rPr>
            <w:t>(Klodinski, S. 1-3)</w:t>
          </w:r>
          <w:r w:rsidR="007D2024">
            <w:fldChar w:fldCharType="end"/>
          </w:r>
        </w:sdtContent>
      </w:sdt>
      <w:r w:rsidR="007D2024">
        <w:rPr>
          <w:rStyle w:val="Funotenzeichen"/>
        </w:rPr>
        <w:footnoteReference w:id="1"/>
      </w:r>
    </w:p>
    <w:p w14:paraId="1FCD242C" w14:textId="77777777" w:rsidR="00455330" w:rsidRPr="0052201C" w:rsidRDefault="00455330" w:rsidP="0052201C"/>
    <w:p w14:paraId="7B2D8B4F" w14:textId="4963A837" w:rsidR="002B5F0C" w:rsidRDefault="00E34EF5" w:rsidP="00EE3B24">
      <w:pPr>
        <w:pStyle w:val="berschrift2"/>
        <w:rPr>
          <w:rStyle w:val="berschrift4Zchn"/>
        </w:rPr>
      </w:pPr>
      <w:bookmarkStart w:id="426" w:name="_Toc439671999"/>
      <w:commentRangeStart w:id="427"/>
      <w:r>
        <w:t>Meilensteine</w:t>
      </w:r>
      <w:bookmarkEnd w:id="426"/>
    </w:p>
    <w:p w14:paraId="2310D8F2" w14:textId="221EFEEA" w:rsidR="004F4ED9" w:rsidRDefault="002B5F0C" w:rsidP="000F0F7C">
      <w:pPr>
        <w:rPr>
          <w:ins w:id="428" w:author="ħʝᵰҩƾҩ ħɣῡƺҩ" w:date="2016-01-04T12:21:00Z"/>
          <w:rStyle w:val="berschrift4Zchn"/>
        </w:rPr>
      </w:pPr>
      <w:r w:rsidRPr="002B5F0C">
        <w:rPr>
          <w:rStyle w:val="berschrift4Zchn"/>
        </w:rPr>
        <w:t>https://docs.google.com/spreadsheets/d/1Ssdn-gzXDYjQ3ldQSXaKPz8bGzdTRwECd5rJbsxSwsw/edit?usp=sharing</w:t>
      </w:r>
      <w:commentRangeEnd w:id="427"/>
      <w:r w:rsidR="00EC64AE">
        <w:rPr>
          <w:rStyle w:val="Kommentarzeichen"/>
        </w:rPr>
        <w:commentReference w:id="427"/>
      </w:r>
    </w:p>
    <w:p w14:paraId="1A261460" w14:textId="77777777" w:rsidR="004F4ED9" w:rsidRDefault="004F4ED9">
      <w:pPr>
        <w:rPr>
          <w:ins w:id="429" w:author="ħʝᵰҩƾҩ ħɣῡƺҩ" w:date="2016-01-04T12:21:00Z"/>
          <w:rStyle w:val="berschrift4Zchn"/>
        </w:rPr>
      </w:pPr>
      <w:ins w:id="430" w:author="ħʝᵰҩƾҩ ħɣῡƺҩ" w:date="2016-01-04T12:21:00Z">
        <w:r>
          <w:rPr>
            <w:rStyle w:val="berschrift4Zchn"/>
          </w:rPr>
          <w:br w:type="page"/>
        </w:r>
      </w:ins>
    </w:p>
    <w:p w14:paraId="73ABD533" w14:textId="41E877A6" w:rsidR="000F0F7C" w:rsidDel="004F4ED9" w:rsidRDefault="000F0F7C" w:rsidP="000F0F7C">
      <w:pPr>
        <w:rPr>
          <w:del w:id="431" w:author="ħʝᵰҩƾҩ ħɣῡƺҩ" w:date="2016-01-04T12:21:00Z"/>
        </w:rPr>
      </w:pPr>
    </w:p>
    <w:p w14:paraId="585F9142" w14:textId="77777777" w:rsidR="00597D84" w:rsidRPr="00597D84" w:rsidRDefault="00597D84" w:rsidP="0058701F">
      <w:pPr>
        <w:pStyle w:val="berschrift1"/>
      </w:pPr>
      <w:bookmarkStart w:id="432" w:name="_Toc439672000"/>
      <w:r w:rsidRPr="00597D84">
        <w:t>Organisation</w:t>
      </w:r>
      <w:bookmarkEnd w:id="432"/>
    </w:p>
    <w:p w14:paraId="6554668B" w14:textId="77777777" w:rsidR="00597D84" w:rsidRDefault="00A95B83" w:rsidP="00597D84">
      <w:pPr>
        <w:pStyle w:val="berschrift2"/>
      </w:pPr>
      <w:bookmarkStart w:id="433" w:name="_Toc439672001"/>
      <w:r>
        <w:t>Aufbauorganisation</w:t>
      </w:r>
      <w:bookmarkEnd w:id="433"/>
    </w:p>
    <w:p w14:paraId="5D7D1020" w14:textId="15B375A9" w:rsidR="00972D70" w:rsidRDefault="009867CE" w:rsidP="00972D70">
      <w:pPr>
        <w:pStyle w:val="berschrift3"/>
      </w:pPr>
      <w:bookmarkStart w:id="434" w:name="_Toc439672002"/>
      <w:r>
        <w:t>Projekt Hierarchie</w:t>
      </w:r>
      <w:bookmarkEnd w:id="434"/>
    </w:p>
    <w:p w14:paraId="0BDF976D" w14:textId="77777777" w:rsidR="00123D99" w:rsidRPr="00123D99" w:rsidRDefault="00123D99" w:rsidP="00123D99"/>
    <w:p w14:paraId="21E095AF" w14:textId="026CF63F" w:rsidR="00972D70" w:rsidRPr="00972D70" w:rsidRDefault="00972D70" w:rsidP="00972D70">
      <w:pPr>
        <w:ind w:left="360"/>
        <w:rPr>
          <w:sz w:val="20"/>
        </w:rPr>
      </w:pPr>
      <w:r>
        <w:rPr>
          <w:sz w:val="20"/>
        </w:rPr>
        <w:t xml:space="preserve">Das Projekt wurde mit drei Teilprojektgruppen initialisiert. Diese sollten die unterschiedlichen Aspekte des Projekts vorbereiten und eine </w:t>
      </w:r>
      <w:r w:rsidR="008C697F">
        <w:rPr>
          <w:sz w:val="20"/>
        </w:rPr>
        <w:t xml:space="preserve">thematisch </w:t>
      </w:r>
      <w:r>
        <w:rPr>
          <w:sz w:val="20"/>
        </w:rPr>
        <w:t xml:space="preserve">untergliederte Basis bilden. In den späteren Phasen (siehe </w:t>
      </w:r>
      <w:r>
        <w:rPr>
          <w:sz w:val="20"/>
        </w:rPr>
        <w:fldChar w:fldCharType="begin"/>
      </w:r>
      <w:r>
        <w:rPr>
          <w:sz w:val="20"/>
        </w:rPr>
        <w:instrText xml:space="preserve"> REF _Ref436480200 \r \h </w:instrText>
      </w:r>
      <w:r>
        <w:rPr>
          <w:sz w:val="20"/>
        </w:rPr>
      </w:r>
      <w:r>
        <w:rPr>
          <w:sz w:val="20"/>
        </w:rPr>
        <w:fldChar w:fldCharType="separate"/>
      </w:r>
      <w:r w:rsidR="00044AF5">
        <w:rPr>
          <w:sz w:val="20"/>
        </w:rPr>
        <w:t>3.1</w:t>
      </w:r>
      <w:r>
        <w:rPr>
          <w:sz w:val="20"/>
        </w:rPr>
        <w:fldChar w:fldCharType="end"/>
      </w:r>
      <w:r>
        <w:rPr>
          <w:sz w:val="20"/>
        </w:rPr>
        <w:t>) werde diese Gruppen funktional weitestgehend aufgelöst.</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091"/>
        <w:gridCol w:w="1847"/>
        <w:gridCol w:w="1647"/>
        <w:gridCol w:w="1480"/>
      </w:tblGrid>
      <w:tr w:rsidR="008C0AA8" w:rsidRPr="008C0AA8" w14:paraId="5F297860" w14:textId="77777777" w:rsidTr="008C0AA8">
        <w:trPr>
          <w:trHeight w:val="315"/>
        </w:trPr>
        <w:tc>
          <w:tcPr>
            <w:tcW w:w="0" w:type="auto"/>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BBD71F" w14:textId="30DCFCE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Projektlead</w:t>
            </w:r>
          </w:p>
        </w:tc>
        <w:tc>
          <w:tcPr>
            <w:tcW w:w="0" w:type="auto"/>
            <w:gridSpan w:val="3"/>
            <w:vMerge w:val="restar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389142" w14:textId="77777777" w:rsidR="008C0AA8" w:rsidRPr="008C0AA8" w:rsidRDefault="008C0AA8" w:rsidP="008C0AA8">
            <w:pPr>
              <w:spacing w:after="0" w:line="240" w:lineRule="auto"/>
              <w:jc w:val="center"/>
              <w:rPr>
                <w:rFonts w:ascii="Arial" w:eastAsia="Times New Roman" w:hAnsi="Arial" w:cs="Arial"/>
                <w:sz w:val="20"/>
                <w:szCs w:val="20"/>
                <w:lang w:eastAsia="de-DE"/>
              </w:rPr>
            </w:pPr>
            <w:r w:rsidRPr="008C0AA8">
              <w:rPr>
                <w:rFonts w:ascii="Arial" w:eastAsia="Times New Roman" w:hAnsi="Arial" w:cs="Arial"/>
                <w:sz w:val="20"/>
                <w:szCs w:val="20"/>
                <w:lang w:eastAsia="de-DE"/>
              </w:rPr>
              <w:t>Philipp Staats</w:t>
            </w:r>
          </w:p>
        </w:tc>
      </w:tr>
      <w:tr w:rsidR="008C0AA8" w:rsidRPr="008C0AA8" w14:paraId="38A74E62" w14:textId="77777777" w:rsidTr="008C0AA8">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FBEE30"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gridSpan w:val="3"/>
            <w:vMerge/>
            <w:tcBorders>
              <w:top w:val="single" w:sz="6" w:space="0" w:color="000000"/>
              <w:left w:val="single" w:sz="6" w:space="0" w:color="CCCCCC"/>
              <w:bottom w:val="single" w:sz="6" w:space="0" w:color="000000"/>
              <w:right w:val="single" w:sz="6" w:space="0" w:color="000000"/>
            </w:tcBorders>
            <w:vAlign w:val="center"/>
            <w:hideMark/>
          </w:tcPr>
          <w:p w14:paraId="5FED962E" w14:textId="77777777" w:rsidR="008C0AA8" w:rsidRPr="008C0AA8" w:rsidRDefault="008C0AA8" w:rsidP="008C0AA8">
            <w:pPr>
              <w:spacing w:after="0" w:line="240" w:lineRule="auto"/>
              <w:rPr>
                <w:rFonts w:ascii="Arial" w:eastAsia="Times New Roman" w:hAnsi="Arial" w:cs="Arial"/>
                <w:sz w:val="20"/>
                <w:szCs w:val="20"/>
                <w:lang w:eastAsia="de-DE"/>
              </w:rPr>
            </w:pPr>
          </w:p>
        </w:tc>
      </w:tr>
      <w:tr w:rsidR="008C0AA8" w:rsidRPr="008C0AA8" w14:paraId="2DE9229D" w14:textId="77777777" w:rsidTr="008C0AA8">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76E01E"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gridSpan w:val="3"/>
            <w:vMerge/>
            <w:tcBorders>
              <w:top w:val="single" w:sz="6" w:space="0" w:color="000000"/>
              <w:left w:val="single" w:sz="6" w:space="0" w:color="CCCCCC"/>
              <w:bottom w:val="single" w:sz="6" w:space="0" w:color="000000"/>
              <w:right w:val="single" w:sz="6" w:space="0" w:color="000000"/>
            </w:tcBorders>
            <w:vAlign w:val="center"/>
            <w:hideMark/>
          </w:tcPr>
          <w:p w14:paraId="3C80A28F" w14:textId="77777777" w:rsidR="008C0AA8" w:rsidRPr="008C0AA8" w:rsidRDefault="008C0AA8" w:rsidP="008C0AA8">
            <w:pPr>
              <w:spacing w:after="0" w:line="240" w:lineRule="auto"/>
              <w:rPr>
                <w:rFonts w:ascii="Arial" w:eastAsia="Times New Roman" w:hAnsi="Arial" w:cs="Arial"/>
                <w:sz w:val="20"/>
                <w:szCs w:val="20"/>
                <w:lang w:eastAsia="de-DE"/>
              </w:rPr>
            </w:pPr>
          </w:p>
        </w:tc>
      </w:tr>
      <w:tr w:rsidR="008C0AA8" w:rsidRPr="008C0AA8" w14:paraId="70B174FB"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3E1B2A1" w14:textId="77777777" w:rsidR="008C0AA8" w:rsidRPr="008C0AA8" w:rsidRDefault="008C0AA8" w:rsidP="008C0AA8">
            <w:pPr>
              <w:spacing w:after="0" w:line="240" w:lineRule="auto"/>
              <w:jc w:val="center"/>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8EC345"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Team 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E626C6"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Team 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6A6BAC"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Team 3</w:t>
            </w:r>
          </w:p>
        </w:tc>
      </w:tr>
      <w:tr w:rsidR="008C0AA8" w:rsidRPr="008C0AA8" w14:paraId="2179B7C2"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62E1B6AB"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Lead</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vAlign w:val="bottom"/>
            <w:hideMark/>
          </w:tcPr>
          <w:p w14:paraId="0829B722"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Philipp Staats</w:t>
            </w:r>
            <w:r w:rsidRPr="008C0AA8">
              <w:rPr>
                <w:rFonts w:ascii="Arial" w:eastAsia="Times New Roman" w:hAnsi="Arial" w:cs="Arial"/>
                <w:sz w:val="20"/>
                <w:szCs w:val="20"/>
                <w:lang w:eastAsia="de-DE"/>
              </w:rPr>
              <w:br/>
              <w:t>(134147)</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vAlign w:val="bottom"/>
            <w:hideMark/>
          </w:tcPr>
          <w:p w14:paraId="4363543D"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Stefan </w:t>
            </w:r>
            <w:proofErr w:type="spellStart"/>
            <w:r w:rsidRPr="008C0AA8">
              <w:rPr>
                <w:rFonts w:ascii="Arial" w:eastAsia="Times New Roman" w:hAnsi="Arial" w:cs="Arial"/>
                <w:sz w:val="20"/>
                <w:szCs w:val="20"/>
                <w:lang w:eastAsia="de-DE"/>
              </w:rPr>
              <w:t>Ludowicy</w:t>
            </w:r>
            <w:proofErr w:type="spellEnd"/>
            <w:r w:rsidRPr="008C0AA8">
              <w:rPr>
                <w:rFonts w:ascii="Arial" w:eastAsia="Times New Roman" w:hAnsi="Arial" w:cs="Arial"/>
                <w:sz w:val="20"/>
                <w:szCs w:val="20"/>
                <w:lang w:eastAsia="de-DE"/>
              </w:rPr>
              <w:br/>
              <w:t>(134131)</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vAlign w:val="bottom"/>
            <w:hideMark/>
          </w:tcPr>
          <w:p w14:paraId="54A38D8A"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Nico Remus</w:t>
            </w:r>
            <w:r w:rsidRPr="008C0AA8">
              <w:rPr>
                <w:rFonts w:ascii="Arial" w:eastAsia="Times New Roman" w:hAnsi="Arial" w:cs="Arial"/>
                <w:sz w:val="20"/>
                <w:szCs w:val="20"/>
                <w:lang w:eastAsia="de-DE"/>
              </w:rPr>
              <w:br/>
              <w:t>(134152)</w:t>
            </w:r>
          </w:p>
        </w:tc>
      </w:tr>
      <w:tr w:rsidR="008C0AA8" w:rsidRPr="008C0AA8" w14:paraId="5DE65208"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58B5209"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D704D3"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Aras </w:t>
            </w:r>
            <w:proofErr w:type="spellStart"/>
            <w:r w:rsidRPr="008C0AA8">
              <w:rPr>
                <w:rFonts w:ascii="Arial" w:eastAsia="Times New Roman" w:hAnsi="Arial" w:cs="Arial"/>
                <w:sz w:val="20"/>
                <w:szCs w:val="20"/>
                <w:lang w:eastAsia="de-DE"/>
              </w:rPr>
              <w:t>Mousavii</w:t>
            </w:r>
            <w:proofErr w:type="spellEnd"/>
            <w:r w:rsidRPr="008C0AA8">
              <w:rPr>
                <w:rFonts w:ascii="Arial" w:eastAsia="Times New Roman" w:hAnsi="Arial" w:cs="Arial"/>
                <w:sz w:val="20"/>
                <w:szCs w:val="20"/>
                <w:lang w:eastAsia="de-DE"/>
              </w:rPr>
              <w:br/>
              <w:t>(134242)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E0FF86"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Philipp </w:t>
            </w:r>
            <w:proofErr w:type="spellStart"/>
            <w:r w:rsidRPr="008C0AA8">
              <w:rPr>
                <w:rFonts w:ascii="Arial" w:eastAsia="Times New Roman" w:hAnsi="Arial" w:cs="Arial"/>
                <w:sz w:val="20"/>
                <w:szCs w:val="20"/>
                <w:lang w:eastAsia="de-DE"/>
              </w:rPr>
              <w:t>Kneist</w:t>
            </w:r>
            <w:proofErr w:type="spellEnd"/>
            <w:r w:rsidRPr="008C0AA8">
              <w:rPr>
                <w:rFonts w:ascii="Arial" w:eastAsia="Times New Roman" w:hAnsi="Arial" w:cs="Arial"/>
                <w:sz w:val="20"/>
                <w:szCs w:val="20"/>
                <w:lang w:eastAsia="de-DE"/>
              </w:rPr>
              <w:br/>
              <w:t>(134159)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B78E99" w14:textId="74676349" w:rsidR="008C0AA8" w:rsidRPr="008C0AA8" w:rsidRDefault="008C0AA8" w:rsidP="008C0AA8">
            <w:pPr>
              <w:spacing w:after="0" w:line="240" w:lineRule="auto"/>
              <w:rPr>
                <w:rFonts w:ascii="Arial" w:eastAsia="Times New Roman" w:hAnsi="Arial" w:cs="Arial"/>
                <w:strike/>
                <w:sz w:val="20"/>
                <w:szCs w:val="20"/>
                <w:lang w:eastAsia="de-DE"/>
              </w:rPr>
            </w:pPr>
            <w:r w:rsidRPr="008C0AA8">
              <w:rPr>
                <w:rFonts w:ascii="Arial" w:eastAsia="Times New Roman" w:hAnsi="Arial" w:cs="Arial"/>
                <w:strike/>
                <w:sz w:val="20"/>
                <w:szCs w:val="20"/>
                <w:lang w:eastAsia="de-DE"/>
              </w:rPr>
              <w:t xml:space="preserve">Tobias Karhof </w:t>
            </w:r>
            <w:r w:rsidRPr="008C0AA8">
              <w:rPr>
                <w:rFonts w:ascii="Arial" w:eastAsia="Times New Roman" w:hAnsi="Arial" w:cs="Arial"/>
                <w:strike/>
                <w:sz w:val="20"/>
                <w:szCs w:val="20"/>
                <w:lang w:eastAsia="de-DE"/>
              </w:rPr>
              <w:br/>
              <w:t>(134124)</w:t>
            </w:r>
            <w:r w:rsidR="00044AF5">
              <w:rPr>
                <w:rStyle w:val="Funotenzeichen"/>
                <w:rFonts w:ascii="Arial" w:eastAsia="Times New Roman" w:hAnsi="Arial" w:cs="Arial"/>
                <w:strike/>
                <w:sz w:val="20"/>
                <w:szCs w:val="20"/>
                <w:lang w:eastAsia="de-DE"/>
              </w:rPr>
              <w:footnoteReference w:id="2"/>
            </w:r>
          </w:p>
        </w:tc>
      </w:tr>
      <w:tr w:rsidR="008C0AA8" w:rsidRPr="008C0AA8" w14:paraId="66EC0835"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7E5DD90" w14:textId="77777777" w:rsidR="008C0AA8" w:rsidRPr="008C0AA8" w:rsidRDefault="008C0AA8" w:rsidP="008C0AA8">
            <w:pPr>
              <w:spacing w:after="0" w:line="240" w:lineRule="auto"/>
              <w:rPr>
                <w:rFonts w:ascii="Arial" w:eastAsia="Times New Roman" w:hAnsi="Arial" w:cs="Arial"/>
                <w:strike/>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71C349"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Sheldon Jesudasan</w:t>
            </w:r>
            <w:r w:rsidRPr="008C0AA8">
              <w:rPr>
                <w:rFonts w:ascii="Arial" w:eastAsia="Times New Roman" w:hAnsi="Arial" w:cs="Arial"/>
                <w:sz w:val="20"/>
                <w:szCs w:val="20"/>
                <w:lang w:eastAsia="de-DE"/>
              </w:rPr>
              <w:br/>
              <w:t>(134158)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5DCFE4"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Sebastian </w:t>
            </w:r>
            <w:proofErr w:type="spellStart"/>
            <w:r w:rsidRPr="008C0AA8">
              <w:rPr>
                <w:rFonts w:ascii="Arial" w:eastAsia="Times New Roman" w:hAnsi="Arial" w:cs="Arial"/>
                <w:sz w:val="20"/>
                <w:szCs w:val="20"/>
                <w:lang w:eastAsia="de-DE"/>
              </w:rPr>
              <w:t>Treske</w:t>
            </w:r>
            <w:proofErr w:type="spellEnd"/>
            <w:r w:rsidRPr="008C0AA8">
              <w:rPr>
                <w:rFonts w:ascii="Arial" w:eastAsia="Times New Roman" w:hAnsi="Arial" w:cs="Arial"/>
                <w:sz w:val="20"/>
                <w:szCs w:val="20"/>
                <w:lang w:eastAsia="de-DE"/>
              </w:rPr>
              <w:br/>
              <w:t>(134153)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FD27C9"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Jasmin Clos </w:t>
            </w:r>
            <w:r w:rsidRPr="008C0AA8">
              <w:rPr>
                <w:rFonts w:ascii="Arial" w:eastAsia="Times New Roman" w:hAnsi="Arial" w:cs="Arial"/>
                <w:sz w:val="20"/>
                <w:szCs w:val="20"/>
                <w:lang w:eastAsia="de-DE"/>
              </w:rPr>
              <w:br/>
              <w:t>(134108)</w:t>
            </w:r>
          </w:p>
        </w:tc>
      </w:tr>
      <w:tr w:rsidR="008C0AA8" w:rsidRPr="008C0AA8" w14:paraId="70704759"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03D052"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5B7EF5"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Christoph </w:t>
            </w:r>
            <w:proofErr w:type="spellStart"/>
            <w:r w:rsidRPr="008C0AA8">
              <w:rPr>
                <w:rFonts w:ascii="Arial" w:eastAsia="Times New Roman" w:hAnsi="Arial" w:cs="Arial"/>
                <w:sz w:val="20"/>
                <w:szCs w:val="20"/>
                <w:lang w:eastAsia="de-DE"/>
              </w:rPr>
              <w:t>Ramp</w:t>
            </w:r>
            <w:proofErr w:type="spellEnd"/>
            <w:r w:rsidRPr="008C0AA8">
              <w:rPr>
                <w:rFonts w:ascii="Arial" w:eastAsia="Times New Roman" w:hAnsi="Arial" w:cs="Arial"/>
                <w:sz w:val="20"/>
                <w:szCs w:val="20"/>
                <w:lang w:eastAsia="de-DE"/>
              </w:rPr>
              <w:br/>
              <w:t>(134136)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223413"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Jan </w:t>
            </w:r>
            <w:proofErr w:type="spellStart"/>
            <w:r w:rsidRPr="008C0AA8">
              <w:rPr>
                <w:rFonts w:ascii="Arial" w:eastAsia="Times New Roman" w:hAnsi="Arial" w:cs="Arial"/>
                <w:sz w:val="20"/>
                <w:szCs w:val="20"/>
                <w:lang w:eastAsia="de-DE"/>
              </w:rPr>
              <w:t>Bickmann</w:t>
            </w:r>
            <w:proofErr w:type="spellEnd"/>
            <w:r w:rsidRPr="008C0AA8">
              <w:rPr>
                <w:rFonts w:ascii="Arial" w:eastAsia="Times New Roman" w:hAnsi="Arial" w:cs="Arial"/>
                <w:sz w:val="20"/>
                <w:szCs w:val="20"/>
                <w:lang w:eastAsia="de-DE"/>
              </w:rPr>
              <w:t xml:space="preserve"> </w:t>
            </w:r>
            <w:r w:rsidRPr="008C0AA8">
              <w:rPr>
                <w:rFonts w:ascii="Arial" w:eastAsia="Times New Roman" w:hAnsi="Arial" w:cs="Arial"/>
                <w:sz w:val="20"/>
                <w:szCs w:val="20"/>
                <w:lang w:eastAsia="de-DE"/>
              </w:rPr>
              <w:br/>
              <w:t>(134102)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34AA26"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Jean </w:t>
            </w:r>
            <w:proofErr w:type="spellStart"/>
            <w:r w:rsidRPr="008C0AA8">
              <w:rPr>
                <w:rFonts w:ascii="Arial" w:eastAsia="Times New Roman" w:hAnsi="Arial" w:cs="Arial"/>
                <w:sz w:val="20"/>
                <w:szCs w:val="20"/>
                <w:lang w:eastAsia="de-DE"/>
              </w:rPr>
              <w:t>Klodzinski</w:t>
            </w:r>
            <w:proofErr w:type="spellEnd"/>
            <w:r w:rsidRPr="008C0AA8">
              <w:rPr>
                <w:rFonts w:ascii="Arial" w:eastAsia="Times New Roman" w:hAnsi="Arial" w:cs="Arial"/>
                <w:sz w:val="20"/>
                <w:szCs w:val="20"/>
                <w:lang w:eastAsia="de-DE"/>
              </w:rPr>
              <w:br/>
              <w:t>(134125)</w:t>
            </w:r>
          </w:p>
        </w:tc>
      </w:tr>
      <w:tr w:rsidR="008C0AA8" w:rsidRPr="008C0AA8" w14:paraId="5E8F6ED6"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6E0F7B"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5495C1"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Eric </w:t>
            </w:r>
            <w:proofErr w:type="spellStart"/>
            <w:r w:rsidRPr="008C0AA8">
              <w:rPr>
                <w:rFonts w:ascii="Arial" w:eastAsia="Times New Roman" w:hAnsi="Arial" w:cs="Arial"/>
                <w:sz w:val="20"/>
                <w:szCs w:val="20"/>
                <w:lang w:eastAsia="de-DE"/>
              </w:rPr>
              <w:t>Skowronski</w:t>
            </w:r>
            <w:proofErr w:type="spellEnd"/>
            <w:r w:rsidRPr="008C0AA8">
              <w:rPr>
                <w:rFonts w:ascii="Arial" w:eastAsia="Times New Roman" w:hAnsi="Arial" w:cs="Arial"/>
                <w:sz w:val="20"/>
                <w:szCs w:val="20"/>
                <w:lang w:eastAsia="de-DE"/>
              </w:rPr>
              <w:t xml:space="preserve"> </w:t>
            </w:r>
            <w:r w:rsidRPr="008C0AA8">
              <w:rPr>
                <w:rFonts w:ascii="Arial" w:eastAsia="Times New Roman" w:hAnsi="Arial" w:cs="Arial"/>
                <w:sz w:val="20"/>
                <w:szCs w:val="20"/>
                <w:lang w:eastAsia="de-DE"/>
              </w:rPr>
              <w:br/>
              <w:t>(134145)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021688"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273E57" w14:textId="77777777" w:rsidR="008C0AA8" w:rsidRPr="008C0AA8" w:rsidRDefault="008C0AA8" w:rsidP="008C0AA8">
            <w:pPr>
              <w:spacing w:after="0" w:line="240" w:lineRule="auto"/>
              <w:rPr>
                <w:rFonts w:ascii="Times New Roman" w:eastAsia="Times New Roman" w:hAnsi="Times New Roman" w:cs="Times New Roman"/>
                <w:sz w:val="20"/>
                <w:szCs w:val="20"/>
                <w:lang w:eastAsia="de-DE"/>
              </w:rPr>
            </w:pPr>
          </w:p>
        </w:tc>
      </w:tr>
    </w:tbl>
    <w:p w14:paraId="17357EBF" w14:textId="4937A157" w:rsidR="008C0AA8" w:rsidRPr="008C0AA8" w:rsidRDefault="008C0AA8" w:rsidP="008C0AA8">
      <w:r>
        <w:rPr>
          <w:rStyle w:val="Funotenzeichen"/>
        </w:rPr>
        <w:footnoteReference w:id="3"/>
      </w:r>
    </w:p>
    <w:p w14:paraId="08E9CCB6" w14:textId="53BB74A5" w:rsidR="00517312" w:rsidRDefault="00517312">
      <w:pPr>
        <w:rPr>
          <w:rFonts w:asciiTheme="majorHAnsi" w:eastAsiaTheme="majorEastAsia" w:hAnsiTheme="majorHAnsi" w:cstheme="majorBidi"/>
          <w:i/>
          <w:iCs/>
          <w:color w:val="2E74B5" w:themeColor="accent1" w:themeShade="BF"/>
          <w:u w:val="single"/>
        </w:rPr>
      </w:pPr>
      <w:del w:id="435" w:author="ħʝᵰҩƾҩ ħɣῡƺҩ" w:date="2016-01-04T12:21:00Z">
        <w:r w:rsidDel="00C85822">
          <w:br w:type="page"/>
        </w:r>
      </w:del>
    </w:p>
    <w:p w14:paraId="5E8BBE1F" w14:textId="3D29D554" w:rsidR="00B72CC8" w:rsidRDefault="00972D70" w:rsidP="00B72CC8">
      <w:pPr>
        <w:pStyle w:val="berschrift4"/>
      </w:pPr>
      <w:r>
        <w:t>Projektleiter - PL</w:t>
      </w:r>
    </w:p>
    <w:p w14:paraId="39B9DEA1" w14:textId="23459F02" w:rsidR="00972D70" w:rsidRDefault="00972D70" w:rsidP="00972D70">
      <w:r>
        <w:t>Die Gesamtprojektleitung übernimmt Philipp Staats.</w:t>
      </w:r>
    </w:p>
    <w:p w14:paraId="738AD05F" w14:textId="0E4FF6DD" w:rsidR="00517312" w:rsidRDefault="00972D70" w:rsidP="00972D70">
      <w:r>
        <w:t xml:space="preserve">Die Rolle des Projektleiters dient der Gesamtkoordination des Projekts in Abstimmung mit den Teilprojektleitern. </w:t>
      </w:r>
      <w:r w:rsidR="00896F05">
        <w:t xml:space="preserve">Der Schwerpunkt liegt hierbei im Controlling. </w:t>
      </w:r>
      <w:r w:rsidR="00517312">
        <w:br/>
        <w:t xml:space="preserve">Zu den </w:t>
      </w:r>
      <w:proofErr w:type="spellStart"/>
      <w:r w:rsidR="00517312">
        <w:t>Controlling</w:t>
      </w:r>
      <w:r w:rsidR="004E1ECD">
        <w:t>aufgaben</w:t>
      </w:r>
      <w:proofErr w:type="spellEnd"/>
      <w:r w:rsidR="004E1ECD">
        <w:t xml:space="preserve"> werden die Steuerung der Teams sowie der Gruppenmeetings, aber auch Einhaltung von Terminen zählen. Dabei wird der Projektleiter in direkter Kommunikation mit dem PO (Fr. Wieland) stehen und über</w:t>
      </w:r>
      <w:r w:rsidR="00273FF2">
        <w:t xml:space="preserve"> projektspezifische</w:t>
      </w:r>
      <w:r w:rsidR="004E1ECD">
        <w:t xml:space="preserve"> Missstände aber auch Erfolge in Kenntnis setzen. Er ist für das Risikomanagement verantwortlich, so dass bei projektgefährden Ereignissen der Handlungsbedarf von Ihm ausgehen muss.</w:t>
      </w:r>
    </w:p>
    <w:p w14:paraId="40F1D110" w14:textId="52FE1E16" w:rsidR="0008002B" w:rsidRDefault="00972D70" w:rsidP="00972D70">
      <w:pPr>
        <w:rPr>
          <w:ins w:id="436" w:author="ħʝᵰҩƾҩ ħɣῡƺҩ" w:date="2016-01-04T12:22:00Z"/>
        </w:rPr>
      </w:pPr>
      <w:r>
        <w:t xml:space="preserve">Fachliche Fragestellungen werden </w:t>
      </w:r>
      <w:del w:id="437" w:author="ħʝᵰҩƾҩ ħɣῡƺҩ" w:date="2016-01-04T10:54:00Z">
        <w:r w:rsidDel="00EE3B24">
          <w:delText xml:space="preserve">sind </w:delText>
        </w:r>
      </w:del>
      <w:r>
        <w:t xml:space="preserve">im Detail von den </w:t>
      </w:r>
      <w:proofErr w:type="spellStart"/>
      <w:r>
        <w:t>Know-How</w:t>
      </w:r>
      <w:proofErr w:type="spellEnd"/>
      <w:r>
        <w:t xml:space="preserve"> Trägern in den Task-Forces (siehe </w:t>
      </w:r>
      <w:r>
        <w:fldChar w:fldCharType="begin"/>
      </w:r>
      <w:r>
        <w:instrText xml:space="preserve"> REF _Ref436480645 \r \h </w:instrText>
      </w:r>
      <w:r>
        <w:fldChar w:fldCharType="separate"/>
      </w:r>
      <w:r w:rsidR="00044AF5">
        <w:t>2.1.2</w:t>
      </w:r>
      <w:r>
        <w:fldChar w:fldCharType="end"/>
      </w:r>
      <w:r>
        <w:t xml:space="preserve">) beschlossen. </w:t>
      </w:r>
    </w:p>
    <w:p w14:paraId="79D5217B" w14:textId="77777777" w:rsidR="0008002B" w:rsidRDefault="0008002B">
      <w:pPr>
        <w:rPr>
          <w:ins w:id="438" w:author="ħʝᵰҩƾҩ ħɣῡƺҩ" w:date="2016-01-04T12:22:00Z"/>
        </w:rPr>
      </w:pPr>
      <w:ins w:id="439" w:author="ħʝᵰҩƾҩ ħɣῡƺҩ" w:date="2016-01-04T12:22:00Z">
        <w:r>
          <w:br w:type="page"/>
        </w:r>
      </w:ins>
    </w:p>
    <w:p w14:paraId="656446D4" w14:textId="007276AE" w:rsidR="00972D70" w:rsidRPr="00972D70" w:rsidDel="0008002B" w:rsidRDefault="00972D70" w:rsidP="00972D70">
      <w:pPr>
        <w:rPr>
          <w:del w:id="440" w:author="ħʝᵰҩƾҩ ħɣῡƺҩ" w:date="2016-01-04T12:22:00Z"/>
        </w:rPr>
      </w:pPr>
    </w:p>
    <w:p w14:paraId="3209A65F" w14:textId="68D241F7" w:rsidR="00B72CC8" w:rsidRDefault="00123D99" w:rsidP="00B72CC8">
      <w:pPr>
        <w:pStyle w:val="berschrift4"/>
      </w:pPr>
      <w:r>
        <w:t xml:space="preserve">Teilprojektleiter </w:t>
      </w:r>
      <w:r w:rsidR="00896F05">
        <w:t>–</w:t>
      </w:r>
      <w:r>
        <w:t xml:space="preserve"> TPL</w:t>
      </w:r>
    </w:p>
    <w:p w14:paraId="37FA9C5F" w14:textId="5369B388" w:rsidR="00896F05" w:rsidRDefault="00896F05" w:rsidP="00896F05">
      <w:r>
        <w:t>Die Unterteilung des Projekts in drei Teilprojektgruppen dient der Entlastung des Projektleiters. Jede Teilprojektgruppe hat einen thematischen Schwerpunkt, nach welchem diese dem Projekt zuarbeitet. Gemeinsam leiten sie das Gesamtprojekt.</w:t>
      </w:r>
    </w:p>
    <w:p w14:paraId="749A0691" w14:textId="77777777" w:rsidR="00074E07" w:rsidRPr="00896F05" w:rsidRDefault="00074E07" w:rsidP="00074E07">
      <w:pPr>
        <w:pStyle w:val="Listenabsatz"/>
        <w:numPr>
          <w:ilvl w:val="0"/>
          <w:numId w:val="19"/>
        </w:numPr>
      </w:pPr>
      <w:r>
        <w:t xml:space="preserve">Research </w:t>
      </w:r>
      <w:r>
        <w:tab/>
      </w:r>
      <w:r>
        <w:tab/>
      </w:r>
      <w:r>
        <w:tab/>
        <w:t>- Philipp Staats</w:t>
      </w:r>
    </w:p>
    <w:p w14:paraId="53FAED5F" w14:textId="77777777" w:rsidR="00074E07" w:rsidRDefault="00074E07" w:rsidP="00074E07">
      <w:pPr>
        <w:pStyle w:val="Listenabsatz"/>
        <w:numPr>
          <w:ilvl w:val="0"/>
          <w:numId w:val="19"/>
        </w:numPr>
      </w:pPr>
      <w:r>
        <w:t>Technische Entwicklung</w:t>
      </w:r>
      <w:r>
        <w:tab/>
        <w:t xml:space="preserve">- Stefan </w:t>
      </w:r>
      <w:proofErr w:type="spellStart"/>
      <w:r>
        <w:t>Ludowicy</w:t>
      </w:r>
      <w:proofErr w:type="spellEnd"/>
    </w:p>
    <w:p w14:paraId="5C7149B9" w14:textId="77777777" w:rsidR="00074E07" w:rsidRDefault="00074E07" w:rsidP="00074E07">
      <w:pPr>
        <w:pStyle w:val="Listenabsatz"/>
        <w:numPr>
          <w:ilvl w:val="0"/>
          <w:numId w:val="19"/>
        </w:numPr>
      </w:pPr>
      <w:r>
        <w:t>Solution Design</w:t>
      </w:r>
      <w:r>
        <w:tab/>
      </w:r>
      <w:r>
        <w:tab/>
      </w:r>
      <w:r>
        <w:tab/>
        <w:t>- Nico Remus</w:t>
      </w:r>
    </w:p>
    <w:p w14:paraId="3BC44BBB" w14:textId="77777777" w:rsidR="00074E07" w:rsidRPr="00896F05" w:rsidRDefault="00074E07" w:rsidP="00896F05"/>
    <w:p w14:paraId="37404EB3" w14:textId="7E8E46B8" w:rsidR="00B72CC8" w:rsidRPr="00B72CC8" w:rsidRDefault="00123D99" w:rsidP="00B72CC8">
      <w:pPr>
        <w:pStyle w:val="berschrift4"/>
      </w:pPr>
      <w:r>
        <w:t xml:space="preserve">Projektmitglied - </w:t>
      </w:r>
      <w:r w:rsidR="00B72CC8">
        <w:t>PM</w:t>
      </w:r>
    </w:p>
    <w:p w14:paraId="3917E7BE" w14:textId="77777777" w:rsidR="00A95B83" w:rsidRDefault="00A95B83" w:rsidP="00A95B83">
      <w:pPr>
        <w:pStyle w:val="berschrift3"/>
      </w:pPr>
      <w:bookmarkStart w:id="441" w:name="_Ref436480645"/>
      <w:bookmarkStart w:id="442" w:name="_Toc439672003"/>
      <w:proofErr w:type="spellStart"/>
      <w:r>
        <w:t>Taskforces</w:t>
      </w:r>
      <w:bookmarkEnd w:id="441"/>
      <w:bookmarkEnd w:id="442"/>
      <w:proofErr w:type="spellEnd"/>
    </w:p>
    <w:p w14:paraId="65223F22" w14:textId="77777777" w:rsidR="00A95B83" w:rsidRPr="00A95B83" w:rsidRDefault="00A95B83" w:rsidP="00A95B83">
      <w:pPr>
        <w:ind w:left="360"/>
        <w:rPr>
          <w:i/>
        </w:rPr>
      </w:pPr>
      <w:r>
        <w:rPr>
          <w:i/>
        </w:rPr>
        <w:t xml:space="preserve">(Aufbau nach Einsetzen der </w:t>
      </w:r>
      <w:proofErr w:type="spellStart"/>
      <w:r>
        <w:rPr>
          <w:i/>
        </w:rPr>
        <w:t>Scrum</w:t>
      </w:r>
      <w:proofErr w:type="spellEnd"/>
      <w:r>
        <w:rPr>
          <w:i/>
        </w:rPr>
        <w:t>-Methodik )</w:t>
      </w:r>
    </w:p>
    <w:p w14:paraId="6DDCF6C2" w14:textId="77777777" w:rsidR="00A95B83" w:rsidRDefault="00A95B83" w:rsidP="0058701F">
      <w:pPr>
        <w:pStyle w:val="berschrift4"/>
      </w:pPr>
      <w:proofErr w:type="spellStart"/>
      <w:r>
        <w:t>Anfoteam</w:t>
      </w:r>
      <w:proofErr w:type="spellEnd"/>
    </w:p>
    <w:p w14:paraId="62F96BB1" w14:textId="77777777" w:rsidR="00CF1F33" w:rsidRDefault="00CF1F33" w:rsidP="00EE3B24"/>
    <w:p w14:paraId="15A54703" w14:textId="38CA6526" w:rsidR="00CF1F33" w:rsidRDefault="00CF1F33" w:rsidP="00EE3B24">
      <w:r>
        <w:t>Das komplette Anforderungsmanagement</w:t>
      </w:r>
      <w:ins w:id="443" w:author="ħʝᵰҩƾҩ ħɣῡƺҩ" w:date="2016-01-04T10:55:00Z">
        <w:r w:rsidR="00EE3B24">
          <w:t>-T</w:t>
        </w:r>
      </w:ins>
      <w:del w:id="444" w:author="ħʝᵰҩƾҩ ħɣῡƺҩ" w:date="2016-01-04T10:55:00Z">
        <w:r w:rsidDel="00EE3B24">
          <w:delText>t</w:delText>
        </w:r>
      </w:del>
      <w:r>
        <w:t>eam bestand aus folgenden Personen:</w:t>
      </w:r>
    </w:p>
    <w:p w14:paraId="1DCEE648" w14:textId="22D18809" w:rsidR="00CF1F33" w:rsidRDefault="00CF1F33" w:rsidP="00EE3B24">
      <w:r w:rsidRPr="00CF1F33">
        <w:t xml:space="preserve">Jasmin Clos, Stefan </w:t>
      </w:r>
      <w:proofErr w:type="spellStart"/>
      <w:r w:rsidRPr="00CF1F33">
        <w:t>Ludowicy</w:t>
      </w:r>
      <w:proofErr w:type="spellEnd"/>
      <w:r w:rsidRPr="00CF1F33">
        <w:t>, Philipp S</w:t>
      </w:r>
      <w:r>
        <w:t xml:space="preserve">taats, Jean-Pierre </w:t>
      </w:r>
      <w:proofErr w:type="spellStart"/>
      <w:r>
        <w:t>Klodzinski</w:t>
      </w:r>
      <w:proofErr w:type="spellEnd"/>
      <w:r>
        <w:t>, Nico Remus, Tobias Karhof (der uns leider verlassen hat)</w:t>
      </w:r>
      <w:ins w:id="445" w:author="ħʝᵰҩƾҩ ħɣῡƺҩ" w:date="2016-01-04T10:55:00Z">
        <w:r w:rsidR="00EE3B24">
          <w:t>.</w:t>
        </w:r>
      </w:ins>
    </w:p>
    <w:p w14:paraId="312E4F82" w14:textId="5BA60BD9" w:rsidR="00CF1F33" w:rsidRPr="008B02B4" w:rsidRDefault="00CF1F33" w:rsidP="00EE3B24">
      <w:r>
        <w:t xml:space="preserve">Das </w:t>
      </w:r>
      <w:proofErr w:type="spellStart"/>
      <w:r>
        <w:t>Anfo</w:t>
      </w:r>
      <w:proofErr w:type="spellEnd"/>
      <w:r>
        <w:t xml:space="preserve">-Team ist dafür zuständig neue Anforderungen in Form von Stories zu definieren und die Ergebnisse zu überprüfen. </w:t>
      </w:r>
      <w:del w:id="446" w:author="ħʝᵰҩƾҩ ħɣῡƺҩ" w:date="2016-01-04T10:56:00Z">
        <w:r w:rsidDel="00EE3B24">
          <w:delText>Darüberhinaus</w:delText>
        </w:r>
      </w:del>
      <w:ins w:id="447" w:author="ħʝᵰҩƾҩ ħɣῡƺҩ" w:date="2016-01-04T10:56:00Z">
        <w:r w:rsidR="00EE3B24">
          <w:t>Darüber hinaus</w:t>
        </w:r>
      </w:ins>
      <w:r>
        <w:t xml:space="preserve"> kümmert es sich um die Steuerung des Teams, falls es intern Probleme gibt. Probleme sind unter anderem aufkommende Fragen oder wenn es einen Disput zwischen den Mitgliedern geben sollte.</w:t>
      </w:r>
    </w:p>
    <w:p w14:paraId="50F35089" w14:textId="77777777" w:rsidR="00A95B83" w:rsidRDefault="00A95B83" w:rsidP="00A95B83"/>
    <w:p w14:paraId="21656C84" w14:textId="5DA9B37B" w:rsidR="00A95B83" w:rsidRDefault="00A95B83" w:rsidP="0058701F">
      <w:pPr>
        <w:pStyle w:val="berschrift4"/>
      </w:pPr>
      <w:proofErr w:type="spellStart"/>
      <w:r>
        <w:t>Scrum</w:t>
      </w:r>
      <w:proofErr w:type="spellEnd"/>
      <w:r>
        <w:t xml:space="preserve"> Masters</w:t>
      </w:r>
      <w:r w:rsidR="009867CE">
        <w:rPr>
          <w:rStyle w:val="Funotenzeichen"/>
        </w:rPr>
        <w:footnoteReference w:id="4"/>
      </w:r>
    </w:p>
    <w:p w14:paraId="409D8D29" w14:textId="773D45F8" w:rsidR="00CF1F33" w:rsidRPr="008B02B4" w:rsidRDefault="00CF1F33" w:rsidP="00EE3B24">
      <w:r>
        <w:t xml:space="preserve">Die beiden </w:t>
      </w:r>
      <w:proofErr w:type="spellStart"/>
      <w:r>
        <w:t>Scrum</w:t>
      </w:r>
      <w:proofErr w:type="spellEnd"/>
      <w:r>
        <w:t xml:space="preserve"> Master lauten:</w:t>
      </w:r>
    </w:p>
    <w:p w14:paraId="4B00C823" w14:textId="25EEB534" w:rsidR="00A95B83" w:rsidRDefault="00123D99" w:rsidP="00A95B83">
      <w:r>
        <w:t xml:space="preserve">Stefan </w:t>
      </w:r>
      <w:proofErr w:type="spellStart"/>
      <w:r>
        <w:t>Ludowicy</w:t>
      </w:r>
      <w:proofErr w:type="spellEnd"/>
      <w:r>
        <w:t xml:space="preserve"> und Jean</w:t>
      </w:r>
      <w:r w:rsidR="00044AF5">
        <w:t xml:space="preserve">-Pierre </w:t>
      </w:r>
      <w:proofErr w:type="spellStart"/>
      <w:r w:rsidR="00044AF5">
        <w:t>Klodzinski</w:t>
      </w:r>
      <w:proofErr w:type="spellEnd"/>
      <w:ins w:id="448" w:author="ħʝᵰҩƾҩ ħɣῡƺҩ" w:date="2016-01-04T10:56:00Z">
        <w:r w:rsidR="00EE3B24">
          <w:t>.</w:t>
        </w:r>
      </w:ins>
    </w:p>
    <w:p w14:paraId="3B14541E" w14:textId="1E4D493C" w:rsidR="00123D99" w:rsidRPr="00EE3B24" w:rsidRDefault="00CF1F33" w:rsidP="00A95B83">
      <w:r w:rsidRPr="00EE3B24">
        <w:t xml:space="preserve">Die </w:t>
      </w:r>
      <w:proofErr w:type="spellStart"/>
      <w:r w:rsidRPr="00EE3B24">
        <w:t>Scrum</w:t>
      </w:r>
      <w:proofErr w:type="spellEnd"/>
      <w:r w:rsidRPr="00EE3B24">
        <w:t xml:space="preserve"> Master sind dafür zuständig</w:t>
      </w:r>
      <w:ins w:id="449" w:author="ħʝᵰҩƾҩ ħɣῡƺҩ" w:date="2016-01-04T10:56:00Z">
        <w:r w:rsidR="00EE3B24">
          <w:t>,</w:t>
        </w:r>
      </w:ins>
      <w:r w:rsidRPr="00EE3B24">
        <w:t xml:space="preserve"> das</w:t>
      </w:r>
      <w:ins w:id="450" w:author="ħʝᵰҩƾҩ ħɣῡƺҩ" w:date="2016-01-04T10:56:00Z">
        <w:r w:rsidR="00EE3B24">
          <w:t>s</w:t>
        </w:r>
      </w:ins>
      <w:r w:rsidRPr="00EE3B24">
        <w:t xml:space="preserve"> </w:t>
      </w:r>
      <w:proofErr w:type="spellStart"/>
      <w:r w:rsidRPr="00EE3B24">
        <w:t>Scrum</w:t>
      </w:r>
      <w:proofErr w:type="spellEnd"/>
      <w:r w:rsidRPr="00EE3B24">
        <w:t xml:space="preserve"> Board zu pflegen</w:t>
      </w:r>
      <w:r>
        <w:t>, Fragen und Probleme zu lösen</w:t>
      </w:r>
      <w:ins w:id="451" w:author="ħʝᵰҩƾҩ ħɣῡƺҩ" w:date="2016-01-04T10:56:00Z">
        <w:r w:rsidR="00EE3B24">
          <w:t>, a</w:t>
        </w:r>
      </w:ins>
      <w:ins w:id="452" w:author="ħʝᵰҩƾҩ ħɣῡƺҩ" w:date="2016-01-04T10:57:00Z">
        <w:r w:rsidR="00EE3B24">
          <w:t>ls auch</w:t>
        </w:r>
      </w:ins>
      <w:ins w:id="453" w:author="ħʝᵰҩƾҩ ħɣῡƺҩ" w:date="2016-01-04T12:23:00Z">
        <w:r w:rsidR="0008002B">
          <w:t xml:space="preserve"> </w:t>
        </w:r>
      </w:ins>
      <w:del w:id="454" w:author="ħʝᵰҩƾҩ ħɣῡƺҩ" w:date="2016-01-04T10:57:00Z">
        <w:r w:rsidDel="00EE3B24">
          <w:delText xml:space="preserve"> wie der</w:delText>
        </w:r>
      </w:del>
      <w:ins w:id="455" w:author="ħʝᵰҩƾҩ ħɣῡƺҩ" w:date="2016-01-04T10:57:00Z">
        <w:r w:rsidR="00EE3B24">
          <w:t>den</w:t>
        </w:r>
      </w:ins>
      <w:r>
        <w:t xml:space="preserve"> Disput zwischen Mitgliedern, fehlende</w:t>
      </w:r>
      <w:ins w:id="456" w:author="ħʝᵰҩƾҩ ħɣῡƺҩ" w:date="2016-01-04T10:57:00Z">
        <w:r w:rsidR="00EE3B24">
          <w:t>n</w:t>
        </w:r>
      </w:ins>
      <w:r>
        <w:t xml:space="preserve"> Ausarbeitungen </w:t>
      </w:r>
      <w:proofErr w:type="spellStart"/>
      <w:r>
        <w:t>oä</w:t>
      </w:r>
      <w:proofErr w:type="spellEnd"/>
      <w:ins w:id="457" w:author="ħʝᵰҩƾҩ ħɣῡƺҩ" w:date="2016-01-04T12:23:00Z">
        <w:r w:rsidR="0008002B">
          <w:t xml:space="preserve">. </w:t>
        </w:r>
      </w:ins>
      <w:del w:id="458" w:author="ħʝᵰҩƾҩ ħɣῡƺҩ" w:date="2016-01-04T10:57:00Z">
        <w:r w:rsidDel="00EE3B24">
          <w:delText xml:space="preserve">. und haben in letzter Instanz die höchste Entscheidungsgewalt bezüglich Stories. </w:delText>
        </w:r>
      </w:del>
      <w:ins w:id="459" w:author="ħʝᵰҩƾҩ ħɣῡƺҩ" w:date="2016-01-04T10:57:00Z">
        <w:r w:rsidR="00EE3B24">
          <w:t xml:space="preserve">In letzter Instanz hab die </w:t>
        </w:r>
        <w:proofErr w:type="spellStart"/>
        <w:r w:rsidR="00EE3B24">
          <w:t>Scrum</w:t>
        </w:r>
        <w:proofErr w:type="spellEnd"/>
        <w:r w:rsidR="00EE3B24">
          <w:t xml:space="preserve"> Master die </w:t>
        </w:r>
      </w:ins>
      <w:ins w:id="460" w:author="ħʝᵰҩƾҩ ħɣῡƺҩ" w:date="2016-01-04T10:58:00Z">
        <w:r w:rsidR="00EE3B24">
          <w:t>höchste</w:t>
        </w:r>
      </w:ins>
      <w:ins w:id="461" w:author="ħʝᵰҩƾҩ ħɣῡƺҩ" w:date="2016-01-04T10:57:00Z">
        <w:r w:rsidR="00EE3B24">
          <w:t xml:space="preserve"> Entscheidung</w:t>
        </w:r>
      </w:ins>
      <w:ins w:id="462" w:author="ħʝᵰҩƾҩ ħɣῡƺҩ" w:date="2016-01-04T10:58:00Z">
        <w:r w:rsidR="00EE3B24">
          <w:t>sgewalt.</w:t>
        </w:r>
      </w:ins>
    </w:p>
    <w:p w14:paraId="533C7017" w14:textId="77777777" w:rsidR="00123D99" w:rsidRDefault="00123D99" w:rsidP="00A95B83"/>
    <w:p w14:paraId="780ACBCA" w14:textId="77777777" w:rsidR="00A95B83" w:rsidRPr="00EE3B24" w:rsidRDefault="00A95B83" w:rsidP="0058701F">
      <w:pPr>
        <w:pStyle w:val="berschrift4"/>
        <w:rPr>
          <w:lang w:val="en-US"/>
        </w:rPr>
      </w:pPr>
      <w:commentRangeStart w:id="463"/>
      <w:commentRangeStart w:id="464"/>
      <w:r w:rsidRPr="00EE3B24">
        <w:rPr>
          <w:lang w:val="en-US"/>
        </w:rPr>
        <w:t>Translators</w:t>
      </w:r>
      <w:commentRangeEnd w:id="463"/>
      <w:commentRangeEnd w:id="464"/>
      <w:r w:rsidR="0008002B">
        <w:rPr>
          <w:rStyle w:val="Kommentarzeichen"/>
          <w:rFonts w:asciiTheme="minorHAnsi" w:eastAsiaTheme="minorHAnsi" w:hAnsiTheme="minorHAnsi" w:cstheme="minorBidi"/>
          <w:i w:val="0"/>
          <w:iCs w:val="0"/>
          <w:color w:val="auto"/>
          <w:u w:val="none"/>
        </w:rPr>
        <w:commentReference w:id="464"/>
      </w:r>
      <w:r w:rsidR="00182135">
        <w:rPr>
          <w:rStyle w:val="Kommentarzeichen"/>
          <w:rFonts w:asciiTheme="minorHAnsi" w:eastAsiaTheme="minorHAnsi" w:hAnsiTheme="minorHAnsi" w:cstheme="minorBidi"/>
          <w:i w:val="0"/>
          <w:iCs w:val="0"/>
          <w:color w:val="auto"/>
          <w:u w:val="none"/>
        </w:rPr>
        <w:commentReference w:id="463"/>
      </w:r>
    </w:p>
    <w:p w14:paraId="513905DC" w14:textId="77777777" w:rsidR="00A95B83" w:rsidRPr="00EE3B24" w:rsidRDefault="00A95B83" w:rsidP="00A95B83">
      <w:pPr>
        <w:rPr>
          <w:lang w:val="en-US"/>
        </w:rPr>
      </w:pPr>
    </w:p>
    <w:p w14:paraId="13A29DF8" w14:textId="77777777" w:rsidR="00A95B83" w:rsidRPr="00EE3B24" w:rsidRDefault="00A95B83" w:rsidP="0058701F">
      <w:pPr>
        <w:pStyle w:val="berschrift4"/>
        <w:rPr>
          <w:lang w:val="en-US"/>
        </w:rPr>
      </w:pPr>
      <w:commentRangeStart w:id="465"/>
      <w:r w:rsidRPr="00EE3B24">
        <w:rPr>
          <w:lang w:val="en-US"/>
        </w:rPr>
        <w:t>Development</w:t>
      </w:r>
      <w:commentRangeEnd w:id="465"/>
      <w:r w:rsidR="0008002B">
        <w:rPr>
          <w:rStyle w:val="Kommentarzeichen"/>
          <w:rFonts w:asciiTheme="minorHAnsi" w:eastAsiaTheme="minorHAnsi" w:hAnsiTheme="minorHAnsi" w:cstheme="minorBidi"/>
          <w:i w:val="0"/>
          <w:iCs w:val="0"/>
          <w:color w:val="auto"/>
          <w:u w:val="none"/>
        </w:rPr>
        <w:commentReference w:id="465"/>
      </w:r>
    </w:p>
    <w:p w14:paraId="6092ECC9" w14:textId="77777777" w:rsidR="00A95B83" w:rsidRPr="00EE3B24" w:rsidRDefault="00A95B83" w:rsidP="00A95B83">
      <w:pPr>
        <w:rPr>
          <w:lang w:val="en-US"/>
        </w:rPr>
      </w:pPr>
    </w:p>
    <w:p w14:paraId="7F92D5F9" w14:textId="77777777" w:rsidR="00A95B83" w:rsidRPr="00EE3B24" w:rsidRDefault="00A95B83" w:rsidP="0058701F">
      <w:pPr>
        <w:pStyle w:val="berschrift4"/>
        <w:rPr>
          <w:lang w:val="en-US"/>
        </w:rPr>
      </w:pPr>
      <w:proofErr w:type="spellStart"/>
      <w:r w:rsidRPr="00EE3B24">
        <w:rPr>
          <w:lang w:val="en-US"/>
        </w:rPr>
        <w:t>Redaktion</w:t>
      </w:r>
      <w:proofErr w:type="spellEnd"/>
      <w:r w:rsidRPr="00EE3B24">
        <w:rPr>
          <w:lang w:val="en-US"/>
        </w:rPr>
        <w:t xml:space="preserve"> und </w:t>
      </w:r>
      <w:commentRangeStart w:id="466"/>
      <w:proofErr w:type="spellStart"/>
      <w:r w:rsidRPr="00EE3B24">
        <w:rPr>
          <w:lang w:val="en-US"/>
        </w:rPr>
        <w:t>Frontendlayout</w:t>
      </w:r>
      <w:commentRangeEnd w:id="466"/>
      <w:proofErr w:type="spellEnd"/>
      <w:r w:rsidR="0008002B">
        <w:rPr>
          <w:rStyle w:val="Kommentarzeichen"/>
          <w:rFonts w:asciiTheme="minorHAnsi" w:eastAsiaTheme="minorHAnsi" w:hAnsiTheme="minorHAnsi" w:cstheme="minorBidi"/>
          <w:i w:val="0"/>
          <w:iCs w:val="0"/>
          <w:color w:val="auto"/>
          <w:u w:val="none"/>
        </w:rPr>
        <w:commentReference w:id="466"/>
      </w:r>
    </w:p>
    <w:p w14:paraId="3F27B46F" w14:textId="77777777" w:rsidR="00A95B83" w:rsidRPr="00EE3B24" w:rsidRDefault="00A95B83" w:rsidP="00A95B83">
      <w:pPr>
        <w:ind w:left="360"/>
        <w:rPr>
          <w:i/>
          <w:sz w:val="20"/>
          <w:lang w:val="en-US"/>
        </w:rPr>
      </w:pPr>
      <w:r w:rsidRPr="00EE3B24">
        <w:rPr>
          <w:i/>
          <w:sz w:val="20"/>
          <w:lang w:val="en-US"/>
        </w:rPr>
        <w:t>(</w:t>
      </w:r>
      <w:proofErr w:type="spellStart"/>
      <w:r w:rsidRPr="00EE3B24">
        <w:rPr>
          <w:i/>
          <w:sz w:val="20"/>
          <w:lang w:val="en-US"/>
        </w:rPr>
        <w:t>Frontendtest</w:t>
      </w:r>
      <w:proofErr w:type="spellEnd"/>
      <w:r w:rsidRPr="00EE3B24">
        <w:rPr>
          <w:i/>
          <w:sz w:val="20"/>
          <w:lang w:val="en-US"/>
        </w:rPr>
        <w:t>, Usability)</w:t>
      </w:r>
    </w:p>
    <w:p w14:paraId="7141CD47" w14:textId="77777777" w:rsidR="00A95B83" w:rsidRDefault="00A95B83" w:rsidP="00A95B83">
      <w:pPr>
        <w:pStyle w:val="berschrift2"/>
      </w:pPr>
      <w:bookmarkStart w:id="467" w:name="_Toc439672004"/>
      <w:proofErr w:type="spellStart"/>
      <w:r>
        <w:t>Skillsheet</w:t>
      </w:r>
      <w:bookmarkEnd w:id="467"/>
      <w:proofErr w:type="spellEnd"/>
    </w:p>
    <w:p w14:paraId="046D1D86" w14:textId="5B1BB4EA" w:rsidR="00597D84" w:rsidRDefault="00A95B83">
      <w:pPr>
        <w:rPr>
          <w:i/>
        </w:rPr>
      </w:pPr>
      <w:r>
        <w:rPr>
          <w:i/>
        </w:rPr>
        <w:t xml:space="preserve">(Ermittlung von </w:t>
      </w:r>
      <w:proofErr w:type="spellStart"/>
      <w:r>
        <w:rPr>
          <w:i/>
        </w:rPr>
        <w:t>Know-How</w:t>
      </w:r>
      <w:proofErr w:type="spellEnd"/>
      <w:r>
        <w:rPr>
          <w:i/>
        </w:rPr>
        <w:t>-Trägern zur Bildung von</w:t>
      </w:r>
      <w:ins w:id="468" w:author="ħʝᵰҩƾҩ ħɣῡƺҩ" w:date="2016-01-04T12:25:00Z">
        <w:r w:rsidR="00635A4D">
          <w:rPr>
            <w:i/>
          </w:rPr>
          <w:br/>
        </w:r>
      </w:ins>
      <w:del w:id="469" w:author="ħʝᵰҩƾҩ ħɣῡƺҩ" w:date="2016-01-04T12:25:00Z">
        <w:r w:rsidDel="00635A4D">
          <w:rPr>
            <w:i/>
          </w:rPr>
          <w:delText xml:space="preserve"> </w:delText>
        </w:r>
      </w:del>
      <w:proofErr w:type="spellStart"/>
      <w:r>
        <w:rPr>
          <w:i/>
        </w:rPr>
        <w:t>Self</w:t>
      </w:r>
      <w:proofErr w:type="spellEnd"/>
      <w:r>
        <w:rPr>
          <w:i/>
        </w:rPr>
        <w:t>-</w:t>
      </w:r>
      <w:del w:id="470" w:author="ħʝᵰҩƾҩ ħɣῡƺҩ" w:date="2016-01-04T12:25:00Z">
        <w:r w:rsidDel="000326F2">
          <w:rPr>
            <w:i/>
          </w:rPr>
          <w:delText xml:space="preserve">teaching </w:delText>
        </w:r>
      </w:del>
      <w:ins w:id="471" w:author="ħʝᵰҩƾҩ ħɣῡƺҩ" w:date="2016-01-04T12:25:00Z">
        <w:r w:rsidR="000326F2">
          <w:rPr>
            <w:i/>
          </w:rPr>
          <w:t>T</w:t>
        </w:r>
        <w:r w:rsidR="000326F2">
          <w:rPr>
            <w:i/>
          </w:rPr>
          <w:t xml:space="preserve">eaching </w:t>
        </w:r>
      </w:ins>
      <w:r>
        <w:rPr>
          <w:i/>
        </w:rPr>
        <w:t>Teams</w:t>
      </w:r>
      <w:ins w:id="472" w:author="ħʝᵰҩƾҩ ħɣῡƺҩ" w:date="2016-01-04T12:24:00Z">
        <w:r w:rsidR="00635A4D">
          <w:rPr>
            <w:i/>
          </w:rPr>
          <w:t xml:space="preserve"> </w:t>
        </w:r>
      </w:ins>
      <w:r>
        <w:rPr>
          <w:i/>
        </w:rPr>
        <w:t>-&gt;</w:t>
      </w:r>
      <w:ins w:id="473" w:author="ħʝᵰҩƾҩ ħɣῡƺҩ" w:date="2016-01-04T12:24:00Z">
        <w:r w:rsidR="00635A4D">
          <w:rPr>
            <w:i/>
          </w:rPr>
          <w:t xml:space="preserve"> </w:t>
        </w:r>
      </w:ins>
      <w:r>
        <w:rPr>
          <w:i/>
        </w:rPr>
        <w:t>1</w:t>
      </w:r>
      <w:ins w:id="474" w:author="ħʝᵰҩƾҩ ħɣῡƺҩ" w:date="2016-01-04T12:24:00Z">
        <w:r w:rsidR="00635A4D">
          <w:rPr>
            <w:i/>
          </w:rPr>
          <w:t xml:space="preserve"> </w:t>
        </w:r>
      </w:ins>
      <w:del w:id="475" w:author="ħʝᵰҩƾҩ ħɣῡƺҩ" w:date="2016-01-04T12:24:00Z">
        <w:r w:rsidDel="00635A4D">
          <w:rPr>
            <w:i/>
          </w:rPr>
          <w:delText>erfahren</w:delText>
        </w:r>
      </w:del>
      <w:ins w:id="476" w:author="ħʝᵰҩƾҩ ħɣῡƺҩ" w:date="2016-01-04T12:24:00Z">
        <w:r w:rsidR="00635A4D">
          <w:rPr>
            <w:i/>
          </w:rPr>
          <w:t>E</w:t>
        </w:r>
        <w:r w:rsidR="00635A4D">
          <w:rPr>
            <w:i/>
          </w:rPr>
          <w:t>rfahren</w:t>
        </w:r>
        <w:r w:rsidR="00635A4D">
          <w:rPr>
            <w:i/>
          </w:rPr>
          <w:t xml:space="preserve">er &amp; </w:t>
        </w:r>
      </w:ins>
      <w:del w:id="477" w:author="ħʝᵰҩƾҩ ħɣῡƺҩ" w:date="2016-01-04T12:24:00Z">
        <w:r w:rsidDel="00635A4D">
          <w:rPr>
            <w:i/>
          </w:rPr>
          <w:delText>+</w:delText>
        </w:r>
      </w:del>
      <w:r>
        <w:rPr>
          <w:i/>
        </w:rPr>
        <w:t>1</w:t>
      </w:r>
      <w:ins w:id="478" w:author="ħʝᵰҩƾҩ ħɣῡƺҩ" w:date="2016-01-04T12:24:00Z">
        <w:r w:rsidR="00635A4D">
          <w:rPr>
            <w:i/>
          </w:rPr>
          <w:t xml:space="preserve"> </w:t>
        </w:r>
      </w:ins>
      <w:del w:id="479" w:author="ħʝᵰҩƾҩ ħɣῡƺҩ" w:date="2016-01-04T12:24:00Z">
        <w:r w:rsidDel="00635A4D">
          <w:rPr>
            <w:i/>
          </w:rPr>
          <w:delText>semierfahren</w:delText>
        </w:r>
      </w:del>
      <w:ins w:id="480" w:author="ħʝᵰҩƾҩ ħɣῡƺҩ" w:date="2016-01-04T12:24:00Z">
        <w:r w:rsidR="00635A4D">
          <w:rPr>
            <w:i/>
          </w:rPr>
          <w:t>S</w:t>
        </w:r>
        <w:r w:rsidR="00635A4D">
          <w:rPr>
            <w:i/>
          </w:rPr>
          <w:t>emi</w:t>
        </w:r>
        <w:r w:rsidR="00635A4D">
          <w:rPr>
            <w:i/>
          </w:rPr>
          <w:t>-E</w:t>
        </w:r>
        <w:r w:rsidR="00635A4D">
          <w:rPr>
            <w:i/>
          </w:rPr>
          <w:t>rfahren</w:t>
        </w:r>
      </w:ins>
      <w:ins w:id="481" w:author="ħʝᵰҩƾҩ ħɣῡƺҩ" w:date="2016-01-04T12:25:00Z">
        <w:r w:rsidR="00635A4D">
          <w:rPr>
            <w:i/>
          </w:rPr>
          <w:t>er</w:t>
        </w:r>
      </w:ins>
      <w:r>
        <w:rPr>
          <w:i/>
        </w:rPr>
        <w:t>)</w:t>
      </w:r>
    </w:p>
    <w:p w14:paraId="55F38D6A" w14:textId="0107465B" w:rsidR="00896F05" w:rsidRPr="00896F05" w:rsidRDefault="00896F05">
      <w:r>
        <w:lastRenderedPageBreak/>
        <w:t xml:space="preserve">Mit einem Gesamtprojekt übergreifenden </w:t>
      </w:r>
      <w:proofErr w:type="spellStart"/>
      <w:r>
        <w:t>Skillsheet</w:t>
      </w:r>
      <w:proofErr w:type="spellEnd"/>
      <w:r>
        <w:t xml:space="preserve"> werden besondere Fähigkeiten und Vorkenntnisse der einzelnen Projektmitglieder ermittelt. Daraus </w:t>
      </w:r>
      <w:del w:id="482" w:author="ħʝᵰҩƾҩ ħɣῡƺҩ" w:date="2016-01-04T10:59:00Z">
        <w:r w:rsidDel="00EE3B24">
          <w:delText xml:space="preserve">Ergibt </w:delText>
        </w:r>
      </w:del>
      <w:ins w:id="483" w:author="ħʝᵰҩƾҩ ħɣῡƺҩ" w:date="2016-01-04T10:59:00Z">
        <w:r w:rsidR="00EE3B24">
          <w:t xml:space="preserve">ergibt </w:t>
        </w:r>
      </w:ins>
      <w:r>
        <w:t xml:space="preserve">sich ein </w:t>
      </w:r>
      <w:del w:id="484" w:author="ħʝᵰҩƾҩ ħɣῡƺҩ" w:date="2016-01-04T10:59:00Z">
        <w:r w:rsidDel="00EE3B24">
          <w:delText>Kompetenzenpool</w:delText>
        </w:r>
      </w:del>
      <w:ins w:id="485" w:author="ħʝᵰҩƾҩ ħɣῡƺҩ" w:date="2016-01-04T10:59:00Z">
        <w:r w:rsidR="00EE3B24">
          <w:t>Kompetenzen-Pool</w:t>
        </w:r>
      </w:ins>
      <w:r>
        <w:t>, auf welchem die weitere Konzeption des Projekts beruht.</w:t>
      </w:r>
    </w:p>
    <w:p w14:paraId="6912538D" w14:textId="77777777" w:rsidR="0058701F" w:rsidRPr="0058701F" w:rsidRDefault="00597D84" w:rsidP="0058701F">
      <w:pPr>
        <w:pStyle w:val="Listenabsatz"/>
        <w:numPr>
          <w:ilvl w:val="0"/>
          <w:numId w:val="4"/>
        </w:numPr>
        <w:rPr>
          <w:rFonts w:asciiTheme="majorHAnsi" w:eastAsiaTheme="majorEastAsia" w:hAnsiTheme="majorHAnsi" w:cstheme="majorBidi"/>
          <w:color w:val="2E74B5" w:themeColor="accent1" w:themeShade="BF"/>
          <w:sz w:val="32"/>
          <w:szCs w:val="32"/>
        </w:rPr>
      </w:pPr>
      <w:r>
        <w:br w:type="page"/>
      </w:r>
    </w:p>
    <w:p w14:paraId="7F1C3910" w14:textId="77777777" w:rsidR="00597D84" w:rsidRPr="00597D84" w:rsidRDefault="00597D84" w:rsidP="0058701F">
      <w:pPr>
        <w:pStyle w:val="berschrift1"/>
      </w:pPr>
      <w:bookmarkStart w:id="486" w:name="_Toc439672005"/>
      <w:commentRangeStart w:id="487"/>
      <w:commentRangeStart w:id="488"/>
      <w:r w:rsidRPr="00597D84">
        <w:lastRenderedPageBreak/>
        <w:t>Ablauf</w:t>
      </w:r>
      <w:r w:rsidR="00A95B83">
        <w:t>steuerung</w:t>
      </w:r>
      <w:commentRangeEnd w:id="487"/>
      <w:r w:rsidR="00B71FE2">
        <w:rPr>
          <w:rStyle w:val="Kommentarzeichen"/>
          <w:rFonts w:asciiTheme="minorHAnsi" w:eastAsiaTheme="minorHAnsi" w:hAnsiTheme="minorHAnsi" w:cstheme="minorBidi"/>
          <w:color w:val="auto"/>
        </w:rPr>
        <w:commentReference w:id="487"/>
      </w:r>
      <w:bookmarkEnd w:id="486"/>
    </w:p>
    <w:p w14:paraId="78C609C7" w14:textId="03FE42A7" w:rsidR="00A95B83" w:rsidRDefault="00A95B83" w:rsidP="00A95B83">
      <w:pPr>
        <w:pStyle w:val="berschrift2"/>
      </w:pPr>
      <w:bookmarkStart w:id="489" w:name="_Ref436480151"/>
      <w:bookmarkStart w:id="490" w:name="_Ref436480164"/>
      <w:bookmarkStart w:id="491" w:name="_Ref436480175"/>
      <w:bookmarkStart w:id="492" w:name="_Ref436480177"/>
      <w:bookmarkStart w:id="493" w:name="_Ref436480178"/>
      <w:bookmarkStart w:id="494" w:name="_Ref436480200"/>
      <w:bookmarkStart w:id="495" w:name="_Toc439672006"/>
      <w:commentRangeStart w:id="496"/>
      <w:r>
        <w:t>Phasenmodell</w:t>
      </w:r>
      <w:bookmarkEnd w:id="489"/>
      <w:bookmarkEnd w:id="490"/>
      <w:bookmarkEnd w:id="491"/>
      <w:bookmarkEnd w:id="492"/>
      <w:bookmarkEnd w:id="493"/>
      <w:bookmarkEnd w:id="494"/>
      <w:commentRangeEnd w:id="496"/>
      <w:r w:rsidR="004C7744">
        <w:rPr>
          <w:rStyle w:val="Kommentarzeichen"/>
          <w:rFonts w:asciiTheme="minorHAnsi" w:eastAsiaTheme="minorHAnsi" w:hAnsiTheme="minorHAnsi" w:cstheme="minorBidi"/>
          <w:color w:val="auto"/>
        </w:rPr>
        <w:commentReference w:id="496"/>
      </w:r>
      <w:r w:rsidR="00896F05">
        <w:rPr>
          <w:rStyle w:val="Funotenzeichen"/>
        </w:rPr>
        <w:footnoteReference w:id="5"/>
      </w:r>
      <w:bookmarkEnd w:id="495"/>
    </w:p>
    <w:p w14:paraId="6AAD25E3" w14:textId="191072C7" w:rsidR="00322626" w:rsidRDefault="00322626" w:rsidP="00291BB5">
      <w:pPr>
        <w:rPr>
          <w:i/>
        </w:rPr>
      </w:pPr>
      <w:r>
        <w:rPr>
          <w:i/>
        </w:rPr>
        <w:t>Warum Phasenmodell</w:t>
      </w:r>
    </w:p>
    <w:p w14:paraId="26126202" w14:textId="5361C50F" w:rsidR="00322626" w:rsidRPr="00291BB5" w:rsidRDefault="00322626" w:rsidP="00291BB5">
      <w:pPr>
        <w:rPr>
          <w:i/>
        </w:rPr>
      </w:pPr>
      <w:r>
        <w:rPr>
          <w:i/>
        </w:rPr>
        <w:t xml:space="preserve">Warum </w:t>
      </w:r>
      <w:proofErr w:type="spellStart"/>
      <w:r>
        <w:rPr>
          <w:i/>
        </w:rPr>
        <w:t>wechsel</w:t>
      </w:r>
      <w:proofErr w:type="spellEnd"/>
      <w:r>
        <w:rPr>
          <w:i/>
        </w:rPr>
        <w:t xml:space="preserve"> auf neues Modell</w:t>
      </w:r>
    </w:p>
    <w:p w14:paraId="4555B49A" w14:textId="4D5404A8" w:rsidR="00896F05" w:rsidRPr="00896F05" w:rsidRDefault="00322626" w:rsidP="00291BB5">
      <w:pPr>
        <w:pStyle w:val="berschrift3"/>
      </w:pPr>
      <w:bookmarkStart w:id="497" w:name="_Toc439672007"/>
      <w:r>
        <w:t>Erste Planung</w:t>
      </w:r>
      <w:bookmarkEnd w:id="497"/>
    </w:p>
    <w:p w14:paraId="0135BEC4" w14:textId="77777777" w:rsidR="00896F05" w:rsidRDefault="00896F05" w:rsidP="00896F05">
      <w:pPr>
        <w:numPr>
          <w:ilvl w:val="1"/>
          <w:numId w:val="18"/>
        </w:numPr>
        <w:spacing w:after="0" w:line="276" w:lineRule="auto"/>
        <w:ind w:hanging="360"/>
        <w:contextualSpacing/>
      </w:pPr>
      <w:r>
        <w:t>1.Phase (2.Wochen)</w:t>
      </w:r>
    </w:p>
    <w:p w14:paraId="05E42831" w14:textId="77777777" w:rsidR="00896F05" w:rsidRDefault="00896F05" w:rsidP="00896F05">
      <w:pPr>
        <w:numPr>
          <w:ilvl w:val="2"/>
          <w:numId w:val="18"/>
        </w:numPr>
        <w:spacing w:after="0" w:line="276" w:lineRule="auto"/>
        <w:ind w:hanging="360"/>
        <w:contextualSpacing/>
      </w:pPr>
      <w:r>
        <w:t>Team 1 Staats Recherchiert/ Erfasst Content</w:t>
      </w:r>
      <w:r>
        <w:br/>
        <w:t xml:space="preserve">[Erste Recherche nach Drittdienstleister] </w:t>
      </w:r>
    </w:p>
    <w:p w14:paraId="1CE6A21E" w14:textId="77777777" w:rsidR="00896F05" w:rsidRDefault="00896F05" w:rsidP="00896F05">
      <w:pPr>
        <w:numPr>
          <w:ilvl w:val="2"/>
          <w:numId w:val="18"/>
        </w:numPr>
        <w:spacing w:after="0" w:line="276" w:lineRule="auto"/>
        <w:ind w:hanging="360"/>
        <w:contextualSpacing/>
      </w:pPr>
      <w:r>
        <w:t xml:space="preserve">Team 2 </w:t>
      </w:r>
      <w:proofErr w:type="spellStart"/>
      <w:r>
        <w:t>Ludowicy</w:t>
      </w:r>
      <w:proofErr w:type="spellEnd"/>
      <w:r>
        <w:t xml:space="preserve"> Einarbeitung in die Entwicklungsplattformen </w:t>
      </w:r>
    </w:p>
    <w:p w14:paraId="56E60E5B" w14:textId="77777777" w:rsidR="00896F05" w:rsidRDefault="00896F05" w:rsidP="00896F05">
      <w:pPr>
        <w:numPr>
          <w:ilvl w:val="2"/>
          <w:numId w:val="18"/>
        </w:numPr>
        <w:spacing w:after="0" w:line="276" w:lineRule="auto"/>
        <w:ind w:hanging="360"/>
        <w:contextualSpacing/>
      </w:pPr>
      <w:r>
        <w:t>Team 3 Remus AS(</w:t>
      </w:r>
      <w:proofErr w:type="spellStart"/>
      <w:r>
        <w:t>AnforderrungsSpezifikation</w:t>
      </w:r>
      <w:proofErr w:type="spellEnd"/>
      <w:r>
        <w:t>) - Erstspezifikation</w:t>
      </w:r>
    </w:p>
    <w:p w14:paraId="52C18F1D" w14:textId="77777777" w:rsidR="00896F05" w:rsidRDefault="00896F05" w:rsidP="00896F05">
      <w:pPr>
        <w:ind w:left="1440"/>
      </w:pPr>
      <w:r>
        <w:tab/>
        <w:t>-&gt; Eine Woche später FSL (</w:t>
      </w:r>
      <w:proofErr w:type="spellStart"/>
      <w:r>
        <w:t>Fachspezifsche</w:t>
      </w:r>
      <w:proofErr w:type="spellEnd"/>
      <w:r>
        <w:t xml:space="preserve"> Lösung) nach </w:t>
      </w:r>
      <w:proofErr w:type="spellStart"/>
      <w:r>
        <w:t>vorstellung</w:t>
      </w:r>
      <w:proofErr w:type="spellEnd"/>
      <w:r>
        <w:t xml:space="preserve"> des Konzepts</w:t>
      </w:r>
    </w:p>
    <w:p w14:paraId="669C29CB" w14:textId="77777777" w:rsidR="00896F05" w:rsidRDefault="00896F05" w:rsidP="00896F05">
      <w:pPr>
        <w:numPr>
          <w:ilvl w:val="1"/>
          <w:numId w:val="18"/>
        </w:numPr>
        <w:spacing w:after="0" w:line="276" w:lineRule="auto"/>
        <w:ind w:hanging="360"/>
        <w:contextualSpacing/>
      </w:pPr>
      <w:r>
        <w:t>2. Phase (2.Wochen)</w:t>
      </w:r>
    </w:p>
    <w:p w14:paraId="0FFC3DEB" w14:textId="77777777" w:rsidR="00896F05" w:rsidRDefault="00896F05" w:rsidP="00896F05">
      <w:pPr>
        <w:numPr>
          <w:ilvl w:val="2"/>
          <w:numId w:val="18"/>
        </w:numPr>
        <w:spacing w:after="0" w:line="276" w:lineRule="auto"/>
        <w:ind w:hanging="360"/>
        <w:contextualSpacing/>
      </w:pPr>
      <w:r>
        <w:t>Team 1 Staats Recherche Zielgerichtet nach FSL/ Beginn Übersetzungen</w:t>
      </w:r>
      <w:r>
        <w:br/>
        <w:t>Recherche und Abstimmung mit Team 2, wie Drittanbieter eingebunden werden können</w:t>
      </w:r>
    </w:p>
    <w:p w14:paraId="5AE02CCC" w14:textId="77777777" w:rsidR="00896F05" w:rsidRDefault="00896F05" w:rsidP="00896F05">
      <w:pPr>
        <w:numPr>
          <w:ilvl w:val="2"/>
          <w:numId w:val="18"/>
        </w:numPr>
        <w:spacing w:after="0" w:line="276" w:lineRule="auto"/>
        <w:ind w:hanging="360"/>
        <w:contextualSpacing/>
      </w:pPr>
      <w:r>
        <w:t xml:space="preserve">Team 2 </w:t>
      </w:r>
      <w:proofErr w:type="spellStart"/>
      <w:r>
        <w:t>Ludowicy</w:t>
      </w:r>
      <w:proofErr w:type="spellEnd"/>
      <w:r>
        <w:t xml:space="preserve"> Anwendungs-Gerüst</w:t>
      </w:r>
    </w:p>
    <w:p w14:paraId="65237270" w14:textId="77777777" w:rsidR="00896F05" w:rsidRPr="00785680" w:rsidRDefault="00896F05" w:rsidP="00896F05">
      <w:pPr>
        <w:numPr>
          <w:ilvl w:val="2"/>
          <w:numId w:val="18"/>
        </w:numPr>
        <w:spacing w:after="0" w:line="276" w:lineRule="auto"/>
        <w:ind w:hanging="360"/>
        <w:contextualSpacing/>
        <w:rPr>
          <w:lang w:val="en-US"/>
        </w:rPr>
      </w:pPr>
      <w:r w:rsidRPr="00785680">
        <w:rPr>
          <w:lang w:val="en-US"/>
        </w:rPr>
        <w:t xml:space="preserve">Team 3 Remus FSS </w:t>
      </w:r>
      <w:proofErr w:type="spellStart"/>
      <w:r w:rsidRPr="00785680">
        <w:rPr>
          <w:lang w:val="en-US"/>
        </w:rPr>
        <w:t>mit</w:t>
      </w:r>
      <w:proofErr w:type="spellEnd"/>
      <w:r w:rsidRPr="00785680">
        <w:rPr>
          <w:lang w:val="en-US"/>
        </w:rPr>
        <w:t xml:space="preserve"> </w:t>
      </w:r>
      <w:proofErr w:type="spellStart"/>
      <w:r w:rsidRPr="00785680">
        <w:rPr>
          <w:lang w:val="en-US"/>
        </w:rPr>
        <w:t>CoOp</w:t>
      </w:r>
      <w:proofErr w:type="spellEnd"/>
      <w:r w:rsidRPr="00785680">
        <w:rPr>
          <w:lang w:val="en-US"/>
        </w:rPr>
        <w:t xml:space="preserve"> Team 2</w:t>
      </w:r>
    </w:p>
    <w:p w14:paraId="1BEA14D9" w14:textId="77777777" w:rsidR="00896F05" w:rsidRDefault="00896F05" w:rsidP="00896F05">
      <w:pPr>
        <w:numPr>
          <w:ilvl w:val="1"/>
          <w:numId w:val="18"/>
        </w:numPr>
        <w:spacing w:after="0" w:line="276" w:lineRule="auto"/>
        <w:ind w:hanging="360"/>
        <w:contextualSpacing/>
      </w:pPr>
      <w:r>
        <w:t>3. Phase (2.Wochen)</w:t>
      </w:r>
      <w:r>
        <w:tab/>
      </w:r>
    </w:p>
    <w:p w14:paraId="7E2E7A5B" w14:textId="77777777" w:rsidR="00896F05" w:rsidRDefault="00896F05" w:rsidP="00896F05">
      <w:pPr>
        <w:numPr>
          <w:ilvl w:val="2"/>
          <w:numId w:val="18"/>
        </w:numPr>
        <w:spacing w:after="0" w:line="276" w:lineRule="auto"/>
        <w:ind w:hanging="360"/>
        <w:contextualSpacing/>
      </w:pPr>
      <w:r>
        <w:t>Team 1 Staats Hauptphase der Übersetzungen</w:t>
      </w:r>
      <w:r>
        <w:br/>
        <w:t>Kontakt mit Drittanbietern herstellen</w:t>
      </w:r>
    </w:p>
    <w:p w14:paraId="5818F7BB" w14:textId="77777777" w:rsidR="00896F05" w:rsidRDefault="00896F05" w:rsidP="00896F05">
      <w:pPr>
        <w:numPr>
          <w:ilvl w:val="2"/>
          <w:numId w:val="18"/>
        </w:numPr>
        <w:spacing w:after="0" w:line="276" w:lineRule="auto"/>
        <w:ind w:hanging="360"/>
        <w:contextualSpacing/>
      </w:pPr>
      <w:r>
        <w:t xml:space="preserve">Team 2 </w:t>
      </w:r>
      <w:proofErr w:type="spellStart"/>
      <w:r>
        <w:t>Ludowicy</w:t>
      </w:r>
      <w:proofErr w:type="spellEnd"/>
      <w:r>
        <w:t xml:space="preserve"> Anwendungs-Skelet</w:t>
      </w:r>
    </w:p>
    <w:p w14:paraId="50E4B8BE" w14:textId="77777777" w:rsidR="00896F05" w:rsidRDefault="00896F05" w:rsidP="00896F05">
      <w:pPr>
        <w:numPr>
          <w:ilvl w:val="2"/>
          <w:numId w:val="18"/>
        </w:numPr>
        <w:spacing w:after="0" w:line="276" w:lineRule="auto"/>
        <w:ind w:hanging="360"/>
        <w:contextualSpacing/>
      </w:pPr>
      <w:r>
        <w:t>Team 3 Remus Graphische Spezifikation und Elemente/ Zuarbeit zu Team 2</w:t>
      </w:r>
    </w:p>
    <w:p w14:paraId="71903BDE" w14:textId="77777777" w:rsidR="00896F05" w:rsidRDefault="00896F05" w:rsidP="00896F05">
      <w:pPr>
        <w:numPr>
          <w:ilvl w:val="1"/>
          <w:numId w:val="18"/>
        </w:numPr>
        <w:spacing w:after="0" w:line="276" w:lineRule="auto"/>
        <w:ind w:hanging="360"/>
        <w:contextualSpacing/>
      </w:pPr>
      <w:r>
        <w:t>4. Phase...</w:t>
      </w:r>
    </w:p>
    <w:p w14:paraId="75CAF217" w14:textId="77777777" w:rsidR="00322626" w:rsidRDefault="00322626" w:rsidP="00333884">
      <w:pPr>
        <w:spacing w:after="0" w:line="276" w:lineRule="auto"/>
        <w:ind w:left="1440"/>
        <w:contextualSpacing/>
      </w:pPr>
    </w:p>
    <w:p w14:paraId="60344960" w14:textId="7997AF71" w:rsidR="00322626" w:rsidRDefault="00322626" w:rsidP="00322626">
      <w:pPr>
        <w:pStyle w:val="berschrift3"/>
      </w:pPr>
      <w:bookmarkStart w:id="498" w:name="_Toc439672008"/>
      <w:commentRangeStart w:id="499"/>
      <w:r>
        <w:t>Zweite Planung</w:t>
      </w:r>
      <w:commentRangeEnd w:id="499"/>
      <w:r>
        <w:rPr>
          <w:rStyle w:val="Kommentarzeichen"/>
          <w:rFonts w:asciiTheme="minorHAnsi" w:eastAsiaTheme="minorHAnsi" w:hAnsiTheme="minorHAnsi" w:cstheme="minorBidi"/>
          <w:color w:val="auto"/>
        </w:rPr>
        <w:commentReference w:id="499"/>
      </w:r>
      <w:bookmarkEnd w:id="498"/>
    </w:p>
    <w:p w14:paraId="726DA1AB" w14:textId="77777777" w:rsidR="00322626" w:rsidRDefault="00322626" w:rsidP="00333884">
      <w:pPr>
        <w:numPr>
          <w:ilvl w:val="1"/>
          <w:numId w:val="20"/>
        </w:numPr>
        <w:spacing w:after="0" w:line="276" w:lineRule="auto"/>
        <w:ind w:hanging="360"/>
        <w:contextualSpacing/>
      </w:pPr>
      <w:r>
        <w:t>1.Phase (2.Wochen)</w:t>
      </w:r>
    </w:p>
    <w:p w14:paraId="72E01CB9" w14:textId="77777777" w:rsidR="00322626" w:rsidRDefault="00322626" w:rsidP="00322626">
      <w:pPr>
        <w:numPr>
          <w:ilvl w:val="2"/>
          <w:numId w:val="20"/>
        </w:numPr>
        <w:spacing w:after="0" w:line="276" w:lineRule="auto"/>
        <w:ind w:hanging="360"/>
        <w:contextualSpacing/>
      </w:pPr>
      <w:r>
        <w:t>Team 1 Staats Recherchiert/ Erfasst Content</w:t>
      </w:r>
      <w:r>
        <w:br/>
        <w:t xml:space="preserve">[Erste Recherche nach Drittdienstleister] </w:t>
      </w:r>
    </w:p>
    <w:p w14:paraId="1ABACBF0" w14:textId="77777777" w:rsidR="00322626" w:rsidRDefault="00322626" w:rsidP="00322626">
      <w:pPr>
        <w:numPr>
          <w:ilvl w:val="2"/>
          <w:numId w:val="20"/>
        </w:numPr>
        <w:spacing w:after="0" w:line="276" w:lineRule="auto"/>
        <w:ind w:hanging="360"/>
        <w:contextualSpacing/>
      </w:pPr>
      <w:r>
        <w:t xml:space="preserve">Team 2 </w:t>
      </w:r>
      <w:proofErr w:type="spellStart"/>
      <w:r>
        <w:t>Ludowicy</w:t>
      </w:r>
      <w:proofErr w:type="spellEnd"/>
      <w:r>
        <w:t xml:space="preserve"> Einarbeitung in die Entwicklungsplattformen </w:t>
      </w:r>
    </w:p>
    <w:p w14:paraId="0B2E6ADE" w14:textId="77777777" w:rsidR="00322626" w:rsidRDefault="00322626" w:rsidP="00322626">
      <w:pPr>
        <w:numPr>
          <w:ilvl w:val="2"/>
          <w:numId w:val="20"/>
        </w:numPr>
        <w:spacing w:after="0" w:line="276" w:lineRule="auto"/>
        <w:ind w:hanging="360"/>
        <w:contextualSpacing/>
      </w:pPr>
      <w:r>
        <w:t>Team 3 Remus AS(</w:t>
      </w:r>
      <w:proofErr w:type="spellStart"/>
      <w:r>
        <w:t>AnforderrungsSpezifikation</w:t>
      </w:r>
      <w:proofErr w:type="spellEnd"/>
      <w:r>
        <w:t>) - Erstspezifikation</w:t>
      </w:r>
    </w:p>
    <w:p w14:paraId="0EC66E5D" w14:textId="77777777" w:rsidR="00322626" w:rsidRDefault="00322626" w:rsidP="00322626">
      <w:pPr>
        <w:ind w:left="1440"/>
      </w:pPr>
      <w:r>
        <w:tab/>
        <w:t>-&gt; Eine Woche später FSL (</w:t>
      </w:r>
      <w:proofErr w:type="spellStart"/>
      <w:r>
        <w:t>Fachspezifsche</w:t>
      </w:r>
      <w:proofErr w:type="spellEnd"/>
      <w:r>
        <w:t xml:space="preserve"> Lösung) nach </w:t>
      </w:r>
      <w:proofErr w:type="spellStart"/>
      <w:r>
        <w:t>vorstellung</w:t>
      </w:r>
      <w:proofErr w:type="spellEnd"/>
      <w:r>
        <w:t xml:space="preserve"> des Konzepts</w:t>
      </w:r>
    </w:p>
    <w:p w14:paraId="6D84A399" w14:textId="77777777" w:rsidR="00322626" w:rsidRDefault="00322626" w:rsidP="00322626">
      <w:pPr>
        <w:numPr>
          <w:ilvl w:val="1"/>
          <w:numId w:val="20"/>
        </w:numPr>
        <w:spacing w:after="0" w:line="276" w:lineRule="auto"/>
        <w:ind w:hanging="360"/>
        <w:contextualSpacing/>
      </w:pPr>
      <w:r>
        <w:t>2. Phase (2.Wochen)</w:t>
      </w:r>
    </w:p>
    <w:p w14:paraId="14851F2B" w14:textId="77777777" w:rsidR="00322626" w:rsidRDefault="00322626" w:rsidP="00322626">
      <w:pPr>
        <w:numPr>
          <w:ilvl w:val="2"/>
          <w:numId w:val="20"/>
        </w:numPr>
        <w:spacing w:after="0" w:line="276" w:lineRule="auto"/>
        <w:ind w:hanging="360"/>
        <w:contextualSpacing/>
      </w:pPr>
      <w:r>
        <w:t>Team 1 Staats Recherche Zielgerichtet nach FSL/ Beginn Übersetzungen</w:t>
      </w:r>
      <w:r>
        <w:br/>
        <w:t>Recherche und Abstimmung mit Team 2, wie Drittanbieter eingebunden werden können</w:t>
      </w:r>
    </w:p>
    <w:p w14:paraId="52096E64" w14:textId="77777777" w:rsidR="00322626" w:rsidRDefault="00322626" w:rsidP="00322626">
      <w:pPr>
        <w:numPr>
          <w:ilvl w:val="2"/>
          <w:numId w:val="20"/>
        </w:numPr>
        <w:spacing w:after="0" w:line="276" w:lineRule="auto"/>
        <w:ind w:hanging="360"/>
        <w:contextualSpacing/>
      </w:pPr>
      <w:r>
        <w:t xml:space="preserve">Team 2 </w:t>
      </w:r>
      <w:proofErr w:type="spellStart"/>
      <w:r>
        <w:t>Ludowicy</w:t>
      </w:r>
      <w:proofErr w:type="spellEnd"/>
      <w:r>
        <w:t xml:space="preserve"> Anwendungs-Gerüst</w:t>
      </w:r>
    </w:p>
    <w:p w14:paraId="4EDCCDE4" w14:textId="77777777" w:rsidR="00322626" w:rsidRPr="00785680" w:rsidRDefault="00322626" w:rsidP="00322626">
      <w:pPr>
        <w:numPr>
          <w:ilvl w:val="2"/>
          <w:numId w:val="20"/>
        </w:numPr>
        <w:spacing w:after="0" w:line="276" w:lineRule="auto"/>
        <w:ind w:hanging="360"/>
        <w:contextualSpacing/>
        <w:rPr>
          <w:lang w:val="en-US"/>
        </w:rPr>
      </w:pPr>
      <w:r w:rsidRPr="00785680">
        <w:rPr>
          <w:lang w:val="en-US"/>
        </w:rPr>
        <w:t xml:space="preserve">Team 3 Remus FSS </w:t>
      </w:r>
      <w:proofErr w:type="spellStart"/>
      <w:r w:rsidRPr="00785680">
        <w:rPr>
          <w:lang w:val="en-US"/>
        </w:rPr>
        <w:t>mit</w:t>
      </w:r>
      <w:proofErr w:type="spellEnd"/>
      <w:r w:rsidRPr="00785680">
        <w:rPr>
          <w:lang w:val="en-US"/>
        </w:rPr>
        <w:t xml:space="preserve"> </w:t>
      </w:r>
      <w:proofErr w:type="spellStart"/>
      <w:r w:rsidRPr="00785680">
        <w:rPr>
          <w:lang w:val="en-US"/>
        </w:rPr>
        <w:t>CoOp</w:t>
      </w:r>
      <w:proofErr w:type="spellEnd"/>
      <w:r w:rsidRPr="00785680">
        <w:rPr>
          <w:lang w:val="en-US"/>
        </w:rPr>
        <w:t xml:space="preserve"> Team 2</w:t>
      </w:r>
    </w:p>
    <w:p w14:paraId="07D37C52" w14:textId="77777777" w:rsidR="00322626" w:rsidRDefault="00322626" w:rsidP="00322626">
      <w:pPr>
        <w:numPr>
          <w:ilvl w:val="1"/>
          <w:numId w:val="20"/>
        </w:numPr>
        <w:spacing w:after="0" w:line="276" w:lineRule="auto"/>
        <w:ind w:hanging="360"/>
        <w:contextualSpacing/>
      </w:pPr>
      <w:r>
        <w:t>3. Phase (2.Wochen)</w:t>
      </w:r>
      <w:r>
        <w:tab/>
      </w:r>
    </w:p>
    <w:p w14:paraId="57551D1F" w14:textId="77777777" w:rsidR="00322626" w:rsidRDefault="00322626" w:rsidP="00E44DF5">
      <w:pPr>
        <w:numPr>
          <w:ilvl w:val="2"/>
          <w:numId w:val="20"/>
        </w:numPr>
        <w:spacing w:after="0" w:line="276" w:lineRule="auto"/>
        <w:ind w:hanging="360"/>
        <w:contextualSpacing/>
      </w:pPr>
      <w:r>
        <w:lastRenderedPageBreak/>
        <w:t>Team 1 Staats Hauptphase der Übersetzungen</w:t>
      </w:r>
      <w:r>
        <w:br/>
        <w:t>Kontakt mit Drittanbietern herstellen</w:t>
      </w:r>
    </w:p>
    <w:p w14:paraId="774B051A" w14:textId="77777777" w:rsidR="00322626" w:rsidRDefault="00322626" w:rsidP="00E44DF5">
      <w:pPr>
        <w:numPr>
          <w:ilvl w:val="2"/>
          <w:numId w:val="20"/>
        </w:numPr>
        <w:spacing w:after="0" w:line="276" w:lineRule="auto"/>
        <w:ind w:hanging="360"/>
        <w:contextualSpacing/>
      </w:pPr>
      <w:r>
        <w:t xml:space="preserve">Team 2 </w:t>
      </w:r>
      <w:proofErr w:type="spellStart"/>
      <w:r>
        <w:t>Ludowicy</w:t>
      </w:r>
      <w:proofErr w:type="spellEnd"/>
      <w:r>
        <w:t xml:space="preserve"> Anwendungs-Skelet</w:t>
      </w:r>
    </w:p>
    <w:p w14:paraId="140FA44B" w14:textId="77777777" w:rsidR="00322626" w:rsidRDefault="00322626" w:rsidP="00E44DF5">
      <w:pPr>
        <w:numPr>
          <w:ilvl w:val="2"/>
          <w:numId w:val="20"/>
        </w:numPr>
        <w:spacing w:after="0" w:line="276" w:lineRule="auto"/>
        <w:ind w:hanging="360"/>
        <w:contextualSpacing/>
      </w:pPr>
      <w:r>
        <w:t>Team 3 Remus Graphische Spezifikation und Elemente/ Zuarbeit zu Team 2</w:t>
      </w:r>
    </w:p>
    <w:p w14:paraId="371E8FD0" w14:textId="77777777" w:rsidR="00322626" w:rsidRDefault="00322626" w:rsidP="00E44DF5">
      <w:pPr>
        <w:numPr>
          <w:ilvl w:val="1"/>
          <w:numId w:val="20"/>
        </w:numPr>
        <w:spacing w:after="0" w:line="276" w:lineRule="auto"/>
        <w:ind w:hanging="360"/>
        <w:contextualSpacing/>
      </w:pPr>
      <w:r>
        <w:t>4. Phase...</w:t>
      </w:r>
      <w:commentRangeEnd w:id="488"/>
      <w:r w:rsidR="000326F2">
        <w:rPr>
          <w:rStyle w:val="Kommentarzeichen"/>
        </w:rPr>
        <w:commentReference w:id="488"/>
      </w:r>
    </w:p>
    <w:p w14:paraId="37E9582F" w14:textId="77777777" w:rsidR="00322626" w:rsidRDefault="00322626" w:rsidP="00E44DF5"/>
    <w:p w14:paraId="0DE8CA69" w14:textId="77777777" w:rsidR="00322626" w:rsidRPr="00322626" w:rsidRDefault="00322626" w:rsidP="00E44DF5"/>
    <w:p w14:paraId="607217F1" w14:textId="77777777" w:rsidR="00A95B83" w:rsidRPr="00A95B83" w:rsidRDefault="00A95B83" w:rsidP="00A95B83"/>
    <w:p w14:paraId="140D741C" w14:textId="77777777" w:rsidR="00A95B83" w:rsidRDefault="00A95B83" w:rsidP="00A95B83">
      <w:pPr>
        <w:pStyle w:val="berschrift2"/>
      </w:pPr>
      <w:bookmarkStart w:id="500" w:name="_Toc439672009"/>
      <w:proofErr w:type="spellStart"/>
      <w:r w:rsidRPr="00A95B83">
        <w:t>Scrum</w:t>
      </w:r>
      <w:bookmarkEnd w:id="500"/>
      <w:proofErr w:type="spellEnd"/>
    </w:p>
    <w:p w14:paraId="632C1DCD" w14:textId="77777777" w:rsidR="007D2024" w:rsidRDefault="007D2024" w:rsidP="007D2024"/>
    <w:p w14:paraId="073F3F1A" w14:textId="0AA45038" w:rsidR="00CF1F33" w:rsidRDefault="00CF1F33" w:rsidP="007D2024">
      <w:proofErr w:type="spellStart"/>
      <w:r>
        <w:t>Scrum</w:t>
      </w:r>
      <w:proofErr w:type="spellEnd"/>
      <w:r>
        <w:t xml:space="preserve"> als agile Vorgehensmethode beruht auf so genannten Sprints. Jeder Sprint beginnt mit einem </w:t>
      </w:r>
      <w:proofErr w:type="spellStart"/>
      <w:r>
        <w:t>Planning</w:t>
      </w:r>
      <w:proofErr w:type="spellEnd"/>
      <w:r>
        <w:t>, in dem die Aufgaben</w:t>
      </w:r>
      <w:r w:rsidR="007657B7">
        <w:t xml:space="preserve"> an das Team verteilt</w:t>
      </w:r>
      <w:r>
        <w:t xml:space="preserve"> </w:t>
      </w:r>
      <w:del w:id="501" w:author="ħʝᵰҩƾҩ ħɣῡƺҩ" w:date="2016-01-04T11:00:00Z">
        <w:r w:rsidDel="00291BB5">
          <w:delText xml:space="preserve">verteilt </w:delText>
        </w:r>
      </w:del>
      <w:r>
        <w:t xml:space="preserve">werden und endet mit dem Review, in dem die verteilten Stories vorgestellt und </w:t>
      </w:r>
      <w:r w:rsidR="007657B7">
        <w:t xml:space="preserve">vom </w:t>
      </w:r>
      <w:proofErr w:type="spellStart"/>
      <w:r w:rsidR="007657B7">
        <w:t>Product</w:t>
      </w:r>
      <w:proofErr w:type="spellEnd"/>
      <w:r w:rsidR="007657B7">
        <w:t xml:space="preserve"> </w:t>
      </w:r>
      <w:proofErr w:type="spellStart"/>
      <w:r w:rsidR="007657B7">
        <w:t>Owner</w:t>
      </w:r>
      <w:proofErr w:type="spellEnd"/>
      <w:r w:rsidR="007657B7">
        <w:t xml:space="preserve"> </w:t>
      </w:r>
      <w:r>
        <w:t>abgenommen werden.</w:t>
      </w:r>
      <w:r w:rsidR="007657B7">
        <w:t xml:space="preserve"> Die Sprints dauern zwischen einer und meiste</w:t>
      </w:r>
      <w:ins w:id="502" w:author="ħʝᵰҩƾҩ ħɣῡƺҩ" w:date="2016-01-04T11:00:00Z">
        <w:r w:rsidR="00291BB5">
          <w:t>ns</w:t>
        </w:r>
      </w:ins>
      <w:r w:rsidR="007657B7">
        <w:t xml:space="preserve"> vier Wochen, basierend auf der Komplexität der Aufgaben. Mehr oder weniger ist selbstverständlich möglich. </w:t>
      </w:r>
    </w:p>
    <w:p w14:paraId="6760168E" w14:textId="583E8CF4" w:rsidR="00877D50" w:rsidRDefault="00CF1F33" w:rsidP="007D2024">
      <w:proofErr w:type="spellStart"/>
      <w:r>
        <w:t>Scrum</w:t>
      </w:r>
      <w:proofErr w:type="spellEnd"/>
      <w:ins w:id="503" w:author="ħʝᵰҩƾҩ ħɣῡƺҩ" w:date="2016-01-04T11:01:00Z">
        <w:r w:rsidR="00291BB5">
          <w:t>,</w:t>
        </w:r>
      </w:ins>
      <w:r>
        <w:t xml:space="preserve"> als sehr bekannte Form der agilen Vorgehensmethoden</w:t>
      </w:r>
      <w:ins w:id="504" w:author="ħʝᵰҩƾҩ ħɣῡƺҩ" w:date="2016-01-04T11:01:00Z">
        <w:r w:rsidR="00291BB5">
          <w:t>,</w:t>
        </w:r>
      </w:ins>
      <w:r>
        <w:t xml:space="preserve"> kam auch für unser Projekt in Frage. Als Alternativen boten sich Extreme </w:t>
      </w:r>
      <w:proofErr w:type="spellStart"/>
      <w:r>
        <w:t>Programming</w:t>
      </w:r>
      <w:proofErr w:type="spellEnd"/>
      <w:r>
        <w:t xml:space="preserve"> </w:t>
      </w:r>
      <w:del w:id="505" w:author="ħʝᵰҩƾҩ ħɣῡƺҩ" w:date="2016-01-04T11:01:00Z">
        <w:r w:rsidDel="00291BB5">
          <w:delText xml:space="preserve">und </w:delText>
        </w:r>
      </w:del>
      <w:ins w:id="506" w:author="ħʝᵰҩƾҩ ħɣῡƺҩ" w:date="2016-01-04T11:01:00Z">
        <w:r w:rsidR="00291BB5">
          <w:t xml:space="preserve">oder </w:t>
        </w:r>
      </w:ins>
      <w:r>
        <w:t>das Wasserfallmodell</w:t>
      </w:r>
      <w:ins w:id="507" w:author="ħʝᵰҩƾҩ ħɣῡƺҩ" w:date="2016-01-04T11:01:00Z">
        <w:r w:rsidR="00291BB5">
          <w:t xml:space="preserve"> an</w:t>
        </w:r>
      </w:ins>
      <w:r>
        <w:t xml:space="preserve">. Wir entschieden </w:t>
      </w:r>
      <w:del w:id="508" w:author="ħʝᵰҩƾҩ ħɣῡƺҩ" w:date="2016-01-04T11:01:00Z">
        <w:r w:rsidDel="00291BB5">
          <w:delText xml:space="preserve">und </w:delText>
        </w:r>
      </w:del>
      <w:ins w:id="509" w:author="ħʝᵰҩƾҩ ħɣῡƺҩ" w:date="2016-01-04T11:01:00Z">
        <w:r w:rsidR="00291BB5">
          <w:t xml:space="preserve">uns </w:t>
        </w:r>
      </w:ins>
      <w:r>
        <w:t xml:space="preserve">gemeinschaftlich für </w:t>
      </w:r>
      <w:proofErr w:type="spellStart"/>
      <w:r>
        <w:t>Scrum</w:t>
      </w:r>
      <w:proofErr w:type="spellEnd"/>
      <w:ins w:id="510" w:author="ħʝᵰҩƾҩ ħɣῡƺҩ" w:date="2016-01-04T11:01:00Z">
        <w:r w:rsidR="00291BB5">
          <w:t>,</w:t>
        </w:r>
      </w:ins>
      <w:r>
        <w:t xml:space="preserve"> weil es verschiedene Vorteile</w:t>
      </w:r>
      <w:ins w:id="511" w:author="ħʝᵰҩƾҩ ħɣῡƺҩ" w:date="2016-01-04T11:02:00Z">
        <w:r w:rsidR="00291BB5">
          <w:t>,</w:t>
        </w:r>
      </w:ins>
      <w:r>
        <w:t xml:space="preserve"> resultierend aus dem Vorgehen</w:t>
      </w:r>
      <w:ins w:id="512" w:author="ħʝᵰҩƾҩ ħɣῡƺҩ" w:date="2016-01-04T11:02:00Z">
        <w:r w:rsidR="00291BB5">
          <w:t>,</w:t>
        </w:r>
      </w:ins>
      <w:r>
        <w:t xml:space="preserve"> bietet. So musste nicht von Anfang an das komplette S</w:t>
      </w:r>
      <w:bookmarkStart w:id="513" w:name="_GoBack"/>
      <w:bookmarkEnd w:id="513"/>
      <w:r>
        <w:t xml:space="preserve">oftwaresystem ausspezifiziert worden sein. Es war uns möglich durch die Sprints nach und nach die Dinge zu durchdenken. </w:t>
      </w:r>
      <w:del w:id="514" w:author="ħʝᵰҩƾҩ ħɣῡƺҩ" w:date="2016-01-04T11:02:00Z">
        <w:r w:rsidDel="00291BB5">
          <w:delText>Darüberhinaus</w:delText>
        </w:r>
      </w:del>
      <w:ins w:id="515" w:author="ħʝᵰҩƾҩ ħɣῡƺҩ" w:date="2016-01-04T11:02:00Z">
        <w:r w:rsidR="00291BB5">
          <w:t>Darüber hinaus</w:t>
        </w:r>
      </w:ins>
      <w:r>
        <w:t xml:space="preserve"> hatten wir nach jedem Sprint ein besseres Gefühl</w:t>
      </w:r>
      <w:ins w:id="516" w:author="ħʝᵰҩƾҩ ħɣῡƺҩ" w:date="2016-01-04T11:02:00Z">
        <w:r w:rsidR="00291BB5">
          <w:t>,</w:t>
        </w:r>
      </w:ins>
      <w:r>
        <w:t xml:space="preserve"> bis wann das Projekt etwa fertig sein wird, bzw. „wie weit“. Auch lässt sich mit </w:t>
      </w:r>
      <w:proofErr w:type="spellStart"/>
      <w:r>
        <w:t>Scrum</w:t>
      </w:r>
      <w:proofErr w:type="spellEnd"/>
      <w:r>
        <w:t xml:space="preserve"> besser die Last im Team verteilen, da jede Woche neu „gewählt“ wurde.</w:t>
      </w:r>
    </w:p>
    <w:p w14:paraId="23C438A0" w14:textId="77777777" w:rsidR="007657B7" w:rsidRPr="00291BB5" w:rsidRDefault="007657B7" w:rsidP="007D2024"/>
    <w:p w14:paraId="201AD9A8" w14:textId="61DC9C2B" w:rsidR="00877D50" w:rsidRPr="007D2024" w:rsidRDefault="00877D50" w:rsidP="00A71A4B">
      <w:pPr>
        <w:pStyle w:val="berschrift3"/>
      </w:pPr>
      <w:bookmarkStart w:id="517" w:name="_Toc439672010"/>
      <w:proofErr w:type="spellStart"/>
      <w:r>
        <w:t>Scrum</w:t>
      </w:r>
      <w:proofErr w:type="spellEnd"/>
      <w:r>
        <w:t xml:space="preserve"> im Projekt</w:t>
      </w:r>
      <w:bookmarkEnd w:id="517"/>
    </w:p>
    <w:p w14:paraId="045C6B7B" w14:textId="07B0BE2C" w:rsidR="000A68D2" w:rsidRDefault="007657B7" w:rsidP="00B91245">
      <w:r>
        <w:t xml:space="preserve">Die </w:t>
      </w:r>
      <w:proofErr w:type="spellStart"/>
      <w:r>
        <w:t>Scrum</w:t>
      </w:r>
      <w:proofErr w:type="spellEnd"/>
      <w:r>
        <w:t xml:space="preserve"> </w:t>
      </w:r>
      <w:proofErr w:type="spellStart"/>
      <w:r>
        <w:t>vorgehensweise</w:t>
      </w:r>
      <w:proofErr w:type="spellEnd"/>
      <w:r>
        <w:t xml:space="preserve"> wurde in unserem Team gemeinschaftlich beschlossen und fast vollständig umgesetzt. Wir verstehen </w:t>
      </w:r>
      <w:proofErr w:type="spellStart"/>
      <w:r>
        <w:t>Scrum</w:t>
      </w:r>
      <w:proofErr w:type="spellEnd"/>
      <w:r>
        <w:t xml:space="preserve"> als Richtlinie</w:t>
      </w:r>
      <w:ins w:id="518" w:author="ħʝᵰҩƾҩ ħɣῡƺҩ" w:date="2016-01-04T11:03:00Z">
        <w:r w:rsidR="00291BB5">
          <w:t>,</w:t>
        </w:r>
      </w:ins>
      <w:r>
        <w:t xml:space="preserve"> wonach wir die mehrheitlichen Regeln befolgen. So haben wir eine Menge fester Rollen</w:t>
      </w:r>
      <w:del w:id="519" w:author="ħʝᵰҩƾҩ ħɣῡƺҩ" w:date="2016-01-04T11:03:00Z">
        <w:r w:rsidDel="00291BB5">
          <w:delText xml:space="preserve"> haben</w:delText>
        </w:r>
      </w:del>
      <w:r>
        <w:t xml:space="preserve">, welche ein festes Aufgabengebiet übernehmen. Jedoch kann in unserem Team eine Person mehrere Rollen gleichzeitig wahrnehmen und wirkt entsprechend anders an dem Fortschritt des Projektes mit. </w:t>
      </w:r>
      <w:r w:rsidR="000A68D2">
        <w:t>Darüber hinaus</w:t>
      </w:r>
      <w:r>
        <w:t xml:space="preserve"> ist auch das Vorgehen, mit Sprint, </w:t>
      </w:r>
      <w:proofErr w:type="spellStart"/>
      <w:r>
        <w:t>Planning</w:t>
      </w:r>
      <w:proofErr w:type="spellEnd"/>
      <w:r>
        <w:t xml:space="preserve">, Review, Retrospektive (war sehr wichtig für das </w:t>
      </w:r>
      <w:proofErr w:type="spellStart"/>
      <w:r>
        <w:t>Anfo</w:t>
      </w:r>
      <w:proofErr w:type="spellEnd"/>
      <w:r>
        <w:t xml:space="preserve">-Team) dem </w:t>
      </w:r>
      <w:proofErr w:type="spellStart"/>
      <w:r>
        <w:t>Scrum</w:t>
      </w:r>
      <w:proofErr w:type="spellEnd"/>
      <w:r>
        <w:t xml:space="preserve"> Vorbild nachempfunden. Jedoch verzichteten wir auf </w:t>
      </w:r>
      <w:proofErr w:type="spellStart"/>
      <w:r>
        <w:t>Daylies</w:t>
      </w:r>
      <w:proofErr w:type="spellEnd"/>
      <w:r>
        <w:t xml:space="preserve"> und haben stattdessen eine selbstständige Eintragung in unserer Story Bord in Form von Kommentaren bevorzugt. Dies reduzierte die extreme organisationslast auf Seiten der </w:t>
      </w:r>
      <w:proofErr w:type="spellStart"/>
      <w:r>
        <w:t>Scrum</w:t>
      </w:r>
      <w:proofErr w:type="spellEnd"/>
      <w:r>
        <w:t xml:space="preserve"> Master ein wenig und jeder konnte sich einteilen wann er welche Aufgaben </w:t>
      </w:r>
      <w:del w:id="520" w:author="ħʝᵰҩƾҩ ħɣῡƺҩ" w:date="2016-01-04T11:07:00Z">
        <w:r w:rsidDel="00291BB5">
          <w:delText>macht</w:delText>
        </w:r>
      </w:del>
      <w:ins w:id="521" w:author="ħʝᵰҩƾҩ ħɣῡƺҩ" w:date="2016-01-04T11:07:00Z">
        <w:r w:rsidR="00291BB5">
          <w:t>erledigt hatte</w:t>
        </w:r>
      </w:ins>
      <w:r>
        <w:t>. Wichtig war uns</w:t>
      </w:r>
      <w:ins w:id="522" w:author="ħʝᵰҩƾҩ ħɣῡƺҩ" w:date="2016-01-04T11:07:00Z">
        <w:r w:rsidR="00291BB5">
          <w:t>,</w:t>
        </w:r>
      </w:ins>
      <w:r>
        <w:t xml:space="preserve"> das</w:t>
      </w:r>
      <w:ins w:id="523" w:author="ħʝᵰҩƾҩ ħɣῡƺҩ" w:date="2016-01-04T11:07:00Z">
        <w:r w:rsidR="00291BB5">
          <w:t>s</w:t>
        </w:r>
      </w:ins>
      <w:r>
        <w:t xml:space="preserve"> die Aufgaben erledigt werden innerhalb des Zeitraums – nicht aber auf welche Art und Weise. Das Ergebnis musste stimmen.</w:t>
      </w:r>
      <w:r w:rsidR="000A68D2">
        <w:t xml:space="preserve"> Als weiteren Unterschied wurden die Stories kategorisiert. Dies half uns bei der Verteilung den jeweilig richtigen Personen die Aufgaben zu überreichen. Selbstständiges Wählen der Aufgaben </w:t>
      </w:r>
      <w:del w:id="524" w:author="ħʝᵰҩƾҩ ħɣῡƺҩ" w:date="2016-01-04T11:07:00Z">
        <w:r w:rsidR="000A68D2" w:rsidDel="00291BB5">
          <w:delText xml:space="preserve">und raten </w:delText>
        </w:r>
      </w:del>
      <w:r w:rsidR="000A68D2">
        <w:t>durch die Mitglieder des Teams hat</w:t>
      </w:r>
      <w:ins w:id="525" w:author="ħʝᵰҩƾҩ ħɣῡƺҩ" w:date="2016-01-04T11:08:00Z">
        <w:r w:rsidR="00291BB5">
          <w:t>te</w:t>
        </w:r>
      </w:ins>
      <w:r w:rsidR="000A68D2">
        <w:t xml:space="preserve"> leider nicht wie erwartet funktioniert. </w:t>
      </w:r>
      <w:r w:rsidR="00455330">
        <w:br/>
        <w:t xml:space="preserve">Zum Ende des Projektes, also über die Weihnachtsfeiertage, als die Zuarbeit des Teams gegen null lief, wurde das Vorgehen auf </w:t>
      </w:r>
      <w:del w:id="526" w:author="ħʝᵰҩƾҩ ħɣῡƺҩ" w:date="2016-01-04T11:10:00Z">
        <w:r w:rsidR="00455330" w:rsidDel="006037FF">
          <w:delText xml:space="preserve">extreme </w:delText>
        </w:r>
      </w:del>
      <w:ins w:id="527" w:author="ħʝᵰҩƾҩ ħɣῡƺҩ" w:date="2016-01-04T11:10:00Z">
        <w:r w:rsidR="006037FF">
          <w:t xml:space="preserve">„Extreme </w:t>
        </w:r>
      </w:ins>
      <w:proofErr w:type="spellStart"/>
      <w:r w:rsidR="00455330">
        <w:t>Programming</w:t>
      </w:r>
      <w:proofErr w:type="spellEnd"/>
      <w:ins w:id="528" w:author="ħʝᵰҩƾҩ ħɣῡƺҩ" w:date="2016-01-04T11:10:00Z">
        <w:r w:rsidR="006037FF">
          <w:t>“</w:t>
        </w:r>
      </w:ins>
      <w:r w:rsidR="00455330">
        <w:t xml:space="preserve"> umgestellt. Eine kleine Gruppe setzte dann alle notwendigen Funktionen um.</w:t>
      </w:r>
    </w:p>
    <w:p w14:paraId="27491F81" w14:textId="6D6506D0" w:rsidR="000A68D2" w:rsidRPr="006037FF" w:rsidRDefault="000A68D2" w:rsidP="00B91245">
      <w:r>
        <w:t>Hier eine kurze Zusammenfassung unserer Rahmenwerte:</w:t>
      </w:r>
    </w:p>
    <w:p w14:paraId="60956263" w14:textId="77777777" w:rsidR="00B91245" w:rsidRDefault="00B91245" w:rsidP="008C697F">
      <w:pPr>
        <w:pStyle w:val="berschrift4"/>
      </w:pPr>
      <w:r w:rsidRPr="00CF1F33">
        <w:lastRenderedPageBreak/>
        <w:t>Agil</w:t>
      </w:r>
    </w:p>
    <w:p w14:paraId="67A597AB" w14:textId="77777777" w:rsidR="000A68D2" w:rsidRPr="008B02B4" w:rsidRDefault="000A68D2" w:rsidP="006037FF"/>
    <w:p w14:paraId="5DEC477B" w14:textId="33C0956C" w:rsidR="00B91245" w:rsidRDefault="00B91245" w:rsidP="006037FF">
      <w:pPr>
        <w:pStyle w:val="Listenabsatz"/>
        <w:numPr>
          <w:ilvl w:val="0"/>
          <w:numId w:val="21"/>
        </w:numPr>
        <w:spacing w:after="0" w:line="276" w:lineRule="auto"/>
      </w:pPr>
      <w:r w:rsidRPr="006037FF">
        <w:t>Sprintlänge: 1 Woche</w:t>
      </w:r>
    </w:p>
    <w:p w14:paraId="56B86704" w14:textId="77777777" w:rsidR="000A68D2" w:rsidRPr="006037FF" w:rsidRDefault="000A68D2" w:rsidP="008C697F">
      <w:pPr>
        <w:spacing w:after="0" w:line="276" w:lineRule="auto"/>
        <w:ind w:left="720"/>
        <w:contextualSpacing/>
      </w:pPr>
    </w:p>
    <w:p w14:paraId="33B77EEF" w14:textId="77777777" w:rsidR="00877D50" w:rsidRDefault="00B91245" w:rsidP="00333884">
      <w:pPr>
        <w:spacing w:after="0" w:line="276" w:lineRule="auto"/>
        <w:contextualSpacing/>
        <w:rPr>
          <w:rStyle w:val="berschrift4Zchn"/>
        </w:rPr>
      </w:pPr>
      <w:r w:rsidRPr="00CF1F33">
        <w:rPr>
          <w:rStyle w:val="berschrift4Zchn"/>
        </w:rPr>
        <w:t xml:space="preserve">Story - </w:t>
      </w:r>
      <w:proofErr w:type="spellStart"/>
      <w:r w:rsidRPr="00CF1F33">
        <w:rPr>
          <w:rStyle w:val="berschrift4Zchn"/>
        </w:rPr>
        <w:t>Creation</w:t>
      </w:r>
      <w:proofErr w:type="spellEnd"/>
      <w:r w:rsidRPr="00CF1F33">
        <w:rPr>
          <w:rStyle w:val="berschrift4Zchn"/>
        </w:rPr>
        <w:t xml:space="preserve"> Team</w:t>
      </w:r>
    </w:p>
    <w:p w14:paraId="7B54F3DE" w14:textId="77777777" w:rsidR="000A68D2" w:rsidRPr="006037FF" w:rsidRDefault="000A68D2" w:rsidP="00333884">
      <w:pPr>
        <w:spacing w:after="0" w:line="276" w:lineRule="auto"/>
        <w:contextualSpacing/>
        <w:rPr>
          <w:rStyle w:val="berschrift4Zchn"/>
        </w:rPr>
      </w:pPr>
    </w:p>
    <w:p w14:paraId="68F70906" w14:textId="66125BEC" w:rsidR="007657B7" w:rsidRDefault="007657B7" w:rsidP="006037FF">
      <w:r>
        <w:t xml:space="preserve">siehe 2.1.1 </w:t>
      </w:r>
      <w:proofErr w:type="spellStart"/>
      <w:r>
        <w:t>Anfo</w:t>
      </w:r>
      <w:proofErr w:type="spellEnd"/>
      <w:r>
        <w:t xml:space="preserve"> Team.</w:t>
      </w:r>
    </w:p>
    <w:p w14:paraId="220A94CE" w14:textId="0D6AA444" w:rsidR="00877D50" w:rsidRDefault="00877D50" w:rsidP="00333884">
      <w:pPr>
        <w:pStyle w:val="berschrift4"/>
      </w:pPr>
      <w:r w:rsidRPr="006037FF">
        <w:t>Kategorisierung</w:t>
      </w:r>
      <w:r w:rsidR="000A68D2">
        <w:t xml:space="preserve"> der Stories </w:t>
      </w:r>
    </w:p>
    <w:p w14:paraId="5F0C6EAF" w14:textId="77777777" w:rsidR="007657B7" w:rsidRPr="006037FF" w:rsidRDefault="007657B7" w:rsidP="006037FF"/>
    <w:p w14:paraId="4302C301" w14:textId="77777777" w:rsidR="00B91245" w:rsidRDefault="00B91245" w:rsidP="008C697F">
      <w:pPr>
        <w:spacing w:after="0" w:line="276" w:lineRule="auto"/>
        <w:ind w:left="360"/>
        <w:contextualSpacing/>
      </w:pPr>
      <w:r>
        <w:t xml:space="preserve">Unterscheidung der Stories in: </w:t>
      </w:r>
    </w:p>
    <w:p w14:paraId="5BFFE656" w14:textId="77777777" w:rsidR="00B91245" w:rsidRDefault="00B91245" w:rsidP="00B91245">
      <w:pPr>
        <w:numPr>
          <w:ilvl w:val="1"/>
          <w:numId w:val="10"/>
        </w:numPr>
        <w:spacing w:after="0" w:line="276" w:lineRule="auto"/>
        <w:ind w:hanging="360"/>
        <w:contextualSpacing/>
      </w:pPr>
      <w:r>
        <w:t>Entwicklung</w:t>
      </w:r>
    </w:p>
    <w:p w14:paraId="03345D71" w14:textId="77777777" w:rsidR="00B91245" w:rsidRDefault="00B91245" w:rsidP="00B91245">
      <w:pPr>
        <w:numPr>
          <w:ilvl w:val="1"/>
          <w:numId w:val="10"/>
        </w:numPr>
        <w:spacing w:after="0" w:line="276" w:lineRule="auto"/>
        <w:ind w:hanging="360"/>
        <w:contextualSpacing/>
      </w:pPr>
      <w:r>
        <w:t>Research</w:t>
      </w:r>
    </w:p>
    <w:p w14:paraId="0AF1769F" w14:textId="77777777" w:rsidR="00B91245" w:rsidRDefault="00B91245" w:rsidP="00B91245">
      <w:pPr>
        <w:numPr>
          <w:ilvl w:val="1"/>
          <w:numId w:val="10"/>
        </w:numPr>
        <w:spacing w:after="0" w:line="276" w:lineRule="auto"/>
        <w:ind w:hanging="360"/>
        <w:contextualSpacing/>
      </w:pPr>
      <w:r>
        <w:t>Design</w:t>
      </w:r>
    </w:p>
    <w:p w14:paraId="6C605893" w14:textId="77777777" w:rsidR="00B91245" w:rsidRDefault="00B91245" w:rsidP="00B91245">
      <w:pPr>
        <w:numPr>
          <w:ilvl w:val="1"/>
          <w:numId w:val="10"/>
        </w:numPr>
        <w:spacing w:after="0" w:line="276" w:lineRule="auto"/>
        <w:ind w:hanging="360"/>
        <w:contextualSpacing/>
      </w:pPr>
      <w:r>
        <w:t>Visual Design</w:t>
      </w:r>
    </w:p>
    <w:p w14:paraId="1FD4540A" w14:textId="2FA8CBF1" w:rsidR="007657B7" w:rsidRDefault="007657B7" w:rsidP="00B91245">
      <w:pPr>
        <w:numPr>
          <w:ilvl w:val="1"/>
          <w:numId w:val="10"/>
        </w:numPr>
        <w:spacing w:after="0" w:line="276" w:lineRule="auto"/>
        <w:ind w:hanging="360"/>
        <w:contextualSpacing/>
      </w:pPr>
      <w:proofErr w:type="spellStart"/>
      <w:r>
        <w:t>Pre-Dev</w:t>
      </w:r>
      <w:proofErr w:type="spellEnd"/>
    </w:p>
    <w:p w14:paraId="63DAE977" w14:textId="77777777" w:rsidR="00877D50" w:rsidRDefault="00B91245" w:rsidP="008C697F">
      <w:pPr>
        <w:spacing w:after="0" w:line="276" w:lineRule="auto"/>
        <w:contextualSpacing/>
      </w:pPr>
      <w:proofErr w:type="spellStart"/>
      <w:r w:rsidRPr="008C697F">
        <w:rPr>
          <w:rStyle w:val="berschrift4Zchn"/>
        </w:rPr>
        <w:t>Storypoints</w:t>
      </w:r>
      <w:proofErr w:type="spellEnd"/>
      <w:r>
        <w:t xml:space="preserve"> </w:t>
      </w:r>
    </w:p>
    <w:p w14:paraId="4732F3AE" w14:textId="64000F90" w:rsidR="00B91245" w:rsidRDefault="00B91245" w:rsidP="008C697F">
      <w:pPr>
        <w:spacing w:after="0" w:line="276" w:lineRule="auto"/>
        <w:contextualSpacing/>
      </w:pPr>
      <w:r>
        <w:t xml:space="preserve">= </w:t>
      </w:r>
      <w:proofErr w:type="spellStart"/>
      <w:r>
        <w:t>Arbeitstunden</w:t>
      </w:r>
      <w:proofErr w:type="spellEnd"/>
      <w:r>
        <w:t xml:space="preserve"> (60min reale Arbeit)</w:t>
      </w:r>
    </w:p>
    <w:p w14:paraId="5D6FABB3" w14:textId="77777777" w:rsidR="00877D50" w:rsidRDefault="00877D50" w:rsidP="008C697F"/>
    <w:p w14:paraId="13FFD563" w14:textId="0BA98D70" w:rsidR="00877D50" w:rsidRDefault="00877D50" w:rsidP="008C697F">
      <w:pPr>
        <w:pStyle w:val="berschrift4"/>
      </w:pPr>
      <w:proofErr w:type="spellStart"/>
      <w:r w:rsidRPr="008C697F">
        <w:t>Scrum</w:t>
      </w:r>
      <w:proofErr w:type="spellEnd"/>
      <w:r w:rsidRPr="008C697F">
        <w:t>-Storyboard</w:t>
      </w:r>
      <w:r>
        <w:rPr>
          <w:rStyle w:val="Kommentarzeichen"/>
        </w:rPr>
        <w:commentReference w:id="529"/>
      </w:r>
      <w:r>
        <w:rPr>
          <w:rStyle w:val="Funotenzeichen"/>
        </w:rPr>
        <w:footnoteReference w:id="6"/>
      </w:r>
    </w:p>
    <w:p w14:paraId="035E1769" w14:textId="29FC9DF2" w:rsidR="000A68D2" w:rsidRPr="006037FF" w:rsidRDefault="000A68D2" w:rsidP="008C697F">
      <w:r>
        <w:t xml:space="preserve">Das Story Board ist das zentrale Fortschritts-Messinstrument gewesen. Auf dem Story Bord sind alle Aufgaben hinterlegt. Es zeigt den aktuellen Status (Fertig, in Bearbeitung und offen) sowie welche Personen zuständig sind und wie komplex die Aufgabe scheint. Die Idee zum Story Bord kam während des ersten Sprints zur Erfassung des Fortschritts und um </w:t>
      </w:r>
      <w:ins w:id="530" w:author="ħʝᵰҩƾҩ ħɣῡƺҩ" w:date="2016-01-04T11:12:00Z">
        <w:r w:rsidR="006037FF">
          <w:t xml:space="preserve">die </w:t>
        </w:r>
      </w:ins>
      <w:r>
        <w:t xml:space="preserve">Motivation bei den Gruppenmitgliedern zu fördern. Auf dem Board sieht man sehr gut wie viel Arbeit noch getan werden muss. Hauptverantwortlich für die Anforderungsdefinition war Jean-Pierre </w:t>
      </w:r>
      <w:proofErr w:type="spellStart"/>
      <w:r>
        <w:t>Klodzinski</w:t>
      </w:r>
      <w:proofErr w:type="spellEnd"/>
      <w:r>
        <w:t xml:space="preserve"> (in Zusammenarbeit mit Stefan </w:t>
      </w:r>
      <w:proofErr w:type="spellStart"/>
      <w:r>
        <w:t>Ludowicy</w:t>
      </w:r>
      <w:proofErr w:type="spellEnd"/>
      <w:r>
        <w:t xml:space="preserve"> und Philipp Staats) und letztendlich umgesetzt wurde es von Nico Remus (in Kooperation mit Philipp Staats)</w:t>
      </w:r>
      <w:ins w:id="531" w:author="ħʝᵰҩƾҩ ħɣῡƺҩ" w:date="2016-01-04T11:12:00Z">
        <w:r w:rsidR="006037FF">
          <w:t>.</w:t>
        </w:r>
      </w:ins>
    </w:p>
    <w:p w14:paraId="08BB47AF" w14:textId="77777777" w:rsidR="00A95B83" w:rsidRPr="00A95B83" w:rsidRDefault="00A95B83" w:rsidP="00A95B83"/>
    <w:p w14:paraId="13B9C684" w14:textId="77777777" w:rsidR="00597D84" w:rsidRPr="00B91245" w:rsidRDefault="00A95B83" w:rsidP="00B91245">
      <w:pPr>
        <w:pStyle w:val="berschrift2"/>
      </w:pPr>
      <w:bookmarkStart w:id="532" w:name="_Toc439672011"/>
      <w:r w:rsidRPr="00A95B83">
        <w:t xml:space="preserve">Extreme </w:t>
      </w:r>
      <w:proofErr w:type="spellStart"/>
      <w:r w:rsidRPr="00A95B83">
        <w:t>Programming</w:t>
      </w:r>
      <w:bookmarkEnd w:id="532"/>
      <w:proofErr w:type="spellEnd"/>
    </w:p>
    <w:p w14:paraId="5901636F" w14:textId="77777777" w:rsidR="0005585B" w:rsidRDefault="0005585B">
      <w:pPr>
        <w:rPr>
          <w:i/>
        </w:rPr>
      </w:pPr>
      <w:commentRangeStart w:id="533"/>
      <w:r>
        <w:rPr>
          <w:i/>
        </w:rPr>
        <w:t xml:space="preserve">Funktionalität der </w:t>
      </w:r>
      <w:proofErr w:type="spellStart"/>
      <w:r>
        <w:rPr>
          <w:i/>
        </w:rPr>
        <w:t>CoOp</w:t>
      </w:r>
      <w:proofErr w:type="spellEnd"/>
      <w:r>
        <w:rPr>
          <w:i/>
        </w:rPr>
        <w:t xml:space="preserve"> Arbeit von 2-3 Entwicklern + Backup</w:t>
      </w:r>
      <w:commentRangeEnd w:id="533"/>
      <w:r w:rsidR="00896F05">
        <w:rPr>
          <w:rStyle w:val="Kommentarzeichen"/>
        </w:rPr>
        <w:commentReference w:id="533"/>
      </w:r>
    </w:p>
    <w:p w14:paraId="25507CFB" w14:textId="77777777" w:rsidR="0058701F" w:rsidRDefault="00926362">
      <w:pPr>
        <w:rPr>
          <w:rFonts w:asciiTheme="majorHAnsi" w:eastAsiaTheme="majorEastAsia" w:hAnsiTheme="majorHAnsi" w:cstheme="majorBidi"/>
          <w:color w:val="2E74B5" w:themeColor="accent1" w:themeShade="BF"/>
          <w:sz w:val="40"/>
          <w:szCs w:val="32"/>
        </w:rPr>
      </w:pPr>
      <w:r>
        <w:object w:dxaOrig="1514" w:dyaOrig="989" w14:anchorId="2BBE3C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9.2pt" o:ole="">
            <v:imagedata r:id="rId10" o:title=""/>
          </v:shape>
          <o:OLEObject Type="Embed" ProgID="PowerPoint.Show.12" ShapeID="_x0000_i1025" DrawAspect="Icon" ObjectID="_1513415782" r:id="rId11"/>
        </w:object>
      </w:r>
      <w:r w:rsidR="007D2024">
        <w:rPr>
          <w:rStyle w:val="Funotenzeichen"/>
          <w:i/>
        </w:rPr>
        <w:footnoteReference w:id="7"/>
      </w:r>
      <w:r w:rsidR="0058701F">
        <w:br w:type="page"/>
      </w:r>
    </w:p>
    <w:p w14:paraId="33632A87" w14:textId="25C66E18" w:rsidR="0058701F" w:rsidRDefault="00597D84" w:rsidP="0058701F">
      <w:pPr>
        <w:pStyle w:val="berschrift2"/>
        <w:rPr>
          <w:ins w:id="534" w:author="ħʝᵰҩƾҩ ħɣῡƺҩ" w:date="2016-01-04T11:15:00Z"/>
        </w:rPr>
      </w:pPr>
      <w:bookmarkStart w:id="535" w:name="_Toc439672012"/>
      <w:r w:rsidRPr="00597D84">
        <w:lastRenderedPageBreak/>
        <w:t>Risikomanagement</w:t>
      </w:r>
      <w:bookmarkStart w:id="536" w:name="_Toc439502512"/>
      <w:bookmarkStart w:id="537" w:name="_Toc439666454"/>
      <w:bookmarkStart w:id="538" w:name="_Toc439666561"/>
      <w:bookmarkEnd w:id="536"/>
      <w:bookmarkEnd w:id="537"/>
      <w:bookmarkEnd w:id="538"/>
      <w:ins w:id="539" w:author="ħʝᵰҩƾҩ ħɣῡƺҩ" w:date="2016-01-04T11:15:00Z">
        <w:r w:rsidR="006037FF">
          <w:t xml:space="preserve"> &amp; </w:t>
        </w:r>
      </w:ins>
      <w:commentRangeStart w:id="540"/>
      <w:proofErr w:type="spellStart"/>
      <w:r>
        <w:t>Stakeholderanalyse</w:t>
      </w:r>
      <w:commentRangeEnd w:id="540"/>
      <w:proofErr w:type="spellEnd"/>
      <w:r w:rsidR="006037FF">
        <w:rPr>
          <w:rStyle w:val="Kommentarzeichen"/>
          <w:rFonts w:asciiTheme="minorHAnsi" w:eastAsiaTheme="minorHAnsi" w:hAnsiTheme="minorHAnsi" w:cstheme="minorBidi"/>
          <w:color w:val="auto"/>
        </w:rPr>
        <w:commentReference w:id="540"/>
      </w:r>
      <w:bookmarkEnd w:id="535"/>
    </w:p>
    <w:p w14:paraId="6BB172B4" w14:textId="77777777" w:rsidR="006037FF" w:rsidRDefault="006037FF">
      <w:pPr>
        <w:ind w:left="576"/>
        <w:rPr>
          <w:ins w:id="541" w:author="ħʝᵰҩƾҩ ħɣῡƺҩ" w:date="2016-01-04T11:15:00Z"/>
        </w:rPr>
        <w:pPrChange w:id="542" w:author="ħʝᵰҩƾҩ ħɣῡƺҩ" w:date="2016-01-04T11:15:00Z">
          <w:pPr>
            <w:pStyle w:val="berschrift2"/>
          </w:pPr>
        </w:pPrChange>
      </w:pPr>
    </w:p>
    <w:p w14:paraId="34452482" w14:textId="77777777" w:rsidR="006037FF" w:rsidRPr="006037FF" w:rsidRDefault="006037FF">
      <w:pPr>
        <w:pPrChange w:id="543" w:author="ħʝᵰҩƾҩ ħɣῡƺҩ" w:date="2016-01-04T11:15:00Z">
          <w:pPr>
            <w:pStyle w:val="berschrift2"/>
          </w:pPr>
        </w:pPrChange>
      </w:pPr>
      <w:ins w:id="544" w:author="ħʝᵰҩƾҩ ħɣῡƺҩ" w:date="2016-01-04T11:16:00Z">
        <w:r>
          <w:object w:dxaOrig="1514" w:dyaOrig="989" w14:anchorId="0A87C901">
            <v:shape id="_x0000_i1026" type="#_x0000_t75" style="width:75.6pt;height:49.2pt" o:ole="">
              <v:imagedata r:id="rId12" o:title=""/>
            </v:shape>
            <o:OLEObject Type="Embed" ProgID="Excel.Sheet.12" ShapeID="_x0000_i1026" DrawAspect="Icon" ObjectID="_1513415783" r:id="rId13"/>
          </w:object>
        </w:r>
      </w:ins>
    </w:p>
    <w:p w14:paraId="7E6355FB" w14:textId="4BFD6683" w:rsidR="00597D84" w:rsidDel="006037FF" w:rsidRDefault="00597D84" w:rsidP="00597D84">
      <w:pPr>
        <w:pStyle w:val="berschrift3"/>
        <w:rPr>
          <w:del w:id="545" w:author="ħʝᵰҩƾҩ ħɣῡƺҩ" w:date="2016-01-04T11:15:00Z"/>
        </w:rPr>
      </w:pPr>
      <w:del w:id="546" w:author="ħʝᵰҩƾҩ ħɣῡƺҩ" w:date="2016-01-04T11:15:00Z">
        <w:r w:rsidDel="006037FF">
          <w:delText>Intern</w:delText>
        </w:r>
      </w:del>
    </w:p>
    <w:p w14:paraId="43E66F53" w14:textId="22BF37FE" w:rsidR="00597D84" w:rsidDel="006037FF" w:rsidRDefault="00597D84" w:rsidP="0058701F">
      <w:pPr>
        <w:pStyle w:val="berschrift4"/>
        <w:rPr>
          <w:del w:id="547" w:author="ħʝᵰҩƾҩ ħɣῡƺҩ" w:date="2016-01-04T11:15:00Z"/>
        </w:rPr>
      </w:pPr>
      <w:del w:id="548" w:author="ħʝᵰҩƾҩ ħɣῡƺҩ" w:date="2016-01-04T11:15:00Z">
        <w:r w:rsidRPr="0058701F" w:rsidDel="006037FF">
          <w:delText>Projektmitglied fällt temporär aus</w:delText>
        </w:r>
      </w:del>
    </w:p>
    <w:p w14:paraId="7A49A7C7" w14:textId="1CD3DFB8" w:rsidR="009016DF" w:rsidRPr="009016DF" w:rsidDel="006037FF" w:rsidRDefault="009016DF" w:rsidP="009016DF">
      <w:pPr>
        <w:rPr>
          <w:del w:id="549" w:author="ħʝᵰҩƾҩ ħɣῡƺҩ" w:date="2016-01-04T11:15:00Z"/>
        </w:rPr>
      </w:pPr>
    </w:p>
    <w:p w14:paraId="76B67B52" w14:textId="36BFCE91" w:rsidR="00597D84" w:rsidDel="006037FF" w:rsidRDefault="00597D84" w:rsidP="0058701F">
      <w:pPr>
        <w:pStyle w:val="berschrift4"/>
        <w:rPr>
          <w:del w:id="550" w:author="ħʝᵰҩƾҩ ħɣῡƺҩ" w:date="2016-01-04T11:15:00Z"/>
        </w:rPr>
      </w:pPr>
      <w:del w:id="551" w:author="ħʝᵰҩƾҩ ħɣῡƺҩ" w:date="2016-01-04T11:15:00Z">
        <w:r w:rsidRPr="0058701F" w:rsidDel="006037FF">
          <w:delText>Projektmitglied fällt dauerhaft aus</w:delText>
        </w:r>
      </w:del>
    </w:p>
    <w:p w14:paraId="51A5E6B5" w14:textId="63BB8B96" w:rsidR="0058701F" w:rsidRPr="00597D84" w:rsidDel="006037FF" w:rsidRDefault="0058701F" w:rsidP="00597D84">
      <w:pPr>
        <w:pStyle w:val="berschrift3"/>
        <w:rPr>
          <w:del w:id="552" w:author="ħʝᵰҩƾҩ ħɣῡƺҩ" w:date="2016-01-04T11:15:00Z"/>
        </w:rPr>
      </w:pPr>
      <w:del w:id="553" w:author="ħʝᵰҩƾҩ ħɣῡƺҩ" w:date="2016-01-04T11:15:00Z">
        <w:r w:rsidDel="006037FF">
          <w:delText>Extern</w:delText>
        </w:r>
      </w:del>
    </w:p>
    <w:p w14:paraId="64909993" w14:textId="1D0F7108" w:rsidR="00597D84" w:rsidDel="006037FF" w:rsidRDefault="00597D84" w:rsidP="0058701F">
      <w:pPr>
        <w:pStyle w:val="berschrift4"/>
        <w:rPr>
          <w:del w:id="554" w:author="ħʝᵰҩƾҩ ħɣῡƺҩ" w:date="2016-01-04T11:15:00Z"/>
        </w:rPr>
      </w:pPr>
      <w:del w:id="555" w:author="ħʝᵰҩƾҩ ħɣῡƺҩ" w:date="2016-01-04T11:15:00Z">
        <w:r w:rsidDel="006037FF">
          <w:delText>Frau Dr.Wieland</w:delText>
        </w:r>
      </w:del>
    </w:p>
    <w:p w14:paraId="1A6084DB" w14:textId="051DF0AF" w:rsidR="00597D84" w:rsidRPr="00597D84" w:rsidDel="006037FF" w:rsidRDefault="00597D84" w:rsidP="00AE40AE">
      <w:pPr>
        <w:pStyle w:val="berschrift4"/>
        <w:rPr>
          <w:del w:id="556" w:author="ħʝᵰҩƾҩ ħɣῡƺҩ" w:date="2016-01-04T11:15:00Z"/>
        </w:rPr>
      </w:pPr>
      <w:del w:id="557" w:author="ħʝᵰҩƾҩ ħɣῡƺҩ" w:date="2016-01-04T11:15:00Z">
        <w:r w:rsidDel="006037FF">
          <w:delText>Cooperation mit T-Systems allgemein</w:delText>
        </w:r>
      </w:del>
    </w:p>
    <w:p w14:paraId="03D580FB" w14:textId="68A71C00" w:rsidR="00597D84" w:rsidDel="006037FF" w:rsidRDefault="00597D84" w:rsidP="0058701F">
      <w:pPr>
        <w:pStyle w:val="berschrift4"/>
        <w:rPr>
          <w:del w:id="558" w:author="ħʝᵰҩƾҩ ħɣῡƺҩ" w:date="2016-01-04T11:15:00Z"/>
        </w:rPr>
      </w:pPr>
      <w:del w:id="559" w:author="ħʝᵰҩƾҩ ħɣῡƺҩ" w:date="2016-01-04T11:15:00Z">
        <w:r w:rsidDel="006037FF">
          <w:delText xml:space="preserve">Cooperation mit telekom.refugee.de </w:delText>
        </w:r>
      </w:del>
    </w:p>
    <w:p w14:paraId="30C1D23C" w14:textId="6DEA0F34" w:rsidR="00597D84" w:rsidRPr="00597D84" w:rsidDel="006037FF" w:rsidRDefault="00597D84" w:rsidP="00597D84">
      <w:pPr>
        <w:rPr>
          <w:del w:id="560" w:author="ħʝᵰҩƾҩ ħɣῡƺҩ" w:date="2016-01-04T11:15:00Z"/>
        </w:rPr>
      </w:pPr>
    </w:p>
    <w:p w14:paraId="16AB125A" w14:textId="4FAD9217" w:rsidR="00597D84" w:rsidRPr="00597D84" w:rsidDel="006037FF" w:rsidRDefault="00597D84" w:rsidP="00597D84">
      <w:pPr>
        <w:pStyle w:val="berschrift2"/>
        <w:rPr>
          <w:del w:id="561" w:author="ħʝᵰҩƾҩ ħɣῡƺҩ" w:date="2016-01-04T11:15:00Z"/>
        </w:rPr>
      </w:pPr>
      <w:del w:id="562" w:author="ħʝᵰҩƾҩ ħɣῡƺҩ" w:date="2016-01-04T11:15:00Z">
        <w:r w:rsidDel="006037FF">
          <w:delText>Umweltanalyse</w:delText>
        </w:r>
      </w:del>
    </w:p>
    <w:p w14:paraId="3BEBD645" w14:textId="7455CD85" w:rsidR="00597D84" w:rsidRPr="00597D84" w:rsidDel="006037FF" w:rsidRDefault="00597D84" w:rsidP="00AE40AE">
      <w:pPr>
        <w:pStyle w:val="berschrift4"/>
        <w:rPr>
          <w:del w:id="563" w:author="ħʝᵰҩƾҩ ħɣῡƺҩ" w:date="2016-01-04T11:15:00Z"/>
        </w:rPr>
      </w:pPr>
      <w:del w:id="564" w:author="ħʝᵰҩƾҩ ħɣῡƺҩ" w:date="2016-01-04T11:15:00Z">
        <w:r w:rsidDel="006037FF">
          <w:delText>Flüchtlingskriese könnte sich auflösen</w:delText>
        </w:r>
      </w:del>
    </w:p>
    <w:p w14:paraId="6187EB28" w14:textId="1ABA5B02" w:rsidR="00597D84" w:rsidDel="006037FF" w:rsidRDefault="00597D84" w:rsidP="00AE40AE">
      <w:pPr>
        <w:pStyle w:val="berschrift4"/>
        <w:rPr>
          <w:del w:id="565" w:author="ħʝᵰҩƾҩ ħɣῡƺҩ" w:date="2016-01-04T11:15:00Z"/>
        </w:rPr>
      </w:pPr>
      <w:del w:id="566" w:author="ħʝᵰҩƾҩ ħɣῡƺҩ" w:date="2016-01-04T11:15:00Z">
        <w:r w:rsidDel="006037FF">
          <w:delText>Server brechen weg</w:delText>
        </w:r>
      </w:del>
    </w:p>
    <w:p w14:paraId="3655526C" w14:textId="55E8F18F" w:rsidR="00597D84" w:rsidRPr="00597D84" w:rsidDel="006037FF" w:rsidRDefault="00597D84" w:rsidP="00AE40AE">
      <w:pPr>
        <w:pStyle w:val="berschrift4"/>
        <w:rPr>
          <w:del w:id="567" w:author="ħʝᵰҩƾҩ ħɣῡƺҩ" w:date="2016-01-04T11:15:00Z"/>
        </w:rPr>
      </w:pPr>
      <w:del w:id="568" w:author="ħʝᵰҩƾҩ ħɣῡƺҩ" w:date="2016-01-04T11:15:00Z">
        <w:r w:rsidDel="006037FF">
          <w:delText>Software Lizenzen ändern sich (/laufen aus)</w:delText>
        </w:r>
      </w:del>
    </w:p>
    <w:p w14:paraId="0247BA80" w14:textId="4A629666" w:rsidR="00597D84" w:rsidDel="006037FF" w:rsidRDefault="00597D84" w:rsidP="00AE40AE">
      <w:pPr>
        <w:pStyle w:val="berschrift4"/>
        <w:rPr>
          <w:del w:id="569" w:author="ħʝᵰҩƾҩ ħɣῡƺҩ" w:date="2016-01-04T11:15:00Z"/>
        </w:rPr>
      </w:pPr>
      <w:del w:id="570" w:author="ħʝᵰҩƾҩ ħɣῡƺҩ" w:date="2016-01-04T11:15:00Z">
        <w:r w:rsidDel="006037FF">
          <w:delText>Eingriff des Telekomkonzerns in die Projekttätigkeit</w:delText>
        </w:r>
      </w:del>
    </w:p>
    <w:p w14:paraId="14CA7BFF" w14:textId="4330A58A" w:rsidR="00597D84" w:rsidDel="006037FF" w:rsidRDefault="00597D84" w:rsidP="00AE40AE">
      <w:pPr>
        <w:pStyle w:val="berschrift4"/>
        <w:rPr>
          <w:del w:id="571" w:author="ħʝᵰҩƾҩ ħɣῡƺҩ" w:date="2016-01-04T11:15:00Z"/>
        </w:rPr>
      </w:pPr>
      <w:del w:id="572" w:author="ħʝᵰҩƾҩ ħɣῡƺҩ" w:date="2016-01-04T11:15:00Z">
        <w:r w:rsidDel="006037FF">
          <w:delText>Technisches Know How unzureichend</w:delText>
        </w:r>
      </w:del>
    </w:p>
    <w:p w14:paraId="3703A1A8" w14:textId="3C4B7AD8" w:rsidR="00597D84" w:rsidDel="006037FF" w:rsidRDefault="00597D84" w:rsidP="00AE40AE">
      <w:pPr>
        <w:pStyle w:val="berschrift4"/>
        <w:rPr>
          <w:del w:id="573" w:author="ħʝᵰҩƾҩ ħɣῡƺҩ" w:date="2016-01-04T11:15:00Z"/>
        </w:rPr>
      </w:pPr>
      <w:del w:id="574" w:author="ħʝᵰҩƾҩ ħɣῡƺҩ" w:date="2016-01-04T11:15:00Z">
        <w:r w:rsidDel="006037FF">
          <w:delText>Verlust der GitHub Plattform</w:delText>
        </w:r>
      </w:del>
    </w:p>
    <w:p w14:paraId="215D8778" w14:textId="2DD7F589" w:rsidR="00597D84" w:rsidDel="006037FF" w:rsidRDefault="00597D84" w:rsidP="0058701F">
      <w:pPr>
        <w:pStyle w:val="berschrift4"/>
        <w:rPr>
          <w:del w:id="575" w:author="ħʝᵰҩƾҩ ħɣῡƺҩ" w:date="2016-01-04T11:15:00Z"/>
        </w:rPr>
      </w:pPr>
      <w:del w:id="576" w:author="ħʝᵰҩƾҩ ħɣῡƺҩ" w:date="2016-01-04T11:15:00Z">
        <w:r w:rsidDel="006037FF">
          <w:delText>Supporteinstellung von Softwareanbietern</w:delText>
        </w:r>
        <w:r w:rsidR="00B171BB" w:rsidDel="006037FF">
          <w:delText xml:space="preserve"> </w:delText>
        </w:r>
      </w:del>
    </w:p>
    <w:p w14:paraId="62F58340" w14:textId="77777777" w:rsidR="00F35580" w:rsidRDefault="00F35580" w:rsidP="006037FF"/>
    <w:p w14:paraId="7FB91B0B" w14:textId="25A1F01D" w:rsidR="00F35580" w:rsidRDefault="00F35580" w:rsidP="006037FF">
      <w:pPr>
        <w:pStyle w:val="berschrift1"/>
      </w:pPr>
      <w:bookmarkStart w:id="577" w:name="_Toc439672013"/>
      <w:r>
        <w:t>Das Softwaresystem</w:t>
      </w:r>
      <w:bookmarkEnd w:id="577"/>
    </w:p>
    <w:p w14:paraId="2D966B9B" w14:textId="7A01AB4F" w:rsidR="00B12FBF" w:rsidRDefault="00B12FBF" w:rsidP="006037FF">
      <w:r>
        <w:t xml:space="preserve">In diesem Kapitel werden die für die Prüfungsleistung benötigten Dokumente und UML Diagramme hinterlegt. Sofern ein bestimmter Anwendungsfall gewünscht war, wird im </w:t>
      </w:r>
      <w:del w:id="578" w:author="ħʝᵰҩƾҩ ħɣῡƺҩ" w:date="2016-01-04T11:17:00Z">
        <w:r w:rsidDel="006037FF">
          <w:delText>folgenden</w:delText>
        </w:r>
      </w:del>
      <w:ins w:id="579" w:author="ħʝᵰҩƾҩ ħɣῡƺҩ" w:date="2016-01-04T11:17:00Z">
        <w:r w:rsidR="006037FF">
          <w:t>Folgenden</w:t>
        </w:r>
      </w:ins>
      <w:r>
        <w:t xml:space="preserve"> die Funktionalität „Wo Gibt Es Was“ benutzt.</w:t>
      </w:r>
      <w:r w:rsidR="007D3FBA">
        <w:t xml:space="preserve"> </w:t>
      </w:r>
      <w:del w:id="580" w:author="ħʝᵰҩƾҩ ħɣῡƺҩ" w:date="2016-01-04T11:19:00Z">
        <w:r w:rsidR="007D3FBA" w:rsidDel="006037FF">
          <w:delText xml:space="preserve">Folgend </w:delText>
        </w:r>
      </w:del>
      <w:ins w:id="581" w:author="ħʝᵰҩƾҩ ħɣῡƺҩ" w:date="2016-01-04T11:19:00Z">
        <w:r w:rsidR="006037FF">
          <w:t xml:space="preserve">Dazu </w:t>
        </w:r>
      </w:ins>
      <w:r w:rsidR="007D3FBA">
        <w:t xml:space="preserve">eine </w:t>
      </w:r>
      <w:del w:id="582" w:author="ħʝᵰҩƾҩ ħɣῡƺҩ" w:date="2016-01-04T11:18:00Z">
        <w:r w:rsidR="007D3FBA" w:rsidDel="006037FF">
          <w:delText xml:space="preserve">Wörtliche </w:delText>
        </w:r>
      </w:del>
      <w:ins w:id="583" w:author="ħʝᵰҩƾҩ ħɣῡƺҩ" w:date="2016-01-04T11:18:00Z">
        <w:r w:rsidR="006037FF">
          <w:t xml:space="preserve">wörtliche </w:t>
        </w:r>
      </w:ins>
      <w:r w:rsidR="007D3FBA">
        <w:t xml:space="preserve">Beschreibung aus dem Solution </w:t>
      </w:r>
      <w:del w:id="584" w:author="ħʝᵰҩƾҩ ħɣῡƺҩ" w:date="2016-01-04T11:17:00Z">
        <w:r w:rsidR="007D3FBA" w:rsidDel="006037FF">
          <w:delText xml:space="preserve">Design </w:delText>
        </w:r>
      </w:del>
      <w:ins w:id="585" w:author="ħʝᵰҩƾҩ ħɣῡƺҩ" w:date="2016-01-04T11:17:00Z">
        <w:r w:rsidR="006037FF">
          <w:t>Design-</w:t>
        </w:r>
      </w:ins>
      <w:r w:rsidR="007D3FBA">
        <w:t>Dokument:</w:t>
      </w:r>
    </w:p>
    <w:p w14:paraId="5A94C900" w14:textId="77777777" w:rsidR="00B12FBF" w:rsidRPr="006037FF" w:rsidRDefault="00B12FBF" w:rsidP="00B12FBF">
      <w:pPr>
        <w:rPr>
          <w:i/>
        </w:rPr>
      </w:pPr>
      <w:r w:rsidRPr="006037FF">
        <w:rPr>
          <w:i/>
        </w:rPr>
        <w:t>Mit der Funktion "Wo gibt es was" soll dem Benutzer ermöglicht werden auf einfache Art und Weise herauszufinden, in welchem Laden er welche Dinge kaufen kann.</w:t>
      </w:r>
    </w:p>
    <w:p w14:paraId="18EFEE80" w14:textId="1BBEC1ED" w:rsidR="00B12FBF" w:rsidRPr="006037FF" w:rsidRDefault="00B12FBF" w:rsidP="00B12FBF">
      <w:pPr>
        <w:rPr>
          <w:i/>
        </w:rPr>
      </w:pPr>
      <w:r w:rsidRPr="006037FF">
        <w:rPr>
          <w:i/>
        </w:rPr>
        <w:t xml:space="preserve">Um das möglichst einfach zu gestalten, wählt der Nutzer als erstes ein Bild einer Produktkategorie aus (Beispielsweise Nahrung). Neben dem Bild </w:t>
      </w:r>
      <w:del w:id="586" w:author="ħʝᵰҩƾҩ ħɣῡƺҩ" w:date="2016-01-04T11:19:00Z">
        <w:r w:rsidRPr="006037FF" w:rsidDel="006037FF">
          <w:rPr>
            <w:i/>
          </w:rPr>
          <w:delText xml:space="preserve">findes </w:delText>
        </w:r>
      </w:del>
      <w:ins w:id="587" w:author="ħʝᵰҩƾҩ ħɣῡƺҩ" w:date="2016-01-04T11:19:00Z">
        <w:r w:rsidR="006037FF" w:rsidRPr="006037FF">
          <w:rPr>
            <w:i/>
          </w:rPr>
          <w:t>finde</w:t>
        </w:r>
        <w:r w:rsidR="006037FF">
          <w:rPr>
            <w:i/>
          </w:rPr>
          <w:t>t</w:t>
        </w:r>
        <w:r w:rsidR="006037FF" w:rsidRPr="006037FF">
          <w:rPr>
            <w:i/>
          </w:rPr>
          <w:t xml:space="preserve"> </w:t>
        </w:r>
      </w:ins>
      <w:r w:rsidRPr="006037FF">
        <w:rPr>
          <w:i/>
        </w:rPr>
        <w:t xml:space="preserve">sich noch der </w:t>
      </w:r>
      <w:proofErr w:type="spellStart"/>
      <w:r w:rsidRPr="006037FF">
        <w:rPr>
          <w:i/>
        </w:rPr>
        <w:t>Kategoriename</w:t>
      </w:r>
      <w:proofErr w:type="spellEnd"/>
      <w:r w:rsidRPr="006037FF">
        <w:rPr>
          <w:i/>
        </w:rPr>
        <w:t xml:space="preserve">. </w:t>
      </w:r>
    </w:p>
    <w:p w14:paraId="479D74C0" w14:textId="77777777" w:rsidR="00B12FBF" w:rsidRPr="006037FF" w:rsidRDefault="00B12FBF" w:rsidP="00B12FBF">
      <w:pPr>
        <w:rPr>
          <w:i/>
        </w:rPr>
      </w:pPr>
      <w:r w:rsidRPr="006037FF">
        <w:rPr>
          <w:i/>
        </w:rPr>
        <w:t>Anschließend hat er die Möglichkeit eine Unterkategorie zu wählen, oder direkt sich die Shops anzeigen zu lassen.</w:t>
      </w:r>
    </w:p>
    <w:p w14:paraId="75E8BF42" w14:textId="77777777" w:rsidR="00BF020D" w:rsidRDefault="00B12FBF" w:rsidP="00B12FBF">
      <w:pPr>
        <w:rPr>
          <w:ins w:id="588" w:author="ħʝᵰҩƾҩ ħɣῡƺҩ" w:date="2016-01-04T11:21:00Z"/>
          <w:i/>
        </w:rPr>
      </w:pPr>
      <w:r w:rsidRPr="006037FF">
        <w:rPr>
          <w:i/>
        </w:rPr>
        <w:t xml:space="preserve">Falls er eine Unterkategorie auswählt, wird er zu einer Übersichtsseite weitergeleitet. Auf dieser wird die </w:t>
      </w:r>
      <w:proofErr w:type="spellStart"/>
      <w:r w:rsidRPr="006037FF">
        <w:rPr>
          <w:i/>
        </w:rPr>
        <w:t>Shopkategorie</w:t>
      </w:r>
      <w:proofErr w:type="spellEnd"/>
      <w:r w:rsidRPr="006037FF">
        <w:rPr>
          <w:i/>
        </w:rPr>
        <w:t xml:space="preserve"> angezeigt</w:t>
      </w:r>
      <w:ins w:id="589" w:author="ħʝᵰҩƾҩ ħɣῡƺҩ" w:date="2016-01-04T11:21:00Z">
        <w:r w:rsidR="00BF020D">
          <w:rPr>
            <w:i/>
          </w:rPr>
          <w:t xml:space="preserve"> </w:t>
        </w:r>
      </w:ins>
      <w:r w:rsidRPr="006037FF">
        <w:rPr>
          <w:i/>
        </w:rPr>
        <w:t>(</w:t>
      </w:r>
      <w:proofErr w:type="spellStart"/>
      <w:r w:rsidRPr="006037FF">
        <w:rPr>
          <w:i/>
        </w:rPr>
        <w:t>z</w:t>
      </w:r>
      <w:ins w:id="590" w:author="ħʝᵰҩƾҩ ħɣῡƺҩ" w:date="2016-01-04T11:20:00Z">
        <w:r w:rsidR="00BF020D">
          <w:rPr>
            <w:i/>
          </w:rPr>
          <w:t>.Bsp</w:t>
        </w:r>
      </w:ins>
      <w:proofErr w:type="spellEnd"/>
      <w:del w:id="591" w:author="ħʝᵰҩƾҩ ħɣῡƺҩ" w:date="2016-01-04T11:20:00Z">
        <w:r w:rsidRPr="006037FF" w:rsidDel="00BF020D">
          <w:rPr>
            <w:i/>
          </w:rPr>
          <w:delText>b.</w:delText>
        </w:r>
      </w:del>
      <w:ins w:id="592" w:author="ħʝᵰҩƾҩ ħɣῡƺҩ" w:date="2016-01-04T11:20:00Z">
        <w:r w:rsidR="00BF020D">
          <w:rPr>
            <w:i/>
          </w:rPr>
          <w:t>.</w:t>
        </w:r>
      </w:ins>
      <w:r w:rsidRPr="006037FF">
        <w:rPr>
          <w:i/>
        </w:rPr>
        <w:t xml:space="preserve"> Supermarkt) und die dazu</w:t>
      </w:r>
      <w:ins w:id="593" w:author="ħʝᵰҩƾҩ ħɣῡƺҩ" w:date="2016-01-04T11:20:00Z">
        <w:r w:rsidR="00BF020D">
          <w:rPr>
            <w:i/>
          </w:rPr>
          <w:t xml:space="preserve"> </w:t>
        </w:r>
      </w:ins>
      <w:r w:rsidRPr="006037FF">
        <w:rPr>
          <w:i/>
        </w:rPr>
        <w:t xml:space="preserve">gehörenden </w:t>
      </w:r>
      <w:proofErr w:type="spellStart"/>
      <w:r w:rsidRPr="006037FF">
        <w:rPr>
          <w:i/>
        </w:rPr>
        <w:t>Shopnamen</w:t>
      </w:r>
      <w:proofErr w:type="spellEnd"/>
      <w:r w:rsidRPr="006037FF">
        <w:rPr>
          <w:i/>
        </w:rPr>
        <w:t xml:space="preserve"> (Lidl, Rewe, Aldi), sowie eine Übersicht von verfügbaren Produkten (begrenzt auf x Werte).</w:t>
      </w:r>
    </w:p>
    <w:p w14:paraId="2977082E" w14:textId="01ED8C42" w:rsidR="00B12FBF" w:rsidRPr="006037FF" w:rsidRDefault="00B12FBF" w:rsidP="00B12FBF">
      <w:pPr>
        <w:rPr>
          <w:i/>
        </w:rPr>
      </w:pPr>
      <w:del w:id="594" w:author="ħʝᵰҩƾҩ ħɣῡƺҩ" w:date="2016-01-04T11:21:00Z">
        <w:r w:rsidRPr="006037FF" w:rsidDel="00BF020D">
          <w:rPr>
            <w:i/>
          </w:rPr>
          <w:delText xml:space="preserve"> </w:delText>
        </w:r>
      </w:del>
      <w:r w:rsidRPr="006037FF">
        <w:rPr>
          <w:i/>
        </w:rPr>
        <w:t xml:space="preserve">Zu den Shops gibt es dann noch eine grobe Richtung in welcher Preisklasse, Angebotsvielfalt und Qualität dieser liegt: Beispiel: </w:t>
      </w:r>
      <w:del w:id="595" w:author="ħʝᵰҩƾҩ ħɣῡƺҩ" w:date="2016-01-04T11:21:00Z">
        <w:r w:rsidRPr="006037FF" w:rsidDel="00BF020D">
          <w:rPr>
            <w:i/>
          </w:rPr>
          <w:delText xml:space="preserve">Alid </w:delText>
        </w:r>
      </w:del>
      <w:ins w:id="596" w:author="ħʝᵰҩƾҩ ħɣῡƺҩ" w:date="2016-01-04T11:21:00Z">
        <w:r w:rsidR="00BF020D" w:rsidRPr="006037FF">
          <w:rPr>
            <w:i/>
          </w:rPr>
          <w:t>Al</w:t>
        </w:r>
        <w:r w:rsidR="00BF020D">
          <w:rPr>
            <w:i/>
          </w:rPr>
          <w:t>di</w:t>
        </w:r>
        <w:r w:rsidR="00BF020D" w:rsidRPr="006037FF">
          <w:rPr>
            <w:i/>
          </w:rPr>
          <w:t xml:space="preserve"> </w:t>
        </w:r>
      </w:ins>
      <w:r w:rsidRPr="006037FF">
        <w:rPr>
          <w:i/>
        </w:rPr>
        <w:t>1, Lidl 2, Rewe und Edeka 3.</w:t>
      </w:r>
    </w:p>
    <w:p w14:paraId="0438C56B" w14:textId="6B15CC55" w:rsidR="00B12FBF" w:rsidRPr="006037FF" w:rsidRDefault="00B12FBF" w:rsidP="00B12FBF">
      <w:pPr>
        <w:rPr>
          <w:i/>
        </w:rPr>
      </w:pPr>
      <w:r w:rsidRPr="006037FF">
        <w:rPr>
          <w:i/>
        </w:rPr>
        <w:t>Falls er jedoch direkt wissen möchte</w:t>
      </w:r>
      <w:ins w:id="597" w:author="ħʝᵰҩƾҩ ħɣῡƺҩ" w:date="2016-01-04T11:21:00Z">
        <w:r w:rsidR="00BF020D">
          <w:rPr>
            <w:i/>
          </w:rPr>
          <w:t>,</w:t>
        </w:r>
      </w:ins>
      <w:r w:rsidRPr="006037FF">
        <w:rPr>
          <w:i/>
        </w:rPr>
        <w:t xml:space="preserve"> wo er beispielsweise Nahrung bekommt, dann klickt er auf einen Button wie </w:t>
      </w:r>
      <w:del w:id="598" w:author="ħʝᵰҩƾҩ ħɣῡƺҩ" w:date="2016-01-04T11:21:00Z">
        <w:r w:rsidRPr="006037FF" w:rsidDel="00BF020D">
          <w:rPr>
            <w:i/>
          </w:rPr>
          <w:delText>zb.</w:delText>
        </w:r>
      </w:del>
      <w:proofErr w:type="spellStart"/>
      <w:ins w:id="599" w:author="ħʝᵰҩƾҩ ħɣῡƺҩ" w:date="2016-01-04T11:21:00Z">
        <w:r w:rsidR="00BF020D">
          <w:rPr>
            <w:i/>
          </w:rPr>
          <w:t>z.Bsp</w:t>
        </w:r>
        <w:proofErr w:type="spellEnd"/>
        <w:r w:rsidR="00BF020D">
          <w:rPr>
            <w:i/>
          </w:rPr>
          <w:t>.</w:t>
        </w:r>
      </w:ins>
      <w:r w:rsidRPr="006037FF">
        <w:rPr>
          <w:i/>
        </w:rPr>
        <w:t xml:space="preserve"> "Wo bekomme ich das?" und bekommt gleich die Übersichtseite </w:t>
      </w:r>
      <w:del w:id="600" w:author="ħʝᵰҩƾҩ ħɣῡƺҩ" w:date="2016-01-04T11:22:00Z">
        <w:r w:rsidRPr="006037FF" w:rsidDel="00BF020D">
          <w:rPr>
            <w:i/>
          </w:rPr>
          <w:delText xml:space="preserve">samt </w:delText>
        </w:r>
      </w:del>
      <w:ins w:id="601" w:author="ħʝᵰҩƾҩ ħɣῡƺҩ" w:date="2016-01-04T11:22:00Z">
        <w:r w:rsidR="00BF020D">
          <w:rPr>
            <w:i/>
          </w:rPr>
          <w:t xml:space="preserve">incl. </w:t>
        </w:r>
        <w:r w:rsidR="00BF020D" w:rsidRPr="006037FF">
          <w:rPr>
            <w:i/>
          </w:rPr>
          <w:t xml:space="preserve"> </w:t>
        </w:r>
      </w:ins>
      <w:proofErr w:type="spellStart"/>
      <w:r w:rsidRPr="006037FF">
        <w:rPr>
          <w:i/>
        </w:rPr>
        <w:t>Shopliste</w:t>
      </w:r>
      <w:proofErr w:type="spellEnd"/>
      <w:r w:rsidRPr="006037FF">
        <w:rPr>
          <w:i/>
        </w:rPr>
        <w:t xml:space="preserve"> angezeigt </w:t>
      </w:r>
      <w:del w:id="602" w:author="ħʝᵰҩƾҩ ħɣῡƺҩ" w:date="2016-01-04T11:23:00Z">
        <w:r w:rsidRPr="006037FF" w:rsidDel="00BF020D">
          <w:rPr>
            <w:i/>
          </w:rPr>
          <w:delText xml:space="preserve">und </w:delText>
        </w:r>
      </w:del>
      <w:ins w:id="603" w:author="ħʝᵰҩƾҩ ħɣῡƺҩ" w:date="2016-01-04T11:24:00Z">
        <w:r w:rsidR="00BF020D">
          <w:rPr>
            <w:i/>
          </w:rPr>
          <w:t>als auch</w:t>
        </w:r>
      </w:ins>
      <w:ins w:id="604" w:author="ħʝᵰҩƾҩ ħɣῡƺҩ" w:date="2016-01-04T11:23:00Z">
        <w:r w:rsidR="00BF020D" w:rsidRPr="006037FF">
          <w:rPr>
            <w:i/>
          </w:rPr>
          <w:t xml:space="preserve"> </w:t>
        </w:r>
      </w:ins>
      <w:r w:rsidRPr="006037FF">
        <w:rPr>
          <w:i/>
        </w:rPr>
        <w:t>eine</w:t>
      </w:r>
      <w:del w:id="605" w:author="ħʝᵰҩƾҩ ħɣῡƺҩ" w:date="2016-01-04T11:24:00Z">
        <w:r w:rsidRPr="006037FF" w:rsidDel="00BF020D">
          <w:rPr>
            <w:i/>
          </w:rPr>
          <w:delText>r</w:delText>
        </w:r>
      </w:del>
      <w:r w:rsidRPr="006037FF">
        <w:rPr>
          <w:i/>
        </w:rPr>
        <w:t xml:space="preserve"> Menge von Beispielprodukten (Nudeln, Reis, Tomaten, ...).</w:t>
      </w:r>
    </w:p>
    <w:p w14:paraId="69E2FDEC" w14:textId="41E73058" w:rsidR="00B12FBF" w:rsidRPr="006037FF" w:rsidRDefault="00B12FBF" w:rsidP="00B12FBF">
      <w:pPr>
        <w:rPr>
          <w:i/>
        </w:rPr>
      </w:pPr>
      <w:del w:id="606" w:author="ħʝᵰҩƾҩ ħɣῡƺҩ" w:date="2016-01-04T11:23:00Z">
        <w:r w:rsidRPr="006037FF" w:rsidDel="00BF020D">
          <w:rPr>
            <w:i/>
          </w:rPr>
          <w:delText>Darüberhinaus</w:delText>
        </w:r>
      </w:del>
      <w:ins w:id="607" w:author="ħʝᵰҩƾҩ ħɣῡƺҩ" w:date="2016-01-04T11:23:00Z">
        <w:r w:rsidR="00BF020D" w:rsidRPr="006037FF">
          <w:rPr>
            <w:i/>
          </w:rPr>
          <w:t>Darüber hinaus</w:t>
        </w:r>
      </w:ins>
      <w:r w:rsidRPr="006037FF">
        <w:rPr>
          <w:i/>
        </w:rPr>
        <w:t xml:space="preserve"> hat er auf der Übersichtsseite die Möglichkeit eine Verlinkung zur Karte zu öffnen über einen Klick auf den Button "In meiner Nähe"/"der nächste in meiner Nähe"/"Wo finde ich diese". Damit öffnet sich ein Fenster mit einer Karte gefiltert nach der ausgewählten Shop-Kategorie. Er kann dort nun seine Adresse eingeben und ein Ziel auswählen und die Navigation starten.</w:t>
      </w:r>
    </w:p>
    <w:p w14:paraId="2133DDA9" w14:textId="7ACCD217" w:rsidR="00B12FBF" w:rsidRPr="006037FF" w:rsidRDefault="00B12FBF" w:rsidP="00B12FBF">
      <w:pPr>
        <w:rPr>
          <w:i/>
        </w:rPr>
      </w:pPr>
      <w:r w:rsidRPr="006037FF">
        <w:rPr>
          <w:i/>
        </w:rPr>
        <w:t xml:space="preserve">Alternativ ist es dem Benutzer möglich, direkt nach Produkten zu </w:t>
      </w:r>
      <w:del w:id="608" w:author="ħʝᵰҩƾҩ ħɣῡƺҩ" w:date="2016-01-04T11:25:00Z">
        <w:r w:rsidRPr="006037FF" w:rsidDel="00BF020D">
          <w:rPr>
            <w:i/>
          </w:rPr>
          <w:delText>Suchen</w:delText>
        </w:r>
      </w:del>
      <w:ins w:id="609" w:author="ħʝᵰҩƾҩ ħɣῡƺҩ" w:date="2016-01-04T11:25:00Z">
        <w:r w:rsidR="00BF020D" w:rsidRPr="006037FF">
          <w:rPr>
            <w:i/>
          </w:rPr>
          <w:t>suchen</w:t>
        </w:r>
      </w:ins>
      <w:r w:rsidRPr="006037FF">
        <w:rPr>
          <w:i/>
        </w:rPr>
        <w:t xml:space="preserve"> (Bspw. Reis). Falls ein Eintrag gefunden wird, wird die Übersichtsseite </w:t>
      </w:r>
      <w:del w:id="610" w:author="ħʝᵰҩƾҩ ħɣῡƺҩ" w:date="2016-01-04T11:25:00Z">
        <w:r w:rsidRPr="006037FF" w:rsidDel="00BF020D">
          <w:rPr>
            <w:i/>
          </w:rPr>
          <w:delText>angezegit</w:delText>
        </w:r>
      </w:del>
      <w:ins w:id="611" w:author="ħʝᵰҩƾҩ ħɣῡƺҩ" w:date="2016-01-04T11:25:00Z">
        <w:r w:rsidR="00BF020D" w:rsidRPr="006037FF">
          <w:rPr>
            <w:i/>
          </w:rPr>
          <w:t>angezeigt</w:t>
        </w:r>
      </w:ins>
      <w:del w:id="612" w:author="ħʝᵰҩƾҩ ħɣῡƺҩ" w:date="2016-01-04T11:25:00Z">
        <w:r w:rsidRPr="006037FF" w:rsidDel="00BF020D">
          <w:rPr>
            <w:i/>
          </w:rPr>
          <w:delText xml:space="preserve">. </w:delText>
        </w:r>
      </w:del>
      <w:ins w:id="613" w:author="ħʝᵰҩƾҩ ħɣῡƺҩ" w:date="2016-01-04T11:25:00Z">
        <w:r w:rsidR="00BF020D">
          <w:rPr>
            <w:i/>
          </w:rPr>
          <w:t>,</w:t>
        </w:r>
        <w:r w:rsidR="00BF020D" w:rsidRPr="006037FF">
          <w:rPr>
            <w:i/>
          </w:rPr>
          <w:t xml:space="preserve"> </w:t>
        </w:r>
      </w:ins>
      <w:del w:id="614" w:author="ħʝᵰҩƾҩ ħɣῡƺҩ" w:date="2016-01-04T11:25:00Z">
        <w:r w:rsidRPr="006037FF" w:rsidDel="00BF020D">
          <w:rPr>
            <w:i/>
          </w:rPr>
          <w:delText xml:space="preserve">Falls </w:delText>
        </w:r>
      </w:del>
      <w:ins w:id="615" w:author="ħʝᵰҩƾҩ ħɣῡƺҩ" w:date="2016-01-04T11:25:00Z">
        <w:r w:rsidR="00BF020D">
          <w:rPr>
            <w:i/>
          </w:rPr>
          <w:t>f</w:t>
        </w:r>
        <w:r w:rsidR="00BF020D" w:rsidRPr="006037FF">
          <w:rPr>
            <w:i/>
          </w:rPr>
          <w:t xml:space="preserve">alls </w:t>
        </w:r>
      </w:ins>
      <w:r w:rsidRPr="006037FF">
        <w:rPr>
          <w:i/>
        </w:rPr>
        <w:t>nicht eine Fehlermeldung: "</w:t>
      </w:r>
      <w:proofErr w:type="spellStart"/>
      <w:r w:rsidRPr="006037FF">
        <w:rPr>
          <w:i/>
        </w:rPr>
        <w:t>Hupps</w:t>
      </w:r>
      <w:proofErr w:type="spellEnd"/>
      <w:r w:rsidRPr="006037FF">
        <w:rPr>
          <w:i/>
        </w:rPr>
        <w:t xml:space="preserve"> - das gewünschte Produkt konnte </w:t>
      </w:r>
      <w:proofErr w:type="spellStart"/>
      <w:r w:rsidRPr="006037FF">
        <w:rPr>
          <w:i/>
        </w:rPr>
        <w:t>keinerKategorie</w:t>
      </w:r>
      <w:proofErr w:type="spellEnd"/>
      <w:r w:rsidRPr="006037FF">
        <w:rPr>
          <w:i/>
        </w:rPr>
        <w:t xml:space="preserve"> zugeordnet werden</w:t>
      </w:r>
      <w:ins w:id="616" w:author="ħʝᵰҩƾҩ ħɣῡƺҩ" w:date="2016-01-04T11:26:00Z">
        <w:r w:rsidR="00BF020D">
          <w:rPr>
            <w:i/>
          </w:rPr>
          <w:t xml:space="preserve">. </w:t>
        </w:r>
      </w:ins>
      <w:del w:id="617" w:author="ħʝᵰҩƾҩ ħɣῡƺҩ" w:date="2016-01-04T11:26:00Z">
        <w:r w:rsidRPr="006037FF" w:rsidDel="00BF020D">
          <w:rPr>
            <w:i/>
          </w:rPr>
          <w:delText xml:space="preserve">" </w:delText>
        </w:r>
      </w:del>
      <w:r w:rsidRPr="006037FF">
        <w:rPr>
          <w:i/>
        </w:rPr>
        <w:t>Klicke hier um einen erneuten Suchvorgang zu starten</w:t>
      </w:r>
      <w:ins w:id="618" w:author="ħʝᵰҩƾҩ ħɣῡƺҩ" w:date="2016-01-04T11:26:00Z">
        <w:r w:rsidR="00BF020D">
          <w:rPr>
            <w:i/>
          </w:rPr>
          <w:t>“</w:t>
        </w:r>
      </w:ins>
      <w:r w:rsidRPr="006037FF">
        <w:rPr>
          <w:i/>
        </w:rPr>
        <w:t>. Wenn mehrere Einträge gefunden werden, dann gibt es eine Übersicht mit den Ergebnissen</w:t>
      </w:r>
      <w:ins w:id="619" w:author="ħʝᵰҩƾҩ ħɣῡƺҩ" w:date="2016-01-04T11:26:00Z">
        <w:r w:rsidR="00BF020D">
          <w:rPr>
            <w:i/>
          </w:rPr>
          <w:t>,</w:t>
        </w:r>
      </w:ins>
      <w:r w:rsidRPr="006037FF">
        <w:rPr>
          <w:i/>
        </w:rPr>
        <w:t xml:space="preserve"> welche gefunden wurden. Daraus kann der Benutzer dann auswählen und gelangt dann zur Übersichtsseite.</w:t>
      </w:r>
    </w:p>
    <w:p w14:paraId="5DCB581C" w14:textId="6FB3B1F3" w:rsidR="00B12FBF" w:rsidRPr="006037FF" w:rsidRDefault="00B12FBF" w:rsidP="00B12FBF">
      <w:pPr>
        <w:rPr>
          <w:i/>
        </w:rPr>
      </w:pPr>
      <w:r w:rsidRPr="006037FF">
        <w:rPr>
          <w:i/>
        </w:rPr>
        <w:t>Die suche soll partiell</w:t>
      </w:r>
      <w:del w:id="620" w:author="ħʝᵰҩƾҩ ħɣῡƺҩ" w:date="2016-01-04T11:26:00Z">
        <w:r w:rsidRPr="006037FF" w:rsidDel="00BF020D">
          <w:rPr>
            <w:i/>
          </w:rPr>
          <w:delText xml:space="preserve"> und </w:delText>
        </w:r>
      </w:del>
      <w:ins w:id="621" w:author="ħʝᵰҩƾҩ ħɣῡƺҩ" w:date="2016-01-04T11:26:00Z">
        <w:r w:rsidR="00BF020D">
          <w:rPr>
            <w:i/>
          </w:rPr>
          <w:t xml:space="preserve">, </w:t>
        </w:r>
      </w:ins>
      <w:r w:rsidRPr="006037FF">
        <w:rPr>
          <w:i/>
        </w:rPr>
        <w:t xml:space="preserve">vollständig und familiär sein. </w:t>
      </w:r>
      <w:del w:id="622" w:author="ħʝᵰҩƾҩ ħɣῡƺҩ" w:date="2016-01-04T11:27:00Z">
        <w:r w:rsidRPr="006037FF" w:rsidDel="00BF020D">
          <w:rPr>
            <w:i/>
          </w:rPr>
          <w:delText xml:space="preserve">und </w:delText>
        </w:r>
      </w:del>
      <w:ins w:id="623" w:author="ħʝᵰҩƾҩ ħɣῡƺҩ" w:date="2016-01-04T11:27:00Z">
        <w:r w:rsidR="00BF020D">
          <w:rPr>
            <w:i/>
          </w:rPr>
          <w:t>U</w:t>
        </w:r>
        <w:r w:rsidR="00BF020D" w:rsidRPr="006037FF">
          <w:rPr>
            <w:i/>
          </w:rPr>
          <w:t xml:space="preserve">nd </w:t>
        </w:r>
        <w:r w:rsidR="00BF020D">
          <w:rPr>
            <w:i/>
          </w:rPr>
          <w:t xml:space="preserve">doch </w:t>
        </w:r>
      </w:ins>
      <w:r w:rsidRPr="006037FF">
        <w:rPr>
          <w:i/>
        </w:rPr>
        <w:t xml:space="preserve">alles </w:t>
      </w:r>
      <w:del w:id="624" w:author="ħʝᵰҩƾҩ ħɣῡƺҩ" w:date="2016-01-04T11:27:00Z">
        <w:r w:rsidRPr="006037FF" w:rsidDel="00BF020D">
          <w:rPr>
            <w:i/>
          </w:rPr>
          <w:delText>irendwie</w:delText>
        </w:r>
      </w:del>
      <w:ins w:id="625" w:author="ħʝᵰҩƾҩ ħɣῡƺҩ" w:date="2016-01-04T11:27:00Z">
        <w:r w:rsidR="00BF020D" w:rsidRPr="006037FF">
          <w:rPr>
            <w:i/>
          </w:rPr>
          <w:t>irgendwie</w:t>
        </w:r>
      </w:ins>
      <w:r w:rsidRPr="006037FF">
        <w:rPr>
          <w:i/>
        </w:rPr>
        <w:t xml:space="preserve"> anders. </w:t>
      </w:r>
      <w:proofErr w:type="spellStart"/>
      <w:ins w:id="626" w:author="ħʝᵰҩƾҩ ħɣῡƺҩ" w:date="2016-01-04T11:27:00Z">
        <w:r w:rsidR="00BF020D">
          <w:rPr>
            <w:i/>
          </w:rPr>
          <w:t>Hier zu</w:t>
        </w:r>
        <w:proofErr w:type="spellEnd"/>
        <w:r w:rsidR="00BF020D">
          <w:rPr>
            <w:i/>
          </w:rPr>
          <w:t xml:space="preserve"> ein </w:t>
        </w:r>
      </w:ins>
      <w:r w:rsidRPr="006037FF">
        <w:rPr>
          <w:i/>
        </w:rPr>
        <w:t>Beispiel:</w:t>
      </w:r>
    </w:p>
    <w:p w14:paraId="5D002175" w14:textId="77777777" w:rsidR="00B12FBF" w:rsidRPr="006037FF" w:rsidRDefault="00B12FBF" w:rsidP="00B12FBF">
      <w:pPr>
        <w:rPr>
          <w:i/>
        </w:rPr>
      </w:pPr>
      <w:r w:rsidRPr="006037FF">
        <w:rPr>
          <w:i/>
        </w:rPr>
        <w:t xml:space="preserve">    </w:t>
      </w:r>
    </w:p>
    <w:p w14:paraId="691065EF" w14:textId="77777777" w:rsidR="00B12FBF" w:rsidRPr="006037FF" w:rsidRDefault="00B12FBF" w:rsidP="00B12FBF">
      <w:pPr>
        <w:rPr>
          <w:i/>
        </w:rPr>
      </w:pPr>
      <w:r w:rsidRPr="006037FF">
        <w:rPr>
          <w:i/>
        </w:rPr>
        <w:t xml:space="preserve">    DB: Paprika und Nüsse</w:t>
      </w:r>
    </w:p>
    <w:p w14:paraId="35237943" w14:textId="77777777" w:rsidR="00B12FBF" w:rsidRPr="006037FF" w:rsidRDefault="00B12FBF" w:rsidP="00B12FBF">
      <w:pPr>
        <w:rPr>
          <w:i/>
        </w:rPr>
      </w:pPr>
      <w:r w:rsidRPr="006037FF">
        <w:rPr>
          <w:i/>
        </w:rPr>
        <w:lastRenderedPageBreak/>
        <w:t xml:space="preserve">    Suche: Paprikaschoten -&gt; Ergebnis: Paprika</w:t>
      </w:r>
    </w:p>
    <w:p w14:paraId="43ED6BCC" w14:textId="5B2BE2E6" w:rsidR="00B12FBF" w:rsidRPr="008B02B4" w:rsidRDefault="00B12FBF" w:rsidP="006037FF">
      <w:r w:rsidRPr="006037FF">
        <w:rPr>
          <w:i/>
        </w:rPr>
        <w:t xml:space="preserve">    Suche: Erdnüsse -&gt; Nüsse</w:t>
      </w:r>
      <w:r w:rsidR="00786DB6">
        <w:rPr>
          <w:rStyle w:val="Funotenzeichen"/>
          <w:i/>
        </w:rPr>
        <w:footnoteReference w:id="8"/>
      </w:r>
    </w:p>
    <w:p w14:paraId="30D99124" w14:textId="77777777" w:rsidR="00F35580" w:rsidRPr="005E3665" w:rsidRDefault="00F35580" w:rsidP="006037FF"/>
    <w:p w14:paraId="1C22CD7A" w14:textId="331A8DA3" w:rsidR="00597D84" w:rsidRDefault="00F35580" w:rsidP="006037FF">
      <w:pPr>
        <w:pStyle w:val="berschrift2"/>
      </w:pPr>
      <w:bookmarkStart w:id="627" w:name="_Toc439672014"/>
      <w:r>
        <w:t>Anwendungsfall Beschreibung</w:t>
      </w:r>
      <w:bookmarkEnd w:id="627"/>
    </w:p>
    <w:tbl>
      <w:tblPr>
        <w:tblStyle w:val="Tabellenraster"/>
        <w:tblW w:w="0" w:type="auto"/>
        <w:tblLook w:val="04A0" w:firstRow="1" w:lastRow="0" w:firstColumn="1" w:lastColumn="0" w:noHBand="0" w:noVBand="1"/>
      </w:tblPr>
      <w:tblGrid>
        <w:gridCol w:w="2689"/>
        <w:gridCol w:w="6373"/>
      </w:tblGrid>
      <w:tr w:rsidR="00786DB6" w14:paraId="17B5BBA8" w14:textId="77777777" w:rsidTr="006037FF">
        <w:tc>
          <w:tcPr>
            <w:tcW w:w="2689" w:type="dxa"/>
          </w:tcPr>
          <w:p w14:paraId="23D13228" w14:textId="6C067FBB" w:rsidR="00786DB6" w:rsidRDefault="00786DB6" w:rsidP="00B12FBF">
            <w:proofErr w:type="spellStart"/>
            <w:r>
              <w:t>Use</w:t>
            </w:r>
            <w:proofErr w:type="spellEnd"/>
            <w:r>
              <w:t xml:space="preserve"> Case</w:t>
            </w:r>
          </w:p>
        </w:tc>
        <w:tc>
          <w:tcPr>
            <w:tcW w:w="6373" w:type="dxa"/>
          </w:tcPr>
          <w:p w14:paraId="2B7DE48D" w14:textId="483095E2" w:rsidR="00786DB6" w:rsidRDefault="00786DB6" w:rsidP="00B12FBF">
            <w:r>
              <w:t>Wo gibt es was</w:t>
            </w:r>
          </w:p>
        </w:tc>
      </w:tr>
      <w:tr w:rsidR="00786DB6" w14:paraId="6A79A265" w14:textId="77777777" w:rsidTr="006037FF">
        <w:tc>
          <w:tcPr>
            <w:tcW w:w="2689" w:type="dxa"/>
          </w:tcPr>
          <w:p w14:paraId="31ECEBFB" w14:textId="58F0E8A9" w:rsidR="00786DB6" w:rsidRDefault="00786DB6" w:rsidP="00B12FBF">
            <w:proofErr w:type="spellStart"/>
            <w:r>
              <w:t>Actors</w:t>
            </w:r>
            <w:proofErr w:type="spellEnd"/>
          </w:p>
        </w:tc>
        <w:tc>
          <w:tcPr>
            <w:tcW w:w="6373" w:type="dxa"/>
          </w:tcPr>
          <w:p w14:paraId="6925CEC1" w14:textId="0AF2E708" w:rsidR="00786DB6" w:rsidRDefault="00786DB6" w:rsidP="00B12FBF">
            <w:r>
              <w:t>Webseiten Besucher</w:t>
            </w:r>
          </w:p>
        </w:tc>
      </w:tr>
      <w:tr w:rsidR="00786DB6" w14:paraId="0222D8CF" w14:textId="77777777" w:rsidTr="006037FF">
        <w:tc>
          <w:tcPr>
            <w:tcW w:w="2689" w:type="dxa"/>
          </w:tcPr>
          <w:p w14:paraId="5757E630" w14:textId="76568485" w:rsidR="00786DB6" w:rsidRDefault="00786DB6" w:rsidP="00B12FBF">
            <w:proofErr w:type="spellStart"/>
            <w:r>
              <w:t>Pre</w:t>
            </w:r>
            <w:proofErr w:type="spellEnd"/>
            <w:r>
              <w:t xml:space="preserve"> </w:t>
            </w:r>
            <w:proofErr w:type="spellStart"/>
            <w:r>
              <w:t>Conditions</w:t>
            </w:r>
            <w:proofErr w:type="spellEnd"/>
          </w:p>
        </w:tc>
        <w:tc>
          <w:tcPr>
            <w:tcW w:w="6373" w:type="dxa"/>
          </w:tcPr>
          <w:p w14:paraId="7D67B8D3" w14:textId="77777777" w:rsidR="00786DB6" w:rsidRDefault="00786DB6" w:rsidP="006037FF">
            <w:pPr>
              <w:pStyle w:val="Listenabsatz"/>
              <w:numPr>
                <w:ilvl w:val="0"/>
                <w:numId w:val="10"/>
              </w:numPr>
            </w:pPr>
            <w:r>
              <w:t>Die Webseite ist online</w:t>
            </w:r>
          </w:p>
          <w:p w14:paraId="6226B60C" w14:textId="67686024" w:rsidR="00786DB6" w:rsidRDefault="00786DB6" w:rsidP="006037FF">
            <w:pPr>
              <w:pStyle w:val="Listenabsatz"/>
              <w:numPr>
                <w:ilvl w:val="0"/>
                <w:numId w:val="10"/>
              </w:numPr>
            </w:pPr>
            <w:r>
              <w:t>Der Datenbankserver ist online und gepflegt</w:t>
            </w:r>
          </w:p>
        </w:tc>
      </w:tr>
      <w:tr w:rsidR="00786DB6" w14:paraId="2F26275D" w14:textId="77777777" w:rsidTr="006037FF">
        <w:tc>
          <w:tcPr>
            <w:tcW w:w="2689" w:type="dxa"/>
          </w:tcPr>
          <w:p w14:paraId="0DE426A3" w14:textId="5450082D" w:rsidR="00786DB6" w:rsidRDefault="00786DB6" w:rsidP="00786DB6">
            <w:r>
              <w:t xml:space="preserve">Main </w:t>
            </w:r>
            <w:proofErr w:type="spellStart"/>
            <w:r>
              <w:t>flow</w:t>
            </w:r>
            <w:proofErr w:type="spellEnd"/>
          </w:p>
        </w:tc>
        <w:tc>
          <w:tcPr>
            <w:tcW w:w="6373" w:type="dxa"/>
          </w:tcPr>
          <w:p w14:paraId="6E9816CF" w14:textId="77777777" w:rsidR="00786DB6" w:rsidRDefault="00786DB6" w:rsidP="006037FF">
            <w:pPr>
              <w:pStyle w:val="Listenabsatz"/>
              <w:numPr>
                <w:ilvl w:val="0"/>
                <w:numId w:val="24"/>
              </w:numPr>
            </w:pPr>
            <w:r>
              <w:t>Benutzer besucht die Webseite</w:t>
            </w:r>
          </w:p>
          <w:p w14:paraId="0052092C" w14:textId="77777777" w:rsidR="00786DB6" w:rsidRDefault="00786DB6" w:rsidP="006037FF">
            <w:pPr>
              <w:pStyle w:val="Listenabsatz"/>
              <w:numPr>
                <w:ilvl w:val="0"/>
                <w:numId w:val="24"/>
              </w:numPr>
            </w:pPr>
            <w:r>
              <w:t xml:space="preserve">Benutzer wählt „Wo finde ich was?“ in der </w:t>
            </w:r>
            <w:proofErr w:type="spellStart"/>
            <w:r>
              <w:t>Menuleiste</w:t>
            </w:r>
            <w:proofErr w:type="spellEnd"/>
            <w:r>
              <w:t xml:space="preserve"> aus</w:t>
            </w:r>
          </w:p>
          <w:p w14:paraId="75BD5166" w14:textId="77777777" w:rsidR="00786DB6" w:rsidRDefault="00786DB6" w:rsidP="006037FF">
            <w:pPr>
              <w:pStyle w:val="Listenabsatz"/>
              <w:numPr>
                <w:ilvl w:val="0"/>
                <w:numId w:val="24"/>
              </w:numPr>
            </w:pPr>
            <w:r>
              <w:t>Der Benutzer wählt eine Produkthauptkategorie aus</w:t>
            </w:r>
          </w:p>
          <w:p w14:paraId="398955F8" w14:textId="77777777" w:rsidR="00786DB6" w:rsidRDefault="00786DB6" w:rsidP="006037FF">
            <w:pPr>
              <w:pStyle w:val="Listenabsatz"/>
              <w:numPr>
                <w:ilvl w:val="0"/>
                <w:numId w:val="24"/>
              </w:numPr>
            </w:pPr>
            <w:r>
              <w:t>Der Benutzer wählt eine Produktunterkategorie aus</w:t>
            </w:r>
          </w:p>
          <w:p w14:paraId="0386BC36" w14:textId="62EF2720" w:rsidR="00786DB6" w:rsidRDefault="00786DB6" w:rsidP="006037FF">
            <w:pPr>
              <w:pStyle w:val="Listenabsatz"/>
              <w:numPr>
                <w:ilvl w:val="0"/>
                <w:numId w:val="24"/>
              </w:numPr>
            </w:pPr>
            <w:r>
              <w:t xml:space="preserve">Der Benutzer sieht Produktbeispiele der Produktunterkategorie und in welcher </w:t>
            </w:r>
            <w:proofErr w:type="spellStart"/>
            <w:r>
              <w:t>Shopkateg</w:t>
            </w:r>
            <w:r w:rsidR="00FA0199">
              <w:t>orie</w:t>
            </w:r>
            <w:proofErr w:type="spellEnd"/>
            <w:r w:rsidR="00FA0199">
              <w:t xml:space="preserve"> er das Produkt kaufen kann.</w:t>
            </w:r>
          </w:p>
          <w:p w14:paraId="04AAFFDB" w14:textId="16B85105" w:rsidR="00FA0199" w:rsidRDefault="00FA0199" w:rsidP="004736A8">
            <w:pPr>
              <w:pStyle w:val="Listenabsatz"/>
              <w:ind w:left="360"/>
            </w:pPr>
            <w:r>
              <w:t xml:space="preserve">Auf der angezeigten Seite wird darüber hinaus eine </w:t>
            </w:r>
            <w:del w:id="628" w:author="ħʝᵰҩƾҩ ħɣῡƺҩ" w:date="2016-01-04T11:28:00Z">
              <w:r w:rsidDel="004736A8">
                <w:delText>eingebunde</w:delText>
              </w:r>
            </w:del>
            <w:ins w:id="629" w:author="ħʝᵰҩƾҩ ħɣῡƺҩ" w:date="2016-01-04T11:28:00Z">
              <w:r w:rsidR="004736A8">
                <w:t>eingebundene</w:t>
              </w:r>
            </w:ins>
            <w:r>
              <w:t xml:space="preserve"> Karte von Open Street</w:t>
            </w:r>
            <w:ins w:id="630" w:author="ħʝᵰҩƾҩ ħɣῡƺҩ" w:date="2016-01-04T11:29:00Z">
              <w:r w:rsidR="004736A8">
                <w:t xml:space="preserve"> </w:t>
              </w:r>
            </w:ins>
            <w:del w:id="631" w:author="ħʝᵰҩƾҩ ħɣῡƺҩ" w:date="2016-01-04T11:29:00Z">
              <w:r w:rsidDel="004736A8">
                <w:delText xml:space="preserve">map </w:delText>
              </w:r>
            </w:del>
            <w:proofErr w:type="spellStart"/>
            <w:ins w:id="632" w:author="ħʝᵰҩƾҩ ħɣῡƺҩ" w:date="2016-01-04T11:29:00Z">
              <w:r w:rsidR="004736A8">
                <w:t>Map</w:t>
              </w:r>
              <w:proofErr w:type="spellEnd"/>
              <w:r w:rsidR="004736A8">
                <w:t xml:space="preserve"> </w:t>
              </w:r>
            </w:ins>
            <w:r>
              <w:t xml:space="preserve">angezeigt. </w:t>
            </w:r>
          </w:p>
        </w:tc>
      </w:tr>
      <w:tr w:rsidR="00786DB6" w14:paraId="5EEF39F3" w14:textId="77777777" w:rsidTr="006037FF">
        <w:tc>
          <w:tcPr>
            <w:tcW w:w="2689" w:type="dxa"/>
          </w:tcPr>
          <w:p w14:paraId="65C0D41A" w14:textId="33C57D75" w:rsidR="00786DB6" w:rsidRDefault="00786DB6" w:rsidP="00786DB6">
            <w:r>
              <w:t xml:space="preserve">Alternative </w:t>
            </w:r>
            <w:proofErr w:type="spellStart"/>
            <w:r>
              <w:t>flow</w:t>
            </w:r>
            <w:proofErr w:type="spellEnd"/>
            <w:r w:rsidR="00FA0199">
              <w:t xml:space="preserve"> (noch nicht implementiert)</w:t>
            </w:r>
          </w:p>
        </w:tc>
        <w:tc>
          <w:tcPr>
            <w:tcW w:w="6373" w:type="dxa"/>
          </w:tcPr>
          <w:p w14:paraId="540EAEB0" w14:textId="77777777" w:rsidR="00786DB6" w:rsidRDefault="00FA0199" w:rsidP="006037FF">
            <w:pPr>
              <w:pStyle w:val="Listenabsatz"/>
              <w:numPr>
                <w:ilvl w:val="0"/>
                <w:numId w:val="26"/>
              </w:numPr>
            </w:pPr>
            <w:r>
              <w:t>Benutzer besucht die Webseite</w:t>
            </w:r>
          </w:p>
          <w:p w14:paraId="2F4FC09C" w14:textId="77777777" w:rsidR="00FA0199" w:rsidRDefault="00FA0199" w:rsidP="006037FF">
            <w:pPr>
              <w:pStyle w:val="Listenabsatz"/>
              <w:numPr>
                <w:ilvl w:val="0"/>
                <w:numId w:val="26"/>
              </w:numPr>
            </w:pPr>
            <w:r>
              <w:t xml:space="preserve">Benutzer wählt „Wo finde ich was?“ in der </w:t>
            </w:r>
            <w:proofErr w:type="spellStart"/>
            <w:r>
              <w:t>Menuleiste</w:t>
            </w:r>
            <w:proofErr w:type="spellEnd"/>
            <w:r>
              <w:t xml:space="preserve"> aus</w:t>
            </w:r>
          </w:p>
          <w:p w14:paraId="219CF006" w14:textId="77777777" w:rsidR="00FA0199" w:rsidRDefault="00FA0199" w:rsidP="006037FF">
            <w:pPr>
              <w:pStyle w:val="Listenabsatz"/>
              <w:numPr>
                <w:ilvl w:val="0"/>
                <w:numId w:val="26"/>
              </w:numPr>
            </w:pPr>
            <w:r>
              <w:t>Der Benutzer trägt in das Suchfeld einen Suchbegriff ein</w:t>
            </w:r>
          </w:p>
          <w:p w14:paraId="3195E7ED" w14:textId="72319BC5" w:rsidR="00FA0199" w:rsidRDefault="00FA0199" w:rsidP="006037FF">
            <w:pPr>
              <w:pStyle w:val="Listenabsatz"/>
              <w:numPr>
                <w:ilvl w:val="0"/>
                <w:numId w:val="26"/>
              </w:numPr>
            </w:pPr>
            <w:r>
              <w:t>Der Benutzer erhält alle gefundenen Ergebnisse übersichtlich angezeigt</w:t>
            </w:r>
          </w:p>
        </w:tc>
      </w:tr>
      <w:tr w:rsidR="00786DB6" w14:paraId="2D62DF56" w14:textId="77777777" w:rsidTr="006037FF">
        <w:tc>
          <w:tcPr>
            <w:tcW w:w="2689" w:type="dxa"/>
          </w:tcPr>
          <w:p w14:paraId="47D449BD" w14:textId="1CB0D75F" w:rsidR="00786DB6" w:rsidRDefault="00786DB6" w:rsidP="00786DB6">
            <w:r>
              <w:t xml:space="preserve">Post </w:t>
            </w:r>
            <w:proofErr w:type="spellStart"/>
            <w:r>
              <w:t>conditions</w:t>
            </w:r>
            <w:proofErr w:type="spellEnd"/>
          </w:p>
        </w:tc>
        <w:tc>
          <w:tcPr>
            <w:tcW w:w="6373" w:type="dxa"/>
          </w:tcPr>
          <w:p w14:paraId="7B85F7FB" w14:textId="2D7A27CA" w:rsidR="00786DB6" w:rsidRDefault="00FA0199" w:rsidP="006037FF">
            <w:pPr>
              <w:pStyle w:val="Listenabsatz"/>
              <w:numPr>
                <w:ilvl w:val="0"/>
                <w:numId w:val="10"/>
              </w:numPr>
            </w:pPr>
            <w:r>
              <w:t>Der Benutzer muss auf die Aus</w:t>
            </w:r>
            <w:ins w:id="633" w:author="ħʝᵰҩƾҩ ħɣῡƺҩ" w:date="2016-01-04T11:29:00Z">
              <w:r w:rsidR="004736A8">
                <w:t>g</w:t>
              </w:r>
            </w:ins>
            <w:r>
              <w:t>angsseite zurückkehren können</w:t>
            </w:r>
          </w:p>
          <w:p w14:paraId="361DB984" w14:textId="2FA9060D" w:rsidR="00FA0199" w:rsidRDefault="00FA0199" w:rsidP="006037FF">
            <w:pPr>
              <w:pStyle w:val="Listenabsatz"/>
              <w:ind w:left="1080"/>
            </w:pPr>
          </w:p>
        </w:tc>
      </w:tr>
      <w:tr w:rsidR="00786DB6" w14:paraId="0B64A35E" w14:textId="77777777" w:rsidTr="006037FF">
        <w:tc>
          <w:tcPr>
            <w:tcW w:w="2689" w:type="dxa"/>
          </w:tcPr>
          <w:p w14:paraId="5715DC2E" w14:textId="5D87468D" w:rsidR="00786DB6" w:rsidRDefault="00786DB6" w:rsidP="00786DB6">
            <w:r>
              <w:t>end</w:t>
            </w:r>
          </w:p>
        </w:tc>
        <w:tc>
          <w:tcPr>
            <w:tcW w:w="6373" w:type="dxa"/>
          </w:tcPr>
          <w:p w14:paraId="7CACC73E" w14:textId="29AA7E7E" w:rsidR="00786DB6" w:rsidRDefault="00FA0199" w:rsidP="00786DB6">
            <w:r>
              <w:t>Wo gibt es was</w:t>
            </w:r>
          </w:p>
        </w:tc>
      </w:tr>
    </w:tbl>
    <w:p w14:paraId="34B734BC" w14:textId="77777777" w:rsidR="00B12FBF" w:rsidRPr="00B12FBF" w:rsidRDefault="00B12FBF"/>
    <w:p w14:paraId="539FC377" w14:textId="1DA1F9BD" w:rsidR="00F35580" w:rsidRDefault="00F35580" w:rsidP="006037FF">
      <w:pPr>
        <w:pStyle w:val="berschrift2"/>
      </w:pPr>
      <w:bookmarkStart w:id="634" w:name="_Toc439672015"/>
      <w:r>
        <w:t>Anwendungsfalldiagramm</w:t>
      </w:r>
      <w:bookmarkEnd w:id="634"/>
    </w:p>
    <w:p w14:paraId="1001DF73" w14:textId="77777777" w:rsidR="007D3FBA" w:rsidRDefault="007D3FBA" w:rsidP="006037FF">
      <w:pPr>
        <w:pStyle w:val="berschrift2"/>
        <w:numPr>
          <w:ilvl w:val="0"/>
          <w:numId w:val="0"/>
        </w:numPr>
        <w:ind w:left="576"/>
      </w:pPr>
    </w:p>
    <w:p w14:paraId="32E5EFA2" w14:textId="77777777" w:rsidR="007D3FBA" w:rsidRPr="007D3FBA" w:rsidRDefault="007D3FBA"/>
    <w:p w14:paraId="34618E6F" w14:textId="6ACE3BFE" w:rsidR="00F35580" w:rsidRDefault="00F35580" w:rsidP="006037FF">
      <w:pPr>
        <w:pStyle w:val="berschrift2"/>
      </w:pPr>
      <w:bookmarkStart w:id="635" w:name="_Toc439672016"/>
      <w:r>
        <w:lastRenderedPageBreak/>
        <w:t>Aktivitätsdiagramm</w:t>
      </w:r>
      <w:bookmarkEnd w:id="635"/>
    </w:p>
    <w:p w14:paraId="460682C0" w14:textId="6FB59338" w:rsidR="00A73773" w:rsidRPr="00A73773" w:rsidRDefault="00A73773">
      <w:r>
        <w:rPr>
          <w:noProof/>
          <w:lang w:eastAsia="de-DE"/>
        </w:rPr>
        <w:drawing>
          <wp:inline distT="0" distB="0" distL="0" distR="0" wp14:anchorId="23DDD045" wp14:editId="216AB86F">
            <wp:extent cx="5760720" cy="741743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GibEsWas.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7417435"/>
                    </a:xfrm>
                    <a:prstGeom prst="rect">
                      <a:avLst/>
                    </a:prstGeom>
                  </pic:spPr>
                </pic:pic>
              </a:graphicData>
            </a:graphic>
          </wp:inline>
        </w:drawing>
      </w:r>
    </w:p>
    <w:p w14:paraId="39DD1703" w14:textId="77777777" w:rsidR="00A73773" w:rsidRPr="00A73773" w:rsidRDefault="00A73773"/>
    <w:p w14:paraId="22106A64" w14:textId="3098FEE6" w:rsidR="00F35580" w:rsidRDefault="00F35580" w:rsidP="006037FF">
      <w:pPr>
        <w:pStyle w:val="berschrift2"/>
      </w:pPr>
      <w:bookmarkStart w:id="636" w:name="_Toc439672017"/>
      <w:r>
        <w:t>Klassendiagramm</w:t>
      </w:r>
      <w:bookmarkEnd w:id="636"/>
    </w:p>
    <w:p w14:paraId="1686E74E" w14:textId="77777777" w:rsidR="00A73773" w:rsidRPr="00A73773" w:rsidRDefault="00A73773"/>
    <w:p w14:paraId="04E06BEC" w14:textId="1ABDE8FB" w:rsidR="00F35580" w:rsidRDefault="00F35580" w:rsidP="006037FF">
      <w:pPr>
        <w:pStyle w:val="berschrift2"/>
      </w:pPr>
      <w:bookmarkStart w:id="637" w:name="_Toc439672018"/>
      <w:r>
        <w:lastRenderedPageBreak/>
        <w:t>Sequenzdiagramm</w:t>
      </w:r>
      <w:bookmarkEnd w:id="637"/>
    </w:p>
    <w:p w14:paraId="798E6484" w14:textId="0165F1F8" w:rsidR="00A73773" w:rsidRPr="00A73773" w:rsidRDefault="00A73773">
      <w:r>
        <w:rPr>
          <w:noProof/>
          <w:lang w:eastAsia="de-DE"/>
        </w:rPr>
        <w:drawing>
          <wp:inline distT="0" distB="0" distL="0" distR="0" wp14:anchorId="3F0062DA" wp14:editId="36684AB9">
            <wp:extent cx="5760720" cy="597217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GibtEsWasKategory.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5972175"/>
                    </a:xfrm>
                    <a:prstGeom prst="rect">
                      <a:avLst/>
                    </a:prstGeom>
                  </pic:spPr>
                </pic:pic>
              </a:graphicData>
            </a:graphic>
          </wp:inline>
        </w:drawing>
      </w:r>
    </w:p>
    <w:p w14:paraId="029FA28E" w14:textId="483DC823" w:rsidR="00F35580" w:rsidRDefault="00F35580" w:rsidP="006037FF">
      <w:pPr>
        <w:pStyle w:val="berschrift2"/>
      </w:pPr>
      <w:bookmarkStart w:id="638" w:name="_Toc439672019"/>
      <w:r>
        <w:t>Zustandsdiagramm</w:t>
      </w:r>
      <w:bookmarkEnd w:id="638"/>
    </w:p>
    <w:p w14:paraId="71BEA485" w14:textId="77777777" w:rsidR="00A73773" w:rsidRPr="00A73773" w:rsidRDefault="00A73773"/>
    <w:p w14:paraId="0533B0AC" w14:textId="62D57B1F" w:rsidR="00F35580" w:rsidRDefault="00F35580" w:rsidP="006037FF">
      <w:pPr>
        <w:pStyle w:val="berschrift2"/>
      </w:pPr>
      <w:bookmarkStart w:id="639" w:name="_Toc439672020"/>
      <w:r>
        <w:t>Auswertung der Diagramme</w:t>
      </w:r>
      <w:bookmarkEnd w:id="639"/>
    </w:p>
    <w:p w14:paraId="338336BF" w14:textId="64FD1F8F" w:rsidR="006A6C2C" w:rsidRDefault="00A018DC">
      <w:r>
        <w:t>Jedes der Diagramme zeigt eine spezifische Sichtweise auf das Softwareprojekt. Doch beschreiben die meisten spezifischen Diagramme ein und den gleichen Sachverhalt. Das eine sehr detailliert</w:t>
      </w:r>
      <w:ins w:id="640" w:author="ħʝᵰҩƾҩ ħɣῡƺҩ" w:date="2016-01-04T11:29:00Z">
        <w:r w:rsidR="00821303">
          <w:t>,</w:t>
        </w:r>
      </w:ins>
      <w:r>
        <w:t xml:space="preserve"> das andere </w:t>
      </w:r>
      <w:del w:id="641" w:author="ħʝᵰҩƾҩ ħɣῡƺҩ" w:date="2016-01-04T11:29:00Z">
        <w:r w:rsidDel="00821303">
          <w:delText xml:space="preserve">Recht </w:delText>
        </w:r>
      </w:del>
      <w:ins w:id="642" w:author="ħʝᵰҩƾҩ ħɣῡƺҩ" w:date="2016-01-04T11:29:00Z">
        <w:r w:rsidR="00821303">
          <w:t xml:space="preserve">recht </w:t>
        </w:r>
      </w:ins>
      <w:r>
        <w:t xml:space="preserve">grob. </w:t>
      </w:r>
      <w:r w:rsidR="00653EA8">
        <w:t>Das Anwendungsfalldiagramm ist relevant für eine frühe Phase in der Softwareentwicklung, wohingegen z.B. das Sequenzdiagramm eher später relevant wird.</w:t>
      </w:r>
    </w:p>
    <w:p w14:paraId="76598473" w14:textId="77777777" w:rsidR="00D74DA2" w:rsidRDefault="00D74DA2"/>
    <w:p w14:paraId="4BD80BD6" w14:textId="5E8D7879" w:rsidR="006A6C2C" w:rsidRDefault="006A6C2C" w:rsidP="006037FF">
      <w:pPr>
        <w:pStyle w:val="berschrift2"/>
      </w:pPr>
      <w:bookmarkStart w:id="643" w:name="_Toc439672021"/>
      <w:r w:rsidRPr="006037FF">
        <w:t>Auswahl des Vorgehensmodells und Umsetzung</w:t>
      </w:r>
      <w:bookmarkEnd w:id="643"/>
    </w:p>
    <w:p w14:paraId="78A126F0" w14:textId="485FF652" w:rsidR="008D4116" w:rsidRPr="006037FF" w:rsidRDefault="008D4116">
      <w:r>
        <w:t xml:space="preserve">Im Projekt wurde sich gemeinschaftlich für </w:t>
      </w:r>
      <w:proofErr w:type="spellStart"/>
      <w:r>
        <w:t>Scrum</w:t>
      </w:r>
      <w:proofErr w:type="spellEnd"/>
      <w:r>
        <w:t xml:space="preserve"> entschieden. Eine ausführliche Beschreibung welche Vorteile wir in </w:t>
      </w:r>
      <w:proofErr w:type="spellStart"/>
      <w:r>
        <w:t>Scrum</w:t>
      </w:r>
      <w:proofErr w:type="spellEnd"/>
      <w:r>
        <w:t xml:space="preserve"> sehen und wie gut das funktioniert hat, entnehmen sie bitte Punkt 3.</w:t>
      </w:r>
    </w:p>
    <w:p w14:paraId="289D2A8C" w14:textId="77777777" w:rsidR="008D4116" w:rsidRDefault="008D4116" w:rsidP="006037FF">
      <w:pPr>
        <w:pStyle w:val="berschrift2"/>
      </w:pPr>
      <w:bookmarkStart w:id="644" w:name="_Toc439672022"/>
      <w:r>
        <w:lastRenderedPageBreak/>
        <w:t>Auswahl der Architektur und Umsetzung</w:t>
      </w:r>
      <w:bookmarkEnd w:id="644"/>
    </w:p>
    <w:p w14:paraId="595FC5B0" w14:textId="77777777" w:rsidR="008D4116" w:rsidRDefault="008D4116" w:rsidP="006037FF"/>
    <w:p w14:paraId="00F1F9D3" w14:textId="3C11BFD9" w:rsidR="007D3FBA" w:rsidRDefault="007D3FBA" w:rsidP="006037FF">
      <w:pPr>
        <w:pStyle w:val="berschrift3"/>
        <w:rPr>
          <w:lang w:val="en-US"/>
        </w:rPr>
      </w:pPr>
      <w:bookmarkStart w:id="645" w:name="_Toc439672023"/>
      <w:r w:rsidRPr="006037FF">
        <w:rPr>
          <w:lang w:val="en-US"/>
        </w:rPr>
        <w:t>Architecture</w:t>
      </w:r>
      <w:bookmarkEnd w:id="645"/>
    </w:p>
    <w:p w14:paraId="78EB92BF" w14:textId="77777777" w:rsidR="007D3FBA" w:rsidRPr="006037FF" w:rsidRDefault="007D3FBA">
      <w:pPr>
        <w:rPr>
          <w:lang w:val="en-US"/>
        </w:rPr>
      </w:pPr>
    </w:p>
    <w:p w14:paraId="00699AFB" w14:textId="6E6B50BE" w:rsidR="007D3FBA" w:rsidRDefault="007D3FBA" w:rsidP="007D3FBA">
      <w:r w:rsidRPr="006037FF">
        <w:t>Das Softwaresystem basiert auf einer 3 Tier Architektur.</w:t>
      </w:r>
    </w:p>
    <w:p w14:paraId="15D75E31" w14:textId="399C49A0" w:rsidR="007D3FBA" w:rsidRDefault="007D3FBA" w:rsidP="006037FF">
      <w:pPr>
        <w:pStyle w:val="Listenabsatz"/>
        <w:numPr>
          <w:ilvl w:val="0"/>
          <w:numId w:val="10"/>
        </w:numPr>
      </w:pPr>
      <w:r>
        <w:t xml:space="preserve">Einen HTML Kompatiblen Webbrowser als Präsentationsschicht. Der </w:t>
      </w:r>
      <w:proofErr w:type="spellStart"/>
      <w:r>
        <w:t>Foundation</w:t>
      </w:r>
      <w:proofErr w:type="spellEnd"/>
      <w:r>
        <w:t xml:space="preserve"> Framework und die </w:t>
      </w:r>
      <w:proofErr w:type="spellStart"/>
      <w:r>
        <w:t>AngularJS</w:t>
      </w:r>
      <w:proofErr w:type="spellEnd"/>
      <w:r>
        <w:t xml:space="preserve"> werden eine Vereinfachung der Entwicklung auf Frontendseite herbeiführen.</w:t>
      </w:r>
    </w:p>
    <w:p w14:paraId="3D0F7A66" w14:textId="67046029" w:rsidR="007D3FBA" w:rsidRPr="006037FF" w:rsidRDefault="007D3FBA" w:rsidP="00CA3C14">
      <w:pPr>
        <w:pStyle w:val="Listenabsatz"/>
        <w:numPr>
          <w:ilvl w:val="0"/>
          <w:numId w:val="10"/>
        </w:numPr>
      </w:pPr>
      <w:r w:rsidRPr="007D3FBA">
        <w:t xml:space="preserve">Als zweite Schicht, die </w:t>
      </w:r>
      <w:proofErr w:type="spellStart"/>
      <w:r w:rsidRPr="007D3FBA">
        <w:t>Application</w:t>
      </w:r>
      <w:proofErr w:type="spellEnd"/>
      <w:r w:rsidRPr="007D3FBA">
        <w:t xml:space="preserve"> Server Schicht</w:t>
      </w:r>
      <w:ins w:id="646" w:author="ħʝᵰҩƾҩ ħɣῡƺҩ" w:date="2016-01-04T11:30:00Z">
        <w:r w:rsidR="0060533A">
          <w:t>,</w:t>
        </w:r>
      </w:ins>
      <w:r w:rsidRPr="007D3FBA">
        <w:t xml:space="preserve"> wird ein </w:t>
      </w:r>
      <w:r w:rsidRPr="006037FF">
        <w:t>“</w:t>
      </w:r>
      <w:proofErr w:type="spellStart"/>
      <w:r w:rsidRPr="006037FF">
        <w:t>TomEE</w:t>
      </w:r>
      <w:proofErr w:type="spellEnd"/>
      <w:r w:rsidRPr="006037FF">
        <w:t xml:space="preserve"> web </w:t>
      </w:r>
      <w:proofErr w:type="spellStart"/>
      <w:r w:rsidRPr="006037FF">
        <w:t>profile</w:t>
      </w:r>
      <w:proofErr w:type="spellEnd"/>
      <w:r w:rsidRPr="006037FF">
        <w:t>” (basierend auf dem</w:t>
      </w:r>
      <w:r>
        <w:t xml:space="preserve"> Apache </w:t>
      </w:r>
      <w:proofErr w:type="spellStart"/>
      <w:r>
        <w:t>Tomcat</w:t>
      </w:r>
      <w:proofErr w:type="spellEnd"/>
      <w:r>
        <w:t xml:space="preserve"> </w:t>
      </w:r>
      <w:proofErr w:type="spellStart"/>
      <w:r>
        <w:t>webserver</w:t>
      </w:r>
      <w:proofErr w:type="spellEnd"/>
      <w:r w:rsidRPr="006037FF">
        <w:t xml:space="preserve">/ </w:t>
      </w:r>
      <w:proofErr w:type="spellStart"/>
      <w:r w:rsidRPr="006037FF">
        <w:t>servlet</w:t>
      </w:r>
      <w:proofErr w:type="spellEnd"/>
      <w:r w:rsidRPr="006037FF">
        <w:t xml:space="preserve"> </w:t>
      </w:r>
      <w:proofErr w:type="spellStart"/>
      <w:r w:rsidRPr="006037FF">
        <w:t>container</w:t>
      </w:r>
      <w:proofErr w:type="spellEnd"/>
      <w:r w:rsidRPr="006037FF">
        <w:t xml:space="preserve">, Java EE </w:t>
      </w:r>
      <w:proofErr w:type="spellStart"/>
      <w:r w:rsidRPr="006037FF">
        <w:t>featuresets</w:t>
      </w:r>
      <w:proofErr w:type="spellEnd"/>
      <w:r w:rsidRPr="006037FF">
        <w:t xml:space="preserve"> </w:t>
      </w:r>
      <w:r>
        <w:t>und</w:t>
      </w:r>
      <w:r w:rsidRPr="006037FF">
        <w:t xml:space="preserve"> </w:t>
      </w:r>
      <w:proofErr w:type="spellStart"/>
      <w:r w:rsidRPr="006037FF">
        <w:t>OpenEJB</w:t>
      </w:r>
      <w:proofErr w:type="spellEnd"/>
    </w:p>
    <w:p w14:paraId="5FA52F9A" w14:textId="0C7D49E0" w:rsidR="007D3FBA" w:rsidRDefault="007D3FBA" w:rsidP="006037FF">
      <w:pPr>
        <w:pStyle w:val="Listenabsatz"/>
        <w:numPr>
          <w:ilvl w:val="0"/>
          <w:numId w:val="10"/>
        </w:numPr>
      </w:pPr>
      <w:r>
        <w:t xml:space="preserve">Als dritte und letzte Schicht, die so genannte Datenschicht wird die </w:t>
      </w:r>
      <w:proofErr w:type="spellStart"/>
      <w:r>
        <w:t>MariaDB</w:t>
      </w:r>
      <w:proofErr w:type="spellEnd"/>
      <w:r>
        <w:t xml:space="preserve"> benutzt. </w:t>
      </w:r>
      <w:proofErr w:type="spellStart"/>
      <w:r>
        <w:t>Darüberhinaus</w:t>
      </w:r>
      <w:proofErr w:type="spellEnd"/>
      <w:r>
        <w:t xml:space="preserve"> wird diese Datenbank für einfache </w:t>
      </w:r>
      <w:del w:id="647" w:author="ħʝᵰҩƾҩ ħɣῡƺҩ" w:date="2016-01-04T11:30:00Z">
        <w:r w:rsidDel="0060533A">
          <w:delText>konsistenz</w:delText>
        </w:r>
      </w:del>
      <w:ins w:id="648" w:author="ħʝᵰҩƾҩ ħɣῡƺҩ" w:date="2016-01-04T11:30:00Z">
        <w:r w:rsidR="0060533A">
          <w:t>Konsistenz</w:t>
        </w:r>
      </w:ins>
      <w:r>
        <w:t xml:space="preserve"> und </w:t>
      </w:r>
      <w:del w:id="649" w:author="ħʝᵰҩƾҩ ħɣῡƺҩ" w:date="2016-01-04T11:30:00Z">
        <w:r w:rsidDel="0060533A">
          <w:delText>validierungs</w:delText>
        </w:r>
      </w:del>
      <w:ins w:id="650" w:author="ħʝᵰҩƾҩ ħɣῡƺҩ" w:date="2016-01-04T11:30:00Z">
        <w:r w:rsidR="0060533A">
          <w:t>Validierungs</w:t>
        </w:r>
      </w:ins>
      <w:del w:id="651" w:author="ħʝᵰҩƾҩ ħɣῡƺҩ" w:date="2016-01-04T11:30:00Z">
        <w:r w:rsidDel="0060533A">
          <w:delText xml:space="preserve"> C</w:delText>
        </w:r>
      </w:del>
      <w:ins w:id="652" w:author="ħʝᵰҩƾҩ ħɣῡƺҩ" w:date="2016-01-04T11:30:00Z">
        <w:r w:rsidR="0060533A">
          <w:t>c</w:t>
        </w:r>
      </w:ins>
      <w:r>
        <w:t xml:space="preserve">hecks und einfache </w:t>
      </w:r>
      <w:del w:id="653" w:author="ħʝᵰҩƾҩ ħɣῡƺҩ" w:date="2016-01-04T11:30:00Z">
        <w:r w:rsidDel="0060533A">
          <w:delText>authorisierungs</w:delText>
        </w:r>
      </w:del>
      <w:ins w:id="654" w:author="ħʝᵰҩƾҩ ħɣῡƺҩ" w:date="2016-01-04T11:30:00Z">
        <w:r w:rsidR="0060533A">
          <w:t>Autorisierungs</w:t>
        </w:r>
      </w:ins>
      <w:del w:id="655" w:author="ħʝᵰҩƾҩ ħɣῡƺҩ" w:date="2016-01-04T11:30:00Z">
        <w:r w:rsidDel="0060533A">
          <w:delText xml:space="preserve"> C</w:delText>
        </w:r>
      </w:del>
      <w:ins w:id="656" w:author="ħʝᵰҩƾҩ ħɣῡƺҩ" w:date="2016-01-04T11:30:00Z">
        <w:r w:rsidR="0060533A">
          <w:t>c</w:t>
        </w:r>
      </w:ins>
      <w:r>
        <w:t>hecks für den Zugriff auf die gespeicherten Daten genutzt.</w:t>
      </w:r>
    </w:p>
    <w:p w14:paraId="4CAFD16B" w14:textId="77777777" w:rsidR="007D3FBA" w:rsidRPr="007D3FBA" w:rsidRDefault="007D3FBA" w:rsidP="006037FF">
      <w:pPr>
        <w:pStyle w:val="Listenabsatz"/>
        <w:ind w:left="1080"/>
      </w:pPr>
    </w:p>
    <w:p w14:paraId="5F202280" w14:textId="2A523045" w:rsidR="007D3FBA" w:rsidRPr="006037FF" w:rsidRDefault="007D3FBA" w:rsidP="006037FF">
      <w:pPr>
        <w:pStyle w:val="berschrift3"/>
        <w:rPr>
          <w:lang w:val="en-US"/>
        </w:rPr>
      </w:pPr>
      <w:bookmarkStart w:id="657" w:name="_Toc439672024"/>
      <w:r w:rsidRPr="006037FF">
        <w:rPr>
          <w:rStyle w:val="berschrift3Zchn"/>
        </w:rPr>
        <w:t>Security</w:t>
      </w:r>
      <w:bookmarkEnd w:id="657"/>
    </w:p>
    <w:p w14:paraId="6ED8767E" w14:textId="77777777" w:rsidR="007D3FBA" w:rsidRPr="006037FF" w:rsidRDefault="007D3FBA" w:rsidP="007D3FBA">
      <w:pPr>
        <w:rPr>
          <w:lang w:val="en-US"/>
        </w:rPr>
      </w:pPr>
      <w:r w:rsidRPr="006037FF">
        <w:rPr>
          <w:lang w:val="en-US"/>
        </w:rPr>
        <w:t>The finished application will comply to the Deutsche Telekom Group [privacy and security assessment process</w:t>
      </w:r>
      <w:proofErr w:type="gramStart"/>
      <w:r w:rsidRPr="006037FF">
        <w:rPr>
          <w:lang w:val="en-US"/>
        </w:rPr>
        <w:t>](</w:t>
      </w:r>
      <w:proofErr w:type="gramEnd"/>
      <w:r w:rsidRPr="006037FF">
        <w:rPr>
          <w:lang w:val="en-US"/>
        </w:rPr>
        <w:t>https://www.telekom.</w:t>
      </w:r>
      <w:commentRangeStart w:id="658"/>
      <w:r w:rsidRPr="006037FF">
        <w:rPr>
          <w:lang w:val="en-US"/>
        </w:rPr>
        <w:t>com</w:t>
      </w:r>
      <w:commentRangeEnd w:id="658"/>
      <w:r w:rsidR="0060533A">
        <w:rPr>
          <w:rStyle w:val="Kommentarzeichen"/>
        </w:rPr>
        <w:commentReference w:id="658"/>
      </w:r>
      <w:r w:rsidRPr="006037FF">
        <w:rPr>
          <w:lang w:val="en-US"/>
        </w:rPr>
        <w:t>/psa-process) and thus fulfill the security requirements available at [DE](https://www.telekom.com/static/-/155996/18/technische-sicherheitsanforderungen-si) [EN](https://www.telekom.com/static/-/246042/6/security-requirements-si).</w:t>
      </w:r>
    </w:p>
    <w:p w14:paraId="0146B27E" w14:textId="77777777" w:rsidR="007D3FBA" w:rsidRPr="006037FF" w:rsidRDefault="007D3FBA" w:rsidP="007D3FBA">
      <w:pPr>
        <w:rPr>
          <w:lang w:val="en-US"/>
        </w:rPr>
      </w:pPr>
    </w:p>
    <w:p w14:paraId="103A42D9" w14:textId="2E12839C" w:rsidR="007D3FBA" w:rsidRDefault="007D3FBA" w:rsidP="006037FF">
      <w:pPr>
        <w:pStyle w:val="berschrift3"/>
      </w:pPr>
      <w:bookmarkStart w:id="659" w:name="_Toc439672025"/>
      <w:r>
        <w:t>Allgemeines zu 3-Tier-Architektur</w:t>
      </w:r>
      <w:bookmarkEnd w:id="659"/>
    </w:p>
    <w:p w14:paraId="262345B8" w14:textId="77777777" w:rsidR="007D3FBA" w:rsidRDefault="007D3FBA" w:rsidP="007D3FBA">
      <w:r>
        <w:t>3-Tier-Architektur, oder auch Schichtenarchitektur genannt, ist ein Strukturierungsprinzip für die Architektur von Softwaresystemen. Den einzelnen Schichten (</w:t>
      </w:r>
      <w:proofErr w:type="spellStart"/>
      <w:r>
        <w:t>Layern</w:t>
      </w:r>
      <w:proofErr w:type="spellEnd"/>
      <w:r>
        <w:t>) werden einzelne Aspekte des Softwaresystems konzeptionell zugeordnet, wobei zu beachten ist, dass Aspekte einer Schicht nur durch höhere Schichten verwendet werden können.</w:t>
      </w:r>
    </w:p>
    <w:p w14:paraId="32365C61" w14:textId="77777777" w:rsidR="007D3FBA" w:rsidRDefault="007D3FBA" w:rsidP="007D3FBA">
      <w:r>
        <w:t>Vorteile:</w:t>
      </w:r>
    </w:p>
    <w:p w14:paraId="6A82BDBB" w14:textId="77777777" w:rsidR="007D3FBA" w:rsidRDefault="007D3FBA" w:rsidP="007D3FBA">
      <w:proofErr w:type="gramStart"/>
      <w:r>
        <w:t>Komplexität</w:t>
      </w:r>
      <w:proofErr w:type="gramEnd"/>
      <w:r>
        <w:t xml:space="preserve"> der Abhängigkeiten innerhalb des Systems werden reduziert und vereinfacht.</w:t>
      </w:r>
    </w:p>
    <w:p w14:paraId="34B591E1" w14:textId="37549BBC" w:rsidR="007D3FBA" w:rsidRDefault="007D3FBA" w:rsidP="007D3FBA">
      <w:r>
        <w:t>Zyklen im Abhängigkeitsgraphen werden vermieden (leichteres Verständnis und leichtere Wartung</w:t>
      </w:r>
      <w:ins w:id="660" w:author="ħʝᵰҩƾҩ ħɣῡƺҩ" w:date="2016-01-04T11:32:00Z">
        <w:r w:rsidR="0060533A">
          <w:t>.</w:t>
        </w:r>
      </w:ins>
    </w:p>
    <w:p w14:paraId="34AA25ED" w14:textId="6E563193" w:rsidR="007D3FBA" w:rsidRDefault="007D3FBA" w:rsidP="007D3FBA">
      <w:r>
        <w:t>einzelne Schichten können ausgetauscht werden ohne das gesamte Softwaresystem ändern zu müssen</w:t>
      </w:r>
      <w:ins w:id="661" w:author="ħʝᵰҩƾҩ ħɣῡƺҩ" w:date="2016-01-04T11:32:00Z">
        <w:r w:rsidR="0060533A">
          <w:t>.</w:t>
        </w:r>
      </w:ins>
    </w:p>
    <w:p w14:paraId="7E7DCFFB" w14:textId="77777777" w:rsidR="007D3FBA" w:rsidRDefault="007D3FBA" w:rsidP="007D3FBA">
      <w:r>
        <w:t>Nachteile:</w:t>
      </w:r>
    </w:p>
    <w:p w14:paraId="3BA0DD0D" w14:textId="5CEC6913" w:rsidR="007D3FBA" w:rsidRDefault="007D3FBA" w:rsidP="007D3FBA">
      <w:r>
        <w:t>Ausführgeschwindigkeit der Anwendung kann aufgrund der Datenverarbeitung in den einzelnen Schichten verschlechtert werden</w:t>
      </w:r>
      <w:ins w:id="662" w:author="ħʝᵰҩƾҩ ħɣῡƺҩ" w:date="2016-01-04T11:32:00Z">
        <w:r w:rsidR="0060533A">
          <w:t>.</w:t>
        </w:r>
      </w:ins>
    </w:p>
    <w:p w14:paraId="254D01C8" w14:textId="77777777" w:rsidR="007D3FBA" w:rsidRDefault="007D3FBA" w:rsidP="007D3FBA">
      <w:r>
        <w:t>Die drei Schichten der 3-Tier-Architektur sind:</w:t>
      </w:r>
    </w:p>
    <w:p w14:paraId="164A2921" w14:textId="0F99D894" w:rsidR="007D3FBA" w:rsidRDefault="007D3FBA" w:rsidP="007D3FBA">
      <w:r>
        <w:t xml:space="preserve">Präsentationsschicht (Front-End): Schnittstelle zwischen Benutzer und System, </w:t>
      </w:r>
      <w:proofErr w:type="spellStart"/>
      <w:r>
        <w:t>Datenein</w:t>
      </w:r>
      <w:proofErr w:type="spellEnd"/>
      <w:r>
        <w:t xml:space="preserve">- und </w:t>
      </w:r>
      <w:proofErr w:type="spellStart"/>
      <w:r>
        <w:t>ausgabe</w:t>
      </w:r>
      <w:proofErr w:type="spellEnd"/>
      <w:ins w:id="663" w:author="ħʝᵰҩƾҩ ħɣῡƺҩ" w:date="2016-01-04T11:32:00Z">
        <w:r w:rsidR="0060533A">
          <w:t>.</w:t>
        </w:r>
      </w:ins>
    </w:p>
    <w:p w14:paraId="361897CD" w14:textId="462D04C9" w:rsidR="007D3FBA" w:rsidRDefault="007D3FBA" w:rsidP="007D3FBA">
      <w:r>
        <w:t>Logikschicht (</w:t>
      </w:r>
      <w:proofErr w:type="spellStart"/>
      <w:r>
        <w:t>Middle</w:t>
      </w:r>
      <w:proofErr w:type="spellEnd"/>
      <w:r>
        <w:t>-Tier): Verarbeitungsmechanismen</w:t>
      </w:r>
      <w:ins w:id="664" w:author="ħʝᵰҩƾҩ ħɣῡƺҩ" w:date="2016-01-04T11:32:00Z">
        <w:r w:rsidR="0060533A">
          <w:t>.</w:t>
        </w:r>
      </w:ins>
    </w:p>
    <w:p w14:paraId="0E2619D5" w14:textId="1BB8E60D" w:rsidR="007D3FBA" w:rsidRPr="008D4116" w:rsidRDefault="007D3FBA" w:rsidP="006037FF">
      <w:r>
        <w:lastRenderedPageBreak/>
        <w:t>Datenhaltungsschicht (Back-End): enthält die Datenbank und ist verantwortlich für das Laden und das Speichern der Daten</w:t>
      </w:r>
      <w:ins w:id="665" w:author="ħʝᵰҩƾҩ ħɣῡƺҩ" w:date="2016-01-04T11:32:00Z">
        <w:r w:rsidR="0060533A">
          <w:t>.</w:t>
        </w:r>
      </w:ins>
    </w:p>
    <w:p w14:paraId="30760FCE" w14:textId="49F175E3" w:rsidR="008D4116" w:rsidRDefault="008D4116" w:rsidP="006037FF">
      <w:pPr>
        <w:pStyle w:val="berschrift2"/>
      </w:pPr>
      <w:bookmarkStart w:id="666" w:name="_Toc439672026"/>
      <w:r>
        <w:t>Auswahl der Versionsverwaltung und Umsetzung</w:t>
      </w:r>
      <w:bookmarkEnd w:id="666"/>
    </w:p>
    <w:p w14:paraId="4A4ABD46" w14:textId="77777777" w:rsidR="008D4116" w:rsidRPr="008D4116" w:rsidRDefault="008D4116" w:rsidP="006037FF"/>
    <w:p w14:paraId="24797E68" w14:textId="043A67FD" w:rsidR="008D4116" w:rsidRDefault="008D4116" w:rsidP="006037FF">
      <w:pPr>
        <w:pStyle w:val="berschrift2"/>
      </w:pPr>
      <w:bookmarkStart w:id="667" w:name="_Toc439672027"/>
      <w:r>
        <w:t>Installationshandbuch</w:t>
      </w:r>
      <w:bookmarkEnd w:id="667"/>
    </w:p>
    <w:p w14:paraId="304BF614" w14:textId="77777777" w:rsidR="008D4116" w:rsidRDefault="008D4116" w:rsidP="006037FF"/>
    <w:p w14:paraId="54C672EB" w14:textId="0FC3BF80" w:rsidR="008D4116" w:rsidRDefault="008D4116" w:rsidP="006037FF">
      <w:r>
        <w:t>Die Installationshinweise finden sie vollständig als Dokument im Anhang. (Installationshandbuch.docx)</w:t>
      </w:r>
    </w:p>
    <w:p w14:paraId="6D2C3A53" w14:textId="77777777" w:rsidR="008D4116" w:rsidRPr="008D4116" w:rsidRDefault="008D4116" w:rsidP="006037FF"/>
    <w:p w14:paraId="63F334B8" w14:textId="4FB41306" w:rsidR="008D4116" w:rsidRPr="008B02B4" w:rsidRDefault="008D4116" w:rsidP="006037FF">
      <w:pPr>
        <w:pStyle w:val="berschrift2"/>
      </w:pPr>
      <w:bookmarkStart w:id="668" w:name="_Toc439672028"/>
      <w:r>
        <w:t>Benutzerhandbuch</w:t>
      </w:r>
      <w:bookmarkEnd w:id="668"/>
    </w:p>
    <w:p w14:paraId="04A77E19" w14:textId="2035BC16" w:rsidR="008D4116" w:rsidRPr="008D4116" w:rsidRDefault="007D3FBA">
      <w:r>
        <w:t xml:space="preserve">Die Benutzung der </w:t>
      </w:r>
      <w:commentRangeStart w:id="669"/>
      <w:r>
        <w:t>Webseite</w:t>
      </w:r>
      <w:commentRangeEnd w:id="669"/>
      <w:r w:rsidR="0060533A">
        <w:rPr>
          <w:rStyle w:val="Kommentarzeichen"/>
        </w:rPr>
        <w:commentReference w:id="669"/>
      </w:r>
      <w:r>
        <w:t xml:space="preserve"> ist denkbar einfach. Wie auf jeder anderen Webseite auch, kann man mit linksklick einzelne Menüpunkte anwählen und somit auf diese Seite gelangen. Zurück gelangt man über den Browser. Mehr besondere Funktionen gibt es nicht – alles bringt ein herkömmlicher Internet Browser mit sich.</w:t>
      </w:r>
      <w:r>
        <w:br/>
        <w:t>Wir empfehlen dennoch den Chrome Browser von Google, da bestimmte Funktionalitäten (die Einbindung der Karte) bisher lediglich in diesem funktioniert.</w:t>
      </w:r>
    </w:p>
    <w:p w14:paraId="07EB241F" w14:textId="23B148AD" w:rsidR="00F35580" w:rsidRDefault="00F35580" w:rsidP="006037FF">
      <w:pPr>
        <w:pStyle w:val="berschrift1"/>
      </w:pPr>
      <w:bookmarkStart w:id="670" w:name="_Toc439672029"/>
      <w:r>
        <w:t>Anhang</w:t>
      </w:r>
      <w:bookmarkEnd w:id="670"/>
    </w:p>
    <w:p w14:paraId="2F88870A" w14:textId="09BDA7FC" w:rsidR="00F35580" w:rsidRDefault="00F35580">
      <w:r>
        <w:t>&lt;Hier einfügen: Benutzerhandbuch, Install</w:t>
      </w:r>
      <w:r w:rsidR="00A37F9A">
        <w:t>ationsanleitung</w:t>
      </w:r>
      <w:r>
        <w:t>,…&gt;</w:t>
      </w:r>
    </w:p>
    <w:p w14:paraId="618E7212" w14:textId="0771707D" w:rsidR="00A37F9A" w:rsidRDefault="00A37F9A">
      <w:r w:rsidRPr="00A37F9A">
        <w:t>RA-60 Dokumentation Sicherheitsarchitektur</w:t>
      </w:r>
      <w:r>
        <w:t xml:space="preserve"> (PSA Verfahren der Telekom):</w:t>
      </w:r>
    </w:p>
    <w:bookmarkStart w:id="671" w:name="_MON_1513246617"/>
    <w:bookmarkEnd w:id="671"/>
    <w:p w14:paraId="6A3B7E84" w14:textId="77777777" w:rsidR="00A37F9A" w:rsidRDefault="00A37F9A">
      <w:r>
        <w:object w:dxaOrig="1531" w:dyaOrig="1002" w14:anchorId="6EE27115">
          <v:shape id="_x0000_i1027" type="#_x0000_t75" style="width:76.2pt;height:50.4pt" o:ole="">
            <v:imagedata r:id="rId16" o:title=""/>
          </v:shape>
          <o:OLEObject Type="Embed" ProgID="Word.Document.12" ShapeID="_x0000_i1027" DrawAspect="Icon" ObjectID="_1513415784" r:id="rId17">
            <o:FieldCodes>\s</o:FieldCodes>
          </o:OLEObject>
        </w:object>
      </w:r>
    </w:p>
    <w:p w14:paraId="009E5384" w14:textId="00590083" w:rsidR="00A37F9A" w:rsidRDefault="00F130C1">
      <w:r>
        <w:t>Installationshandbuch:</w:t>
      </w:r>
    </w:p>
    <w:bookmarkStart w:id="672" w:name="_MON_1513253975"/>
    <w:bookmarkEnd w:id="672"/>
    <w:p w14:paraId="565119D6" w14:textId="77777777" w:rsidR="00F130C1" w:rsidRDefault="00EA4425">
      <w:r>
        <w:object w:dxaOrig="1531" w:dyaOrig="1002" w14:anchorId="2F3089F3">
          <v:shape id="_x0000_i1028" type="#_x0000_t75" style="width:76.2pt;height:50.4pt" o:ole="">
            <v:imagedata r:id="rId18" o:title=""/>
          </v:shape>
          <o:OLEObject Type="Embed" ProgID="Word.Document.12" ShapeID="_x0000_i1028" DrawAspect="Icon" ObjectID="_1513415785" r:id="rId19">
            <o:FieldCodes>\s</o:FieldCodes>
          </o:OLEObject>
        </w:object>
      </w:r>
    </w:p>
    <w:p w14:paraId="77ADD94C" w14:textId="77777777" w:rsidR="00A37F9A" w:rsidRPr="00F35580" w:rsidRDefault="00A37F9A"/>
    <w:p w14:paraId="4FC38479" w14:textId="77777777" w:rsidR="00F35580" w:rsidRPr="00F35580" w:rsidRDefault="00F35580"/>
    <w:p w14:paraId="1CB88527" w14:textId="729796D2" w:rsidR="00AB3B91" w:rsidRDefault="00AB3B91">
      <w:r>
        <w:br w:type="page"/>
      </w:r>
    </w:p>
    <w:bookmarkStart w:id="673" w:name="_Toc439666476" w:displacedByCustomXml="next"/>
    <w:bookmarkEnd w:id="673" w:displacedByCustomXml="next"/>
    <w:bookmarkStart w:id="674" w:name="_Toc439666583" w:displacedByCustomXml="next"/>
    <w:bookmarkEnd w:id="674" w:displacedByCustomXml="next"/>
    <w:bookmarkStart w:id="675" w:name="_Toc439666477" w:displacedByCustomXml="next"/>
    <w:bookmarkEnd w:id="675" w:displacedByCustomXml="next"/>
    <w:bookmarkStart w:id="676" w:name="_Toc439666584" w:displacedByCustomXml="next"/>
    <w:bookmarkEnd w:id="676" w:displacedByCustomXml="next"/>
    <w:bookmarkStart w:id="677" w:name="_Toc439672030" w:displacedByCustomXml="next"/>
    <w:sdt>
      <w:sdtPr>
        <w:rPr>
          <w:rFonts w:asciiTheme="minorHAnsi" w:eastAsiaTheme="minorHAnsi" w:hAnsiTheme="minorHAnsi" w:cstheme="minorBidi"/>
          <w:color w:val="auto"/>
          <w:sz w:val="22"/>
          <w:szCs w:val="22"/>
        </w:rPr>
        <w:id w:val="1151946519"/>
        <w:docPartObj>
          <w:docPartGallery w:val="Bibliographies"/>
          <w:docPartUnique/>
        </w:docPartObj>
      </w:sdtPr>
      <w:sdtContent>
        <w:p w14:paraId="4F2310B0" w14:textId="77777777" w:rsidR="007D2024" w:rsidRDefault="007D2024">
          <w:pPr>
            <w:pStyle w:val="berschrift1"/>
          </w:pPr>
          <w:r>
            <w:t>Literaturverzeichnis</w:t>
          </w:r>
          <w:bookmarkEnd w:id="677"/>
        </w:p>
        <w:sdt>
          <w:sdtPr>
            <w:id w:val="111145805"/>
            <w:bibliography/>
          </w:sdtPr>
          <w:sdtContent>
            <w:p w14:paraId="0F441279" w14:textId="77777777" w:rsidR="007D2024" w:rsidRDefault="007D2024" w:rsidP="007D2024">
              <w:pPr>
                <w:pStyle w:val="Literaturverzeichnis"/>
                <w:ind w:left="720" w:hanging="720"/>
                <w:rPr>
                  <w:noProof/>
                  <w:sz w:val="24"/>
                  <w:szCs w:val="24"/>
                </w:rPr>
              </w:pPr>
              <w:r>
                <w:fldChar w:fldCharType="begin"/>
              </w:r>
              <w:r>
                <w:instrText>BIBLIOGRAPHY</w:instrText>
              </w:r>
              <w:r>
                <w:fldChar w:fldCharType="separate"/>
              </w:r>
              <w:r>
                <w:rPr>
                  <w:noProof/>
                </w:rPr>
                <w:t>Klodinski, J. (kein Datum). Konzept 1.0 SoftwareEngineering.</w:t>
              </w:r>
            </w:p>
            <w:p w14:paraId="418559F7" w14:textId="77777777" w:rsidR="007D2024" w:rsidRDefault="007D2024" w:rsidP="007D2024">
              <w:r>
                <w:rPr>
                  <w:b/>
                  <w:bCs/>
                </w:rPr>
                <w:fldChar w:fldCharType="end"/>
              </w:r>
            </w:p>
          </w:sdtContent>
        </w:sdt>
      </w:sdtContent>
    </w:sdt>
    <w:p w14:paraId="33D92070" w14:textId="77777777" w:rsidR="007D2024" w:rsidRPr="007D2024" w:rsidRDefault="007D2024" w:rsidP="007D2024"/>
    <w:sectPr w:rsidR="007D2024" w:rsidRPr="007D2024" w:rsidSect="008B02B4">
      <w:footerReference w:type="default" r:id="rId20"/>
      <w:pgSz w:w="11906" w:h="16838"/>
      <w:pgMar w:top="1417" w:right="1417" w:bottom="1134" w:left="1417"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42" w:author="ħʝᵰҩƾҩ ħɣῡƺҩ" w:date="2016-01-04T11:57:00Z" w:initials="ħħ">
    <w:p w14:paraId="49CD80D9" w14:textId="4A98C5C7" w:rsidR="003A603A" w:rsidRDefault="003A603A">
      <w:pPr>
        <w:pStyle w:val="Kommentartext"/>
      </w:pPr>
      <w:r>
        <w:rPr>
          <w:rStyle w:val="Kommentarzeichen"/>
        </w:rPr>
        <w:annotationRef/>
      </w:r>
      <w:r>
        <w:t>Fehlt hier was?</w:t>
      </w:r>
    </w:p>
  </w:comment>
  <w:comment w:id="389" w:author="ħʝᵰҩƾҩ ħɣῡƺҩ" w:date="2016-01-04T12:10:00Z" w:initials="ħħ">
    <w:p w14:paraId="47FF2D64" w14:textId="237D1F5C" w:rsidR="00C41F4D" w:rsidRDefault="00C41F4D">
      <w:pPr>
        <w:pStyle w:val="Kommentartext"/>
      </w:pPr>
      <w:r>
        <w:rPr>
          <w:rStyle w:val="Kommentarzeichen"/>
        </w:rPr>
        <w:annotationRef/>
      </w:r>
      <w:r>
        <w:t>Ist das Umgesetzt? Wo haben wir ein Forum, wollte wir das nicht aus rechtlichen Gründen gänzlich sein lassen?</w:t>
      </w:r>
    </w:p>
  </w:comment>
  <w:comment w:id="408" w:author="ħʝᵰҩƾҩ ħɣῡƺҩ" w:date="2016-01-04T12:13:00Z" w:initials="ħħ">
    <w:p w14:paraId="67086622" w14:textId="4EA19B81" w:rsidR="00EC64AE" w:rsidRDefault="00EC64AE">
      <w:pPr>
        <w:pStyle w:val="Kommentartext"/>
      </w:pPr>
      <w:r>
        <w:rPr>
          <w:rStyle w:val="Kommentarzeichen"/>
        </w:rPr>
        <w:annotationRef/>
      </w:r>
      <w:r>
        <w:t>Fehlt hier noch</w:t>
      </w:r>
    </w:p>
  </w:comment>
  <w:comment w:id="414" w:author="ħʝᵰҩƾҩ ħɣῡƺҩ" w:date="2016-01-04T12:14:00Z" w:initials="ħħ">
    <w:p w14:paraId="28D78C8A" w14:textId="14F95857" w:rsidR="00EC64AE" w:rsidRDefault="00EC64AE">
      <w:pPr>
        <w:pStyle w:val="Kommentartext"/>
      </w:pPr>
      <w:r>
        <w:rPr>
          <w:rStyle w:val="Kommentarzeichen"/>
        </w:rPr>
        <w:annotationRef/>
      </w:r>
      <w:r>
        <w:t>Fehlt</w:t>
      </w:r>
    </w:p>
  </w:comment>
  <w:comment w:id="427" w:author="ħʝᵰҩƾҩ ħɣῡƺҩ" w:date="2016-01-04T12:18:00Z" w:initials="ħħ">
    <w:p w14:paraId="0D22DEC3" w14:textId="5E97565B" w:rsidR="00EC64AE" w:rsidRDefault="00EC64AE">
      <w:pPr>
        <w:pStyle w:val="Kommentartext"/>
      </w:pPr>
      <w:r>
        <w:rPr>
          <w:rStyle w:val="Kommentarzeichen"/>
        </w:rPr>
        <w:annotationRef/>
      </w:r>
      <w:r>
        <w:t xml:space="preserve">Verlinkung des </w:t>
      </w:r>
      <w:proofErr w:type="spellStart"/>
      <w:r>
        <w:t>Excelsheets</w:t>
      </w:r>
      <w:proofErr w:type="spellEnd"/>
      <w:r>
        <w:t xml:space="preserve"> </w:t>
      </w:r>
      <w:proofErr w:type="spellStart"/>
      <w:r>
        <w:t>inst</w:t>
      </w:r>
      <w:proofErr w:type="spellEnd"/>
      <w:r>
        <w:t xml:space="preserve"> </w:t>
      </w:r>
      <w:proofErr w:type="spellStart"/>
      <w:r>
        <w:t>inhaltich</w:t>
      </w:r>
      <w:proofErr w:type="spellEnd"/>
      <w:r>
        <w:t xml:space="preserve"> absolut „</w:t>
      </w:r>
      <w:proofErr w:type="spellStart"/>
      <w:r>
        <w:t>SCHEIßE</w:t>
      </w:r>
      <w:proofErr w:type="spellEnd"/>
      <w:r>
        <w:t>“, da unvollständig, hier sollte auf die MS Project verwiesen werden, Bearbeitung durch NICO!!</w:t>
      </w:r>
    </w:p>
    <w:p w14:paraId="6ED8CF93" w14:textId="0EA03789" w:rsidR="00EC64AE" w:rsidRDefault="00EC64AE">
      <w:pPr>
        <w:pStyle w:val="Kommentartext"/>
      </w:pPr>
      <w:r>
        <w:t>Auch sollte hier eine minimalistische Beschreibung der Meilensteine, warum so und nicht anders, als Prosa-Text hinzukommen!</w:t>
      </w:r>
    </w:p>
  </w:comment>
  <w:comment w:id="464" w:author="ħʝᵰҩƾҩ ħɣῡƺҩ" w:date="2016-01-04T12:23:00Z" w:initials="ħħ">
    <w:p w14:paraId="15FF4197" w14:textId="6E0A4D53" w:rsidR="0008002B" w:rsidRDefault="0008002B">
      <w:pPr>
        <w:pStyle w:val="Kommentartext"/>
      </w:pPr>
      <w:r>
        <w:rPr>
          <w:rStyle w:val="Kommentarzeichen"/>
        </w:rPr>
        <w:annotationRef/>
      </w:r>
      <w:r>
        <w:t>FEHLT!</w:t>
      </w:r>
    </w:p>
  </w:comment>
  <w:comment w:id="463" w:author="Philipp Staats" w:date="2015-11-28T16:35:00Z" w:initials="PS">
    <w:p w14:paraId="3308818A" w14:textId="68084A6F" w:rsidR="003A603A" w:rsidRDefault="003A603A">
      <w:pPr>
        <w:pStyle w:val="Kommentartext"/>
      </w:pPr>
      <w:r>
        <w:rPr>
          <w:rStyle w:val="Kommentarzeichen"/>
        </w:rPr>
        <w:annotationRef/>
      </w:r>
      <w:r>
        <w:t>Hier bitte abwarten, es gibt die Story RA-32.</w:t>
      </w:r>
      <w:r>
        <w:br/>
        <w:t>In wie weit dies davon zu trennen ist, muss noch geprüft werden. Eventuell zu den „</w:t>
      </w:r>
      <w:proofErr w:type="spellStart"/>
      <w:r>
        <w:t>menschlischen</w:t>
      </w:r>
      <w:proofErr w:type="spellEnd"/>
      <w:r>
        <w:t>“ Übersetzern dann noch die technische Lösung einbringen, die zumindest Grundübersetzungen liefert.</w:t>
      </w:r>
    </w:p>
  </w:comment>
  <w:comment w:id="465" w:author="ħʝᵰҩƾҩ ħɣῡƺҩ" w:date="2016-01-04T12:23:00Z" w:initials="ħħ">
    <w:p w14:paraId="1C454996" w14:textId="2FB9F64C" w:rsidR="0008002B" w:rsidRDefault="0008002B">
      <w:pPr>
        <w:pStyle w:val="Kommentartext"/>
      </w:pPr>
      <w:r>
        <w:rPr>
          <w:rStyle w:val="Kommentarzeichen"/>
        </w:rPr>
        <w:annotationRef/>
      </w:r>
      <w:r>
        <w:t>FEHLT</w:t>
      </w:r>
    </w:p>
    <w:p w14:paraId="0464F28E" w14:textId="77777777" w:rsidR="0008002B" w:rsidRDefault="0008002B">
      <w:pPr>
        <w:pStyle w:val="Kommentartext"/>
      </w:pPr>
    </w:p>
  </w:comment>
  <w:comment w:id="466" w:author="ħʝᵰҩƾҩ ħɣῡƺҩ" w:date="2016-01-04T12:24:00Z" w:initials="ħħ">
    <w:p w14:paraId="0C2A8ABE" w14:textId="0283438E" w:rsidR="0008002B" w:rsidRDefault="0008002B">
      <w:pPr>
        <w:pStyle w:val="Kommentartext"/>
      </w:pPr>
      <w:r>
        <w:rPr>
          <w:rStyle w:val="Kommentarzeichen"/>
        </w:rPr>
        <w:annotationRef/>
      </w:r>
      <w:r>
        <w:t>FEHLT</w:t>
      </w:r>
    </w:p>
  </w:comment>
  <w:comment w:id="487" w:author="Philipp Staats" w:date="2015-11-28T16:40:00Z" w:initials="PS">
    <w:p w14:paraId="62CCB37D" w14:textId="18E46BD8" w:rsidR="003A603A" w:rsidRDefault="003A603A">
      <w:pPr>
        <w:pStyle w:val="Kommentartext"/>
      </w:pPr>
      <w:r>
        <w:rPr>
          <w:rStyle w:val="Kommentarzeichen"/>
        </w:rPr>
        <w:annotationRef/>
      </w:r>
      <w:r>
        <w:t xml:space="preserve">Hier bitte in Prosa noch verdeutlichen, dass wir mit einem Phasenmodell angefangen hatten, und dann zur </w:t>
      </w:r>
      <w:proofErr w:type="spellStart"/>
      <w:r>
        <w:t>Scrum</w:t>
      </w:r>
      <w:proofErr w:type="spellEnd"/>
      <w:r>
        <w:t xml:space="preserve"> – Methode gewechselt sind.</w:t>
      </w:r>
    </w:p>
  </w:comment>
  <w:comment w:id="496" w:author="Philipp Staats" w:date="2015-11-28T17:07:00Z" w:initials="PS">
    <w:p w14:paraId="52E023C9" w14:textId="4E0874AE" w:rsidR="003A603A" w:rsidRDefault="003A603A">
      <w:pPr>
        <w:pStyle w:val="Kommentartext"/>
      </w:pPr>
      <w:r>
        <w:rPr>
          <w:rStyle w:val="Kommentarzeichen"/>
        </w:rPr>
        <w:annotationRef/>
      </w:r>
      <w:r w:rsidRPr="004C7744">
        <w:t xml:space="preserve">Hier sollte zu beachten sein, dass wir nur die Hälfte der 2.Phase gemacht haben und dann zur </w:t>
      </w:r>
      <w:proofErr w:type="spellStart"/>
      <w:r w:rsidRPr="004C7744">
        <w:t>Scrum</w:t>
      </w:r>
      <w:proofErr w:type="spellEnd"/>
      <w:r w:rsidRPr="004C7744">
        <w:t xml:space="preserve"> – Methode gesprungen sind, eine Phase 3+++ gab es nicht, und Phase 2 sozusagen ist nie abgeschlossen</w:t>
      </w:r>
    </w:p>
  </w:comment>
  <w:comment w:id="499" w:author="Nico Remus" w:date="2015-11-28T17:15:00Z" w:initials="NR">
    <w:p w14:paraId="22518347" w14:textId="2307A5F1" w:rsidR="003A603A" w:rsidRDefault="003A603A">
      <w:pPr>
        <w:pStyle w:val="Kommentartext"/>
      </w:pPr>
      <w:r>
        <w:rPr>
          <w:rStyle w:val="Kommentarzeichen"/>
        </w:rPr>
        <w:annotationRef/>
      </w:r>
      <w:r>
        <w:t>Muss noch an neuen stand angepasst werden</w:t>
      </w:r>
    </w:p>
  </w:comment>
  <w:comment w:id="488" w:author="ħʝᵰҩƾҩ ħɣῡƺҩ" w:date="2016-01-04T12:26:00Z" w:initials="ħħ">
    <w:p w14:paraId="50F865B1" w14:textId="05A2E9F4" w:rsidR="000326F2" w:rsidRDefault="000326F2">
      <w:pPr>
        <w:pStyle w:val="Kommentartext"/>
      </w:pPr>
      <w:r>
        <w:rPr>
          <w:rStyle w:val="Kommentarzeichen"/>
        </w:rPr>
        <w:annotationRef/>
      </w:r>
      <w:r>
        <w:t>PROSA FEHLT, das ganze muss ausgeschrieben werden! Keine nur Listenaufführung, ohne wirklichen Inhalt!</w:t>
      </w:r>
    </w:p>
  </w:comment>
  <w:comment w:id="529" w:author="Philipp Staats" w:date="2015-11-28T16:49:00Z" w:initials="PS">
    <w:p w14:paraId="58A9E39F" w14:textId="77777777" w:rsidR="003A603A" w:rsidRDefault="003A603A" w:rsidP="00877D50">
      <w:pPr>
        <w:pStyle w:val="Kommentartext"/>
      </w:pPr>
      <w:r>
        <w:rPr>
          <w:rStyle w:val="Kommentarzeichen"/>
        </w:rPr>
        <w:annotationRef/>
      </w:r>
      <w:r>
        <w:t xml:space="preserve">Hier bitte mit rein, dass Nico Remus für die technische </w:t>
      </w:r>
      <w:proofErr w:type="spellStart"/>
      <w:r>
        <w:t>Umesetzung</w:t>
      </w:r>
      <w:proofErr w:type="spellEnd"/>
      <w:r>
        <w:t xml:space="preserve"> und </w:t>
      </w:r>
      <w:proofErr w:type="spellStart"/>
      <w:r>
        <w:t>wartung</w:t>
      </w:r>
      <w:proofErr w:type="spellEnd"/>
      <w:r>
        <w:t xml:space="preserve"> des Boards verantwortlich ist. Sehr kurze Beschreibung, wie es dazu kam (Anforderungen durch Projektmitglieder) und was davon umgesetzt ist.</w:t>
      </w:r>
    </w:p>
  </w:comment>
  <w:comment w:id="533" w:author="Nico Remus" w:date="2015-11-28T13:37:00Z" w:initials="NR">
    <w:p w14:paraId="6ECB4B1A" w14:textId="4F238B75" w:rsidR="003A603A" w:rsidRDefault="003A603A">
      <w:pPr>
        <w:pStyle w:val="Kommentartext"/>
      </w:pPr>
      <w:r>
        <w:rPr>
          <w:rStyle w:val="Kommentarzeichen"/>
        </w:rPr>
        <w:annotationRef/>
      </w:r>
      <w:r>
        <w:t>Hier würde ich mich gerne Mit Sheldon für ca. 30 min hin setzen</w:t>
      </w:r>
    </w:p>
  </w:comment>
  <w:comment w:id="540" w:author="ħʝᵰҩƾҩ ħɣῡƺҩ" w:date="2016-01-04T11:16:00Z" w:initials="ħħ">
    <w:p w14:paraId="32A22E7D" w14:textId="33E9A1BE" w:rsidR="003A603A" w:rsidRDefault="003A603A">
      <w:pPr>
        <w:pStyle w:val="Kommentartext"/>
      </w:pPr>
      <w:r>
        <w:rPr>
          <w:rStyle w:val="Kommentarzeichen"/>
        </w:rPr>
        <w:annotationRef/>
      </w:r>
      <w:r>
        <w:t>TEXT TODO</w:t>
      </w:r>
    </w:p>
  </w:comment>
  <w:comment w:id="658" w:author="ħʝᵰҩƾҩ ħɣῡƺҩ" w:date="2016-01-04T11:31:00Z" w:initials="ħħ">
    <w:p w14:paraId="2ECCA0D6" w14:textId="77777777" w:rsidR="003A603A" w:rsidRDefault="003A603A">
      <w:pPr>
        <w:pStyle w:val="Kommentartext"/>
      </w:pPr>
      <w:r>
        <w:rPr>
          <w:rStyle w:val="Kommentarzeichen"/>
        </w:rPr>
        <w:annotationRef/>
      </w:r>
      <w:r>
        <w:t>Inhaltlich glatt ziehen</w:t>
      </w:r>
    </w:p>
    <w:p w14:paraId="7B89B3A9" w14:textId="5EC06BED" w:rsidR="003A603A" w:rsidRDefault="003A603A">
      <w:pPr>
        <w:pStyle w:val="Kommentartext"/>
      </w:pPr>
    </w:p>
  </w:comment>
  <w:comment w:id="669" w:author="ħʝᵰҩƾҩ ħɣῡƺҩ" w:date="2016-01-04T11:33:00Z" w:initials="ħħ">
    <w:p w14:paraId="35E46A95" w14:textId="20D91F34" w:rsidR="003A603A" w:rsidRDefault="003A603A">
      <w:pPr>
        <w:pStyle w:val="Kommentartext"/>
      </w:pPr>
      <w:r>
        <w:rPr>
          <w:rStyle w:val="Kommentarzeichen"/>
        </w:rPr>
        <w:annotationRef/>
      </w:r>
      <w:r>
        <w:t>Jemand sollte auf einfache Art beschreiben noch, was er macht, wenn er auf der Website ist, was diese beinhaltet, was passiert wenn man auf den Button klickt usw.</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9CD80D9" w15:done="0"/>
  <w15:commentEx w15:paraId="47FF2D64" w15:done="0"/>
  <w15:commentEx w15:paraId="67086622" w15:done="0"/>
  <w15:commentEx w15:paraId="28D78C8A" w15:done="0"/>
  <w15:commentEx w15:paraId="6ED8CF93" w15:done="0"/>
  <w15:commentEx w15:paraId="15FF4197" w15:done="0"/>
  <w15:commentEx w15:paraId="3308818A" w15:done="0"/>
  <w15:commentEx w15:paraId="0464F28E" w15:done="0"/>
  <w15:commentEx w15:paraId="0C2A8ABE" w15:done="0"/>
  <w15:commentEx w15:paraId="62CCB37D" w15:done="0"/>
  <w15:commentEx w15:paraId="52E023C9" w15:done="0"/>
  <w15:commentEx w15:paraId="22518347" w15:done="0"/>
  <w15:commentEx w15:paraId="50F865B1" w15:done="0"/>
  <w15:commentEx w15:paraId="58A9E39F" w15:done="0"/>
  <w15:commentEx w15:paraId="6ECB4B1A" w15:done="0"/>
  <w15:commentEx w15:paraId="32A22E7D" w15:done="0"/>
  <w15:commentEx w15:paraId="7B89B3A9" w15:done="0"/>
  <w15:commentEx w15:paraId="35E46A9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EF9C5E" w14:textId="77777777" w:rsidR="004560E2" w:rsidRDefault="004560E2" w:rsidP="007D2024">
      <w:pPr>
        <w:spacing w:after="0" w:line="240" w:lineRule="auto"/>
      </w:pPr>
      <w:r>
        <w:separator/>
      </w:r>
    </w:p>
  </w:endnote>
  <w:endnote w:type="continuationSeparator" w:id="0">
    <w:p w14:paraId="23EAC63E" w14:textId="77777777" w:rsidR="004560E2" w:rsidRDefault="004560E2" w:rsidP="007D20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9863958"/>
      <w:docPartObj>
        <w:docPartGallery w:val="Page Numbers (Bottom of Page)"/>
        <w:docPartUnique/>
      </w:docPartObj>
    </w:sdtPr>
    <w:sdtContent>
      <w:p w14:paraId="5B904781" w14:textId="2158FDCB" w:rsidR="003A603A" w:rsidRDefault="003A603A">
        <w:pPr>
          <w:pStyle w:val="Fuzeile"/>
          <w:jc w:val="right"/>
        </w:pPr>
        <w:r>
          <w:fldChar w:fldCharType="begin"/>
        </w:r>
        <w:r>
          <w:instrText>PAGE   \* MERGEFORMAT</w:instrText>
        </w:r>
        <w:r>
          <w:fldChar w:fldCharType="separate"/>
        </w:r>
        <w:r w:rsidR="000326F2">
          <w:rPr>
            <w:noProof/>
          </w:rPr>
          <w:t>11</w:t>
        </w:r>
        <w:r>
          <w:fldChar w:fldCharType="end"/>
        </w:r>
      </w:p>
    </w:sdtContent>
  </w:sdt>
  <w:p w14:paraId="2D98304D" w14:textId="77777777" w:rsidR="003A603A" w:rsidRDefault="003A603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39FDA0" w14:textId="77777777" w:rsidR="004560E2" w:rsidRDefault="004560E2" w:rsidP="007D2024">
      <w:pPr>
        <w:spacing w:after="0" w:line="240" w:lineRule="auto"/>
      </w:pPr>
      <w:r>
        <w:separator/>
      </w:r>
    </w:p>
  </w:footnote>
  <w:footnote w:type="continuationSeparator" w:id="0">
    <w:p w14:paraId="576B67ED" w14:textId="77777777" w:rsidR="004560E2" w:rsidRDefault="004560E2" w:rsidP="007D2024">
      <w:pPr>
        <w:spacing w:after="0" w:line="240" w:lineRule="auto"/>
      </w:pPr>
      <w:r>
        <w:continuationSeparator/>
      </w:r>
    </w:p>
  </w:footnote>
  <w:footnote w:id="1">
    <w:p w14:paraId="0FF7A6BF" w14:textId="77777777" w:rsidR="003A603A" w:rsidRPr="00EE3B24" w:rsidRDefault="003A603A">
      <w:pPr>
        <w:pStyle w:val="Funotentext"/>
      </w:pPr>
      <w:r>
        <w:rPr>
          <w:rStyle w:val="Funotenzeichen"/>
        </w:rPr>
        <w:footnoteRef/>
      </w:r>
      <w:r w:rsidRPr="00EE3B24">
        <w:t xml:space="preserve"> Konzept1.0 </w:t>
      </w:r>
      <w:proofErr w:type="spellStart"/>
      <w:r w:rsidRPr="00EE3B24">
        <w:t>SoftwareEngineering</w:t>
      </w:r>
      <w:proofErr w:type="spellEnd"/>
    </w:p>
  </w:footnote>
  <w:footnote w:id="2">
    <w:p w14:paraId="3D58DC42" w14:textId="46CD1250" w:rsidR="003A603A" w:rsidRDefault="003A603A">
      <w:pPr>
        <w:pStyle w:val="Funotentext"/>
      </w:pPr>
      <w:r>
        <w:rPr>
          <w:rStyle w:val="Funotenzeichen"/>
        </w:rPr>
        <w:footnoteRef/>
      </w:r>
      <w:r>
        <w:t xml:space="preserve"> Herr Karhof war bis zum Sprint 4 Teil des Teams. Jedoch stieg er aus dem Projekt aus, da er das Unternehmen verließ.</w:t>
      </w:r>
    </w:p>
  </w:footnote>
  <w:footnote w:id="3">
    <w:p w14:paraId="5F234982" w14:textId="613D1CD5" w:rsidR="003A603A" w:rsidRDefault="003A603A">
      <w:pPr>
        <w:pStyle w:val="Funotentext"/>
      </w:pPr>
      <w:r>
        <w:rPr>
          <w:rStyle w:val="Funotenzeichen"/>
        </w:rPr>
        <w:footnoteRef/>
      </w:r>
      <w:hyperlink r:id="rId1" w:history="1">
        <w:proofErr w:type="spellStart"/>
        <w:r w:rsidRPr="008C0AA8">
          <w:rPr>
            <w:rStyle w:val="Hyperlink"/>
          </w:rPr>
          <w:t>Aufbauorgnisation</w:t>
        </w:r>
        <w:proofErr w:type="spellEnd"/>
        <w:r w:rsidRPr="008C0AA8">
          <w:rPr>
            <w:rStyle w:val="Hyperlink"/>
          </w:rPr>
          <w:t xml:space="preserve"> g+</w:t>
        </w:r>
      </w:hyperlink>
    </w:p>
  </w:footnote>
  <w:footnote w:id="4">
    <w:p w14:paraId="52574E2C" w14:textId="052ABC28" w:rsidR="003A603A" w:rsidRDefault="003A603A">
      <w:pPr>
        <w:pStyle w:val="Funotentext"/>
      </w:pPr>
      <w:r>
        <w:rPr>
          <w:rStyle w:val="Funotenzeichen"/>
        </w:rPr>
        <w:footnoteRef/>
      </w:r>
      <w:r>
        <w:t>RA-17</w:t>
      </w:r>
    </w:p>
  </w:footnote>
  <w:footnote w:id="5">
    <w:p w14:paraId="4C4FB7D1" w14:textId="78DAF3BB" w:rsidR="003A603A" w:rsidRDefault="003A603A">
      <w:pPr>
        <w:pStyle w:val="Funotentext"/>
      </w:pPr>
      <w:r>
        <w:rPr>
          <w:rStyle w:val="Funotenzeichen"/>
        </w:rPr>
        <w:footnoteRef/>
      </w:r>
      <w:r>
        <w:t xml:space="preserve"> </w:t>
      </w:r>
      <w:proofErr w:type="spellStart"/>
      <w:r>
        <w:t>Meetingprotokoll</w:t>
      </w:r>
      <w:proofErr w:type="spellEnd"/>
      <w:r>
        <w:t xml:space="preserve"> vom 20.10.2015</w:t>
      </w:r>
    </w:p>
  </w:footnote>
  <w:footnote w:id="6">
    <w:p w14:paraId="6FAEB653" w14:textId="3089E23E" w:rsidR="003A603A" w:rsidRDefault="003A603A">
      <w:pPr>
        <w:pStyle w:val="Funotentext"/>
      </w:pPr>
      <w:r>
        <w:rPr>
          <w:rStyle w:val="Funotenzeichen"/>
        </w:rPr>
        <w:footnoteRef/>
      </w:r>
      <w:r>
        <w:t xml:space="preserve"> </w:t>
      </w:r>
      <w:hyperlink r:id="rId2" w:history="1">
        <w:proofErr w:type="spellStart"/>
        <w:r w:rsidRPr="00877D50">
          <w:rPr>
            <w:rStyle w:val="Hyperlink"/>
          </w:rPr>
          <w:t>Scrumboard</w:t>
        </w:r>
        <w:proofErr w:type="spellEnd"/>
      </w:hyperlink>
    </w:p>
  </w:footnote>
  <w:footnote w:id="7">
    <w:p w14:paraId="3268168E" w14:textId="77777777" w:rsidR="003A603A" w:rsidRDefault="003A603A" w:rsidP="007D2024">
      <w:pPr>
        <w:pStyle w:val="Funotentext"/>
      </w:pPr>
      <w:r>
        <w:rPr>
          <w:rStyle w:val="Funotenzeichen"/>
        </w:rPr>
        <w:footnoteRef/>
      </w:r>
      <w:r>
        <w:t xml:space="preserve"> Extreme </w:t>
      </w:r>
      <w:proofErr w:type="spellStart"/>
      <w:r>
        <w:t>Programming</w:t>
      </w:r>
      <w:proofErr w:type="spellEnd"/>
      <w:r>
        <w:t xml:space="preserve"> Präsentation von Sheldon Jesudasan &amp; Nico Remus 28.10.2015</w:t>
      </w:r>
    </w:p>
  </w:footnote>
  <w:footnote w:id="8">
    <w:p w14:paraId="3DAC8731" w14:textId="390BCD94" w:rsidR="003A603A" w:rsidRDefault="003A603A">
      <w:pPr>
        <w:pStyle w:val="Funotentext"/>
      </w:pPr>
      <w:r>
        <w:rPr>
          <w:rStyle w:val="Funotenzeichen"/>
        </w:rPr>
        <w:footnoteRef/>
      </w:r>
      <w:r>
        <w:t xml:space="preserve"> </w:t>
      </w:r>
      <w:sdt>
        <w:sdtPr>
          <w:id w:val="1231731578"/>
          <w:citation/>
        </w:sdtPr>
        <w:sdtContent>
          <w:r>
            <w:fldChar w:fldCharType="begin"/>
          </w:r>
          <w:r>
            <w:instrText xml:space="preserve"> CITATION Jea15 \l 1031 </w:instrText>
          </w:r>
          <w:r>
            <w:fldChar w:fldCharType="separate"/>
          </w:r>
          <w:r>
            <w:rPr>
              <w:noProof/>
            </w:rPr>
            <w:t>(Jean-Pierre Klodzinski, 2015)</w:t>
          </w:r>
          <w: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450D3"/>
    <w:multiLevelType w:val="multilevel"/>
    <w:tmpl w:val="F2622A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3DB0D0E"/>
    <w:multiLevelType w:val="hybridMultilevel"/>
    <w:tmpl w:val="7808586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413035C"/>
    <w:multiLevelType w:val="multilevel"/>
    <w:tmpl w:val="33F823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041662E6"/>
    <w:multiLevelType w:val="multilevel"/>
    <w:tmpl w:val="8A64CA56"/>
    <w:lvl w:ilvl="0">
      <w:start w:val="1"/>
      <w:numFmt w:val="lowerLetter"/>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4" w15:restartNumberingAfterBreak="0">
    <w:nsid w:val="06360628"/>
    <w:multiLevelType w:val="multilevel"/>
    <w:tmpl w:val="B63C9D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69F3948"/>
    <w:multiLevelType w:val="multilevel"/>
    <w:tmpl w:val="8DCEA250"/>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834A9E"/>
    <w:multiLevelType w:val="multilevel"/>
    <w:tmpl w:val="901624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CD96BCA"/>
    <w:multiLevelType w:val="multilevel"/>
    <w:tmpl w:val="F224E5F8"/>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285E62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8D016A"/>
    <w:multiLevelType w:val="multilevel"/>
    <w:tmpl w:val="B6F2F56A"/>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5A21E8"/>
    <w:multiLevelType w:val="multilevel"/>
    <w:tmpl w:val="DA5ECA1E"/>
    <w:lvl w:ilvl="0">
      <w:start w:val="1"/>
      <w:numFmt w:val="bullet"/>
      <w:lvlText w:val="●"/>
      <w:lvlJc w:val="left"/>
      <w:pPr>
        <w:ind w:left="720" w:firstLine="360"/>
      </w:pPr>
      <w:rPr>
        <w:rFonts w:ascii="Verdana" w:eastAsia="Verdana" w:hAnsi="Verdana" w:cs="Verdana"/>
        <w:sz w:val="12"/>
        <w:szCs w:val="12"/>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32495EAB"/>
    <w:multiLevelType w:val="multilevel"/>
    <w:tmpl w:val="34620AF8"/>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12" w15:restartNumberingAfterBreak="0">
    <w:nsid w:val="327F724D"/>
    <w:multiLevelType w:val="multilevel"/>
    <w:tmpl w:val="83F828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3A005D32"/>
    <w:multiLevelType w:val="multilevel"/>
    <w:tmpl w:val="20604E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3A52102F"/>
    <w:multiLevelType w:val="multilevel"/>
    <w:tmpl w:val="2B1899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4C0A5898"/>
    <w:multiLevelType w:val="multilevel"/>
    <w:tmpl w:val="ED7A24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4D6F738B"/>
    <w:multiLevelType w:val="hybridMultilevel"/>
    <w:tmpl w:val="CD2CB788"/>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56AC4636"/>
    <w:multiLevelType w:val="multilevel"/>
    <w:tmpl w:val="DF1275D4"/>
    <w:lvl w:ilvl="0">
      <w:start w:val="1"/>
      <w:numFmt w:val="lowerLetter"/>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8" w15:restartNumberingAfterBreak="0">
    <w:nsid w:val="5D123A52"/>
    <w:multiLevelType w:val="multilevel"/>
    <w:tmpl w:val="DF1275D4"/>
    <w:lvl w:ilvl="0">
      <w:start w:val="1"/>
      <w:numFmt w:val="lowerLetter"/>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9" w15:restartNumberingAfterBreak="0">
    <w:nsid w:val="6CF553D8"/>
    <w:multiLevelType w:val="multilevel"/>
    <w:tmpl w:val="7F36D4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0164E20"/>
    <w:multiLevelType w:val="multilevel"/>
    <w:tmpl w:val="4F82AD3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1712"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15:restartNumberingAfterBreak="0">
    <w:nsid w:val="70263F8F"/>
    <w:multiLevelType w:val="multilevel"/>
    <w:tmpl w:val="308010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76364D70"/>
    <w:multiLevelType w:val="hybridMultilevel"/>
    <w:tmpl w:val="0270D87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76C524FB"/>
    <w:multiLevelType w:val="multilevel"/>
    <w:tmpl w:val="E8CEA4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7E303E6C"/>
    <w:multiLevelType w:val="hybridMultilevel"/>
    <w:tmpl w:val="6E1A384C"/>
    <w:lvl w:ilvl="0" w:tplc="8368B208">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9"/>
  </w:num>
  <w:num w:numId="2">
    <w:abstractNumId w:val="8"/>
  </w:num>
  <w:num w:numId="3">
    <w:abstractNumId w:val="19"/>
  </w:num>
  <w:num w:numId="4">
    <w:abstractNumId w:val="5"/>
  </w:num>
  <w:num w:numId="5">
    <w:abstractNumId w:val="20"/>
  </w:num>
  <w:num w:numId="6">
    <w:abstractNumId w:val="20"/>
  </w:num>
  <w:num w:numId="7">
    <w:abstractNumId w:val="12"/>
  </w:num>
  <w:num w:numId="8">
    <w:abstractNumId w:val="21"/>
  </w:num>
  <w:num w:numId="9">
    <w:abstractNumId w:val="0"/>
  </w:num>
  <w:num w:numId="10">
    <w:abstractNumId w:val="7"/>
  </w:num>
  <w:num w:numId="11">
    <w:abstractNumId w:val="6"/>
  </w:num>
  <w:num w:numId="12">
    <w:abstractNumId w:val="15"/>
  </w:num>
  <w:num w:numId="13">
    <w:abstractNumId w:val="10"/>
  </w:num>
  <w:num w:numId="14">
    <w:abstractNumId w:val="13"/>
  </w:num>
  <w:num w:numId="15">
    <w:abstractNumId w:val="2"/>
  </w:num>
  <w:num w:numId="16">
    <w:abstractNumId w:val="4"/>
  </w:num>
  <w:num w:numId="17">
    <w:abstractNumId w:val="23"/>
  </w:num>
  <w:num w:numId="18">
    <w:abstractNumId w:val="14"/>
  </w:num>
  <w:num w:numId="19">
    <w:abstractNumId w:val="1"/>
  </w:num>
  <w:num w:numId="20">
    <w:abstractNumId w:val="3"/>
  </w:num>
  <w:num w:numId="21">
    <w:abstractNumId w:val="24"/>
  </w:num>
  <w:num w:numId="22">
    <w:abstractNumId w:val="17"/>
  </w:num>
  <w:num w:numId="23">
    <w:abstractNumId w:val="18"/>
  </w:num>
  <w:num w:numId="24">
    <w:abstractNumId w:val="22"/>
  </w:num>
  <w:num w:numId="25">
    <w:abstractNumId w:val="11"/>
  </w:num>
  <w:num w:numId="26">
    <w:abstractNumId w:val="16"/>
  </w:num>
  <w:num w:numId="27">
    <w:abstractNumId w:val="2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ħʝᵰҩƾҩ ħɣῡƺҩ">
    <w15:presenceInfo w15:providerId="Windows Live" w15:userId="9e50eff8f26877ee"/>
  </w15:person>
  <w15:person w15:author="Philipp Staats">
    <w15:presenceInfo w15:providerId="None" w15:userId="Philipp Staats"/>
  </w15:person>
  <w15:person w15:author="Nico Remus">
    <w15:presenceInfo w15:providerId="None" w15:userId="Nico Rem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ocumentProtection w:edit="trackedChanges" w:enforcement="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D84"/>
    <w:rsid w:val="00025B3D"/>
    <w:rsid w:val="000326F2"/>
    <w:rsid w:val="00044AF5"/>
    <w:rsid w:val="0005585B"/>
    <w:rsid w:val="00074E07"/>
    <w:rsid w:val="0008002B"/>
    <w:rsid w:val="000A3AC8"/>
    <w:rsid w:val="000A68D2"/>
    <w:rsid w:val="000F0F7C"/>
    <w:rsid w:val="0010158C"/>
    <w:rsid w:val="00123D99"/>
    <w:rsid w:val="0016233D"/>
    <w:rsid w:val="00182135"/>
    <w:rsid w:val="001A5D11"/>
    <w:rsid w:val="002055D4"/>
    <w:rsid w:val="002069BD"/>
    <w:rsid w:val="00234E36"/>
    <w:rsid w:val="00273FF2"/>
    <w:rsid w:val="00276E0A"/>
    <w:rsid w:val="00285DFC"/>
    <w:rsid w:val="00291BB5"/>
    <w:rsid w:val="002B5F0C"/>
    <w:rsid w:val="002C7DF9"/>
    <w:rsid w:val="002D0BC8"/>
    <w:rsid w:val="00302810"/>
    <w:rsid w:val="00322626"/>
    <w:rsid w:val="00333884"/>
    <w:rsid w:val="00362C8A"/>
    <w:rsid w:val="003A603A"/>
    <w:rsid w:val="004057DA"/>
    <w:rsid w:val="00420AFD"/>
    <w:rsid w:val="00424312"/>
    <w:rsid w:val="00454420"/>
    <w:rsid w:val="00455330"/>
    <w:rsid w:val="004560E2"/>
    <w:rsid w:val="004736A8"/>
    <w:rsid w:val="004C7744"/>
    <w:rsid w:val="004E1ECD"/>
    <w:rsid w:val="004E5C27"/>
    <w:rsid w:val="004F4ED9"/>
    <w:rsid w:val="00517312"/>
    <w:rsid w:val="0052201C"/>
    <w:rsid w:val="005277D2"/>
    <w:rsid w:val="00535940"/>
    <w:rsid w:val="00557BCD"/>
    <w:rsid w:val="0058701F"/>
    <w:rsid w:val="00590C07"/>
    <w:rsid w:val="00591122"/>
    <w:rsid w:val="00597D84"/>
    <w:rsid w:val="005A3E08"/>
    <w:rsid w:val="005E0428"/>
    <w:rsid w:val="005E3665"/>
    <w:rsid w:val="006037FF"/>
    <w:rsid w:val="0060533A"/>
    <w:rsid w:val="00622D2D"/>
    <w:rsid w:val="00635A4D"/>
    <w:rsid w:val="0065323A"/>
    <w:rsid w:val="00653EA8"/>
    <w:rsid w:val="00676BEA"/>
    <w:rsid w:val="006A6C2C"/>
    <w:rsid w:val="006D01A7"/>
    <w:rsid w:val="006E1AB3"/>
    <w:rsid w:val="00716AEF"/>
    <w:rsid w:val="00735FEE"/>
    <w:rsid w:val="0075252C"/>
    <w:rsid w:val="007657B7"/>
    <w:rsid w:val="00785680"/>
    <w:rsid w:val="00786DB6"/>
    <w:rsid w:val="007D2024"/>
    <w:rsid w:val="007D3FBA"/>
    <w:rsid w:val="007D6A8A"/>
    <w:rsid w:val="007E326B"/>
    <w:rsid w:val="00814524"/>
    <w:rsid w:val="00821303"/>
    <w:rsid w:val="0082205F"/>
    <w:rsid w:val="00831879"/>
    <w:rsid w:val="008534AF"/>
    <w:rsid w:val="00864AA6"/>
    <w:rsid w:val="008715B8"/>
    <w:rsid w:val="00877D50"/>
    <w:rsid w:val="00896F05"/>
    <w:rsid w:val="008B02B4"/>
    <w:rsid w:val="008C0AA8"/>
    <w:rsid w:val="008C697F"/>
    <w:rsid w:val="008D4116"/>
    <w:rsid w:val="009016DF"/>
    <w:rsid w:val="00920A95"/>
    <w:rsid w:val="0092119F"/>
    <w:rsid w:val="00926362"/>
    <w:rsid w:val="00972D70"/>
    <w:rsid w:val="009772B5"/>
    <w:rsid w:val="009867CE"/>
    <w:rsid w:val="009D0B40"/>
    <w:rsid w:val="009E3744"/>
    <w:rsid w:val="00A018DC"/>
    <w:rsid w:val="00A057F6"/>
    <w:rsid w:val="00A37F9A"/>
    <w:rsid w:val="00A63704"/>
    <w:rsid w:val="00A71A4B"/>
    <w:rsid w:val="00A73773"/>
    <w:rsid w:val="00A93F31"/>
    <w:rsid w:val="00A95B83"/>
    <w:rsid w:val="00AA702C"/>
    <w:rsid w:val="00AB3B91"/>
    <w:rsid w:val="00AC526A"/>
    <w:rsid w:val="00AE40AE"/>
    <w:rsid w:val="00B12FBF"/>
    <w:rsid w:val="00B171BB"/>
    <w:rsid w:val="00B56169"/>
    <w:rsid w:val="00B71FE2"/>
    <w:rsid w:val="00B72CC8"/>
    <w:rsid w:val="00B91245"/>
    <w:rsid w:val="00BB4BB9"/>
    <w:rsid w:val="00BF020D"/>
    <w:rsid w:val="00BF4B51"/>
    <w:rsid w:val="00C029DF"/>
    <w:rsid w:val="00C41F4D"/>
    <w:rsid w:val="00C85822"/>
    <w:rsid w:val="00C85E4B"/>
    <w:rsid w:val="00CA25BF"/>
    <w:rsid w:val="00CA3C14"/>
    <w:rsid w:val="00CD2D96"/>
    <w:rsid w:val="00CD3A31"/>
    <w:rsid w:val="00CF1F33"/>
    <w:rsid w:val="00D35459"/>
    <w:rsid w:val="00D74DA2"/>
    <w:rsid w:val="00D8729D"/>
    <w:rsid w:val="00D94A5E"/>
    <w:rsid w:val="00DD3842"/>
    <w:rsid w:val="00DD4BAD"/>
    <w:rsid w:val="00DF517A"/>
    <w:rsid w:val="00E1308E"/>
    <w:rsid w:val="00E256F5"/>
    <w:rsid w:val="00E34EF5"/>
    <w:rsid w:val="00E44DF5"/>
    <w:rsid w:val="00E646C9"/>
    <w:rsid w:val="00EA4425"/>
    <w:rsid w:val="00EC64AE"/>
    <w:rsid w:val="00ED47C1"/>
    <w:rsid w:val="00EE06EA"/>
    <w:rsid w:val="00EE3B24"/>
    <w:rsid w:val="00F130C1"/>
    <w:rsid w:val="00F35580"/>
    <w:rsid w:val="00F760A1"/>
    <w:rsid w:val="00F90ACB"/>
    <w:rsid w:val="00FA0199"/>
    <w:rsid w:val="00FD22D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4A223"/>
  <w15:chartTrackingRefBased/>
  <w15:docId w15:val="{6B1637EE-F370-43FE-BB17-4FF095E90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597D84"/>
    <w:pPr>
      <w:keepNext/>
      <w:keepLines/>
      <w:numPr>
        <w:numId w:val="5"/>
      </w:numPr>
      <w:spacing w:before="240" w:after="0"/>
      <w:outlineLvl w:val="0"/>
    </w:pPr>
    <w:rPr>
      <w:rFonts w:asciiTheme="majorHAnsi" w:eastAsiaTheme="majorEastAsia" w:hAnsiTheme="majorHAnsi" w:cstheme="majorBidi"/>
      <w:color w:val="2E74B5" w:themeColor="accent1" w:themeShade="BF"/>
      <w:sz w:val="40"/>
      <w:szCs w:val="32"/>
    </w:rPr>
  </w:style>
  <w:style w:type="paragraph" w:styleId="berschrift2">
    <w:name w:val="heading 2"/>
    <w:basedOn w:val="Standard"/>
    <w:next w:val="Standard"/>
    <w:link w:val="berschrift2Zchn"/>
    <w:uiPriority w:val="9"/>
    <w:unhideWhenUsed/>
    <w:qFormat/>
    <w:rsid w:val="00597D84"/>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597D84"/>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58701F"/>
    <w:pPr>
      <w:keepNext/>
      <w:keepLines/>
      <w:spacing w:before="40" w:after="0"/>
      <w:outlineLvl w:val="3"/>
    </w:pPr>
    <w:rPr>
      <w:rFonts w:asciiTheme="majorHAnsi" w:eastAsiaTheme="majorEastAsia" w:hAnsiTheme="majorHAnsi" w:cstheme="majorBidi"/>
      <w:i/>
      <w:iCs/>
      <w:color w:val="2E74B5" w:themeColor="accent1" w:themeShade="BF"/>
      <w:u w:val="single"/>
    </w:rPr>
  </w:style>
  <w:style w:type="paragraph" w:styleId="berschrift5">
    <w:name w:val="heading 5"/>
    <w:basedOn w:val="Standard"/>
    <w:next w:val="Standard"/>
    <w:link w:val="berschrift5Zchn"/>
    <w:uiPriority w:val="9"/>
    <w:semiHidden/>
    <w:unhideWhenUsed/>
    <w:qFormat/>
    <w:rsid w:val="00A95B83"/>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A95B83"/>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A95B83"/>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A95B83"/>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95B83"/>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7D84"/>
    <w:rPr>
      <w:rFonts w:asciiTheme="majorHAnsi" w:eastAsiaTheme="majorEastAsia" w:hAnsiTheme="majorHAnsi" w:cstheme="majorBidi"/>
      <w:color w:val="2E74B5" w:themeColor="accent1" w:themeShade="BF"/>
      <w:sz w:val="40"/>
      <w:szCs w:val="32"/>
    </w:rPr>
  </w:style>
  <w:style w:type="character" w:customStyle="1" w:styleId="berschrift2Zchn">
    <w:name w:val="Überschrift 2 Zchn"/>
    <w:basedOn w:val="Absatz-Standardschriftart"/>
    <w:link w:val="berschrift2"/>
    <w:uiPriority w:val="9"/>
    <w:rsid w:val="00597D84"/>
    <w:rPr>
      <w:rFonts w:asciiTheme="majorHAnsi" w:eastAsiaTheme="majorEastAsia" w:hAnsiTheme="majorHAnsi" w:cstheme="majorBidi"/>
      <w:color w:val="2E74B5" w:themeColor="accent1" w:themeShade="BF"/>
      <w:sz w:val="26"/>
      <w:szCs w:val="26"/>
    </w:rPr>
  </w:style>
  <w:style w:type="paragraph" w:styleId="Inhaltsverzeichnisberschrift">
    <w:name w:val="TOC Heading"/>
    <w:basedOn w:val="berschrift1"/>
    <w:next w:val="Standard"/>
    <w:uiPriority w:val="39"/>
    <w:unhideWhenUsed/>
    <w:qFormat/>
    <w:rsid w:val="00597D84"/>
    <w:pPr>
      <w:outlineLvl w:val="9"/>
    </w:pPr>
    <w:rPr>
      <w:lang w:eastAsia="de-DE"/>
    </w:rPr>
  </w:style>
  <w:style w:type="paragraph" w:styleId="Verzeichnis1">
    <w:name w:val="toc 1"/>
    <w:basedOn w:val="Standard"/>
    <w:next w:val="Standard"/>
    <w:autoRedefine/>
    <w:uiPriority w:val="39"/>
    <w:unhideWhenUsed/>
    <w:rsid w:val="00597D84"/>
    <w:pPr>
      <w:spacing w:after="100"/>
    </w:pPr>
  </w:style>
  <w:style w:type="character" w:styleId="Hyperlink">
    <w:name w:val="Hyperlink"/>
    <w:basedOn w:val="Absatz-Standardschriftart"/>
    <w:uiPriority w:val="99"/>
    <w:unhideWhenUsed/>
    <w:rsid w:val="00597D84"/>
    <w:rPr>
      <w:color w:val="0563C1" w:themeColor="hyperlink"/>
      <w:u w:val="single"/>
    </w:rPr>
  </w:style>
  <w:style w:type="paragraph" w:styleId="Verzeichnis2">
    <w:name w:val="toc 2"/>
    <w:basedOn w:val="Standard"/>
    <w:next w:val="Standard"/>
    <w:autoRedefine/>
    <w:uiPriority w:val="39"/>
    <w:unhideWhenUsed/>
    <w:rsid w:val="00597D84"/>
    <w:pPr>
      <w:spacing w:after="100"/>
      <w:ind w:left="220"/>
    </w:pPr>
  </w:style>
  <w:style w:type="paragraph" w:styleId="Listenabsatz">
    <w:name w:val="List Paragraph"/>
    <w:basedOn w:val="Standard"/>
    <w:uiPriority w:val="34"/>
    <w:qFormat/>
    <w:rsid w:val="00597D84"/>
    <w:pPr>
      <w:ind w:left="720"/>
      <w:contextualSpacing/>
    </w:pPr>
  </w:style>
  <w:style w:type="character" w:customStyle="1" w:styleId="berschrift3Zchn">
    <w:name w:val="Überschrift 3 Zchn"/>
    <w:basedOn w:val="Absatz-Standardschriftart"/>
    <w:link w:val="berschrift3"/>
    <w:uiPriority w:val="9"/>
    <w:rsid w:val="00597D84"/>
    <w:rPr>
      <w:rFonts w:asciiTheme="majorHAnsi" w:eastAsiaTheme="majorEastAsia" w:hAnsiTheme="majorHAnsi" w:cstheme="majorBidi"/>
      <w:color w:val="1F4D78" w:themeColor="accent1" w:themeShade="7F"/>
      <w:sz w:val="24"/>
      <w:szCs w:val="24"/>
    </w:rPr>
  </w:style>
  <w:style w:type="paragraph" w:styleId="Verzeichnis3">
    <w:name w:val="toc 3"/>
    <w:basedOn w:val="Standard"/>
    <w:next w:val="Standard"/>
    <w:autoRedefine/>
    <w:uiPriority w:val="39"/>
    <w:unhideWhenUsed/>
    <w:rsid w:val="00597D84"/>
    <w:pPr>
      <w:spacing w:after="100"/>
      <w:ind w:left="440"/>
    </w:pPr>
  </w:style>
  <w:style w:type="character" w:customStyle="1" w:styleId="berschrift4Zchn">
    <w:name w:val="Überschrift 4 Zchn"/>
    <w:basedOn w:val="Absatz-Standardschriftart"/>
    <w:link w:val="berschrift4"/>
    <w:uiPriority w:val="9"/>
    <w:rsid w:val="0058701F"/>
    <w:rPr>
      <w:rFonts w:asciiTheme="majorHAnsi" w:eastAsiaTheme="majorEastAsia" w:hAnsiTheme="majorHAnsi" w:cstheme="majorBidi"/>
      <w:i/>
      <w:iCs/>
      <w:color w:val="2E74B5" w:themeColor="accent1" w:themeShade="BF"/>
      <w:u w:val="single"/>
    </w:rPr>
  </w:style>
  <w:style w:type="paragraph" w:styleId="Sprechblasentext">
    <w:name w:val="Balloon Text"/>
    <w:basedOn w:val="Standard"/>
    <w:link w:val="SprechblasentextZchn"/>
    <w:uiPriority w:val="99"/>
    <w:semiHidden/>
    <w:unhideWhenUsed/>
    <w:rsid w:val="00597D8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97D84"/>
    <w:rPr>
      <w:rFonts w:ascii="Segoe UI" w:hAnsi="Segoe UI" w:cs="Segoe UI"/>
      <w:sz w:val="18"/>
      <w:szCs w:val="18"/>
    </w:rPr>
  </w:style>
  <w:style w:type="character" w:customStyle="1" w:styleId="berschrift5Zchn">
    <w:name w:val="Überschrift 5 Zchn"/>
    <w:basedOn w:val="Absatz-Standardschriftart"/>
    <w:link w:val="berschrift5"/>
    <w:uiPriority w:val="9"/>
    <w:semiHidden/>
    <w:rsid w:val="00A95B83"/>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A95B83"/>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A95B83"/>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A95B8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95B83"/>
    <w:rPr>
      <w:rFonts w:asciiTheme="majorHAnsi" w:eastAsiaTheme="majorEastAsia" w:hAnsiTheme="majorHAnsi" w:cstheme="majorBidi"/>
      <w:i/>
      <w:iCs/>
      <w:color w:val="272727" w:themeColor="text1" w:themeTint="D8"/>
      <w:sz w:val="21"/>
      <w:szCs w:val="21"/>
    </w:rPr>
  </w:style>
  <w:style w:type="paragraph" w:styleId="berarbeitung">
    <w:name w:val="Revision"/>
    <w:hidden/>
    <w:uiPriority w:val="99"/>
    <w:semiHidden/>
    <w:rsid w:val="00B72CC8"/>
    <w:pPr>
      <w:spacing w:after="0" w:line="240" w:lineRule="auto"/>
    </w:pPr>
  </w:style>
  <w:style w:type="paragraph" w:styleId="Funotentext">
    <w:name w:val="footnote text"/>
    <w:basedOn w:val="Standard"/>
    <w:link w:val="FunotentextZchn"/>
    <w:uiPriority w:val="99"/>
    <w:semiHidden/>
    <w:unhideWhenUsed/>
    <w:rsid w:val="007D202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D2024"/>
    <w:rPr>
      <w:sz w:val="20"/>
      <w:szCs w:val="20"/>
    </w:rPr>
  </w:style>
  <w:style w:type="character" w:styleId="Funotenzeichen">
    <w:name w:val="footnote reference"/>
    <w:basedOn w:val="Absatz-Standardschriftart"/>
    <w:uiPriority w:val="99"/>
    <w:semiHidden/>
    <w:unhideWhenUsed/>
    <w:rsid w:val="007D2024"/>
    <w:rPr>
      <w:vertAlign w:val="superscript"/>
    </w:rPr>
  </w:style>
  <w:style w:type="paragraph" w:styleId="Literaturverzeichnis">
    <w:name w:val="Bibliography"/>
    <w:basedOn w:val="Standard"/>
    <w:next w:val="Standard"/>
    <w:uiPriority w:val="37"/>
    <w:unhideWhenUsed/>
    <w:rsid w:val="007D2024"/>
  </w:style>
  <w:style w:type="character" w:styleId="Kommentarzeichen">
    <w:name w:val="annotation reference"/>
    <w:basedOn w:val="Absatz-Standardschriftart"/>
    <w:uiPriority w:val="99"/>
    <w:semiHidden/>
    <w:unhideWhenUsed/>
    <w:rsid w:val="007D2024"/>
    <w:rPr>
      <w:sz w:val="16"/>
      <w:szCs w:val="16"/>
    </w:rPr>
  </w:style>
  <w:style w:type="paragraph" w:styleId="Kommentartext">
    <w:name w:val="annotation text"/>
    <w:basedOn w:val="Standard"/>
    <w:link w:val="KommentartextZchn"/>
    <w:uiPriority w:val="99"/>
    <w:semiHidden/>
    <w:unhideWhenUsed/>
    <w:rsid w:val="007D2024"/>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D2024"/>
    <w:rPr>
      <w:sz w:val="20"/>
      <w:szCs w:val="20"/>
    </w:rPr>
  </w:style>
  <w:style w:type="paragraph" w:styleId="Kommentarthema">
    <w:name w:val="annotation subject"/>
    <w:basedOn w:val="Kommentartext"/>
    <w:next w:val="Kommentartext"/>
    <w:link w:val="KommentarthemaZchn"/>
    <w:uiPriority w:val="99"/>
    <w:semiHidden/>
    <w:unhideWhenUsed/>
    <w:rsid w:val="007D2024"/>
    <w:rPr>
      <w:b/>
      <w:bCs/>
    </w:rPr>
  </w:style>
  <w:style w:type="character" w:customStyle="1" w:styleId="KommentarthemaZchn">
    <w:name w:val="Kommentarthema Zchn"/>
    <w:basedOn w:val="KommentartextZchn"/>
    <w:link w:val="Kommentarthema"/>
    <w:uiPriority w:val="99"/>
    <w:semiHidden/>
    <w:rsid w:val="007D2024"/>
    <w:rPr>
      <w:b/>
      <w:bCs/>
      <w:sz w:val="20"/>
      <w:szCs w:val="20"/>
    </w:rPr>
  </w:style>
  <w:style w:type="paragraph" w:styleId="KeinLeerraum">
    <w:name w:val="No Spacing"/>
    <w:uiPriority w:val="1"/>
    <w:qFormat/>
    <w:rsid w:val="000F0F7C"/>
    <w:pPr>
      <w:spacing w:after="0" w:line="240" w:lineRule="auto"/>
    </w:pPr>
  </w:style>
  <w:style w:type="table" w:styleId="Tabellenraster">
    <w:name w:val="Table Grid"/>
    <w:basedOn w:val="NormaleTabelle"/>
    <w:uiPriority w:val="39"/>
    <w:rsid w:val="00786D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rd"/>
    <w:next w:val="Standard"/>
    <w:link w:val="TitelZchn"/>
    <w:uiPriority w:val="10"/>
    <w:qFormat/>
    <w:rsid w:val="00CA3C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A3C14"/>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CA3C1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CA3C14"/>
    <w:rPr>
      <w:rFonts w:eastAsiaTheme="minorEastAsia"/>
      <w:color w:val="5A5A5A" w:themeColor="text1" w:themeTint="A5"/>
      <w:spacing w:val="15"/>
    </w:rPr>
  </w:style>
  <w:style w:type="paragraph" w:styleId="Kopfzeile">
    <w:name w:val="header"/>
    <w:basedOn w:val="Standard"/>
    <w:link w:val="KopfzeileZchn"/>
    <w:uiPriority w:val="99"/>
    <w:unhideWhenUsed/>
    <w:rsid w:val="00CA3C1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A3C14"/>
  </w:style>
  <w:style w:type="paragraph" w:styleId="Fuzeile">
    <w:name w:val="footer"/>
    <w:basedOn w:val="Standard"/>
    <w:link w:val="FuzeileZchn"/>
    <w:uiPriority w:val="99"/>
    <w:unhideWhenUsed/>
    <w:rsid w:val="00CA3C1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A3C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437423">
      <w:bodyDiv w:val="1"/>
      <w:marLeft w:val="0"/>
      <w:marRight w:val="0"/>
      <w:marTop w:val="0"/>
      <w:marBottom w:val="0"/>
      <w:divBdr>
        <w:top w:val="none" w:sz="0" w:space="0" w:color="auto"/>
        <w:left w:val="none" w:sz="0" w:space="0" w:color="auto"/>
        <w:bottom w:val="none" w:sz="0" w:space="0" w:color="auto"/>
        <w:right w:val="none" w:sz="0" w:space="0" w:color="auto"/>
      </w:divBdr>
    </w:div>
    <w:div w:id="105390135">
      <w:bodyDiv w:val="1"/>
      <w:marLeft w:val="0"/>
      <w:marRight w:val="0"/>
      <w:marTop w:val="0"/>
      <w:marBottom w:val="0"/>
      <w:divBdr>
        <w:top w:val="none" w:sz="0" w:space="0" w:color="auto"/>
        <w:left w:val="none" w:sz="0" w:space="0" w:color="auto"/>
        <w:bottom w:val="none" w:sz="0" w:space="0" w:color="auto"/>
        <w:right w:val="none" w:sz="0" w:space="0" w:color="auto"/>
      </w:divBdr>
    </w:div>
    <w:div w:id="150298917">
      <w:bodyDiv w:val="1"/>
      <w:marLeft w:val="0"/>
      <w:marRight w:val="0"/>
      <w:marTop w:val="0"/>
      <w:marBottom w:val="0"/>
      <w:divBdr>
        <w:top w:val="none" w:sz="0" w:space="0" w:color="auto"/>
        <w:left w:val="none" w:sz="0" w:space="0" w:color="auto"/>
        <w:bottom w:val="none" w:sz="0" w:space="0" w:color="auto"/>
        <w:right w:val="none" w:sz="0" w:space="0" w:color="auto"/>
      </w:divBdr>
    </w:div>
    <w:div w:id="208763730">
      <w:bodyDiv w:val="1"/>
      <w:marLeft w:val="0"/>
      <w:marRight w:val="0"/>
      <w:marTop w:val="0"/>
      <w:marBottom w:val="0"/>
      <w:divBdr>
        <w:top w:val="none" w:sz="0" w:space="0" w:color="auto"/>
        <w:left w:val="none" w:sz="0" w:space="0" w:color="auto"/>
        <w:bottom w:val="none" w:sz="0" w:space="0" w:color="auto"/>
        <w:right w:val="none" w:sz="0" w:space="0" w:color="auto"/>
      </w:divBdr>
    </w:div>
    <w:div w:id="349838679">
      <w:bodyDiv w:val="1"/>
      <w:marLeft w:val="0"/>
      <w:marRight w:val="0"/>
      <w:marTop w:val="0"/>
      <w:marBottom w:val="0"/>
      <w:divBdr>
        <w:top w:val="none" w:sz="0" w:space="0" w:color="auto"/>
        <w:left w:val="none" w:sz="0" w:space="0" w:color="auto"/>
        <w:bottom w:val="none" w:sz="0" w:space="0" w:color="auto"/>
        <w:right w:val="none" w:sz="0" w:space="0" w:color="auto"/>
      </w:divBdr>
    </w:div>
    <w:div w:id="450704893">
      <w:bodyDiv w:val="1"/>
      <w:marLeft w:val="0"/>
      <w:marRight w:val="0"/>
      <w:marTop w:val="0"/>
      <w:marBottom w:val="0"/>
      <w:divBdr>
        <w:top w:val="none" w:sz="0" w:space="0" w:color="auto"/>
        <w:left w:val="none" w:sz="0" w:space="0" w:color="auto"/>
        <w:bottom w:val="none" w:sz="0" w:space="0" w:color="auto"/>
        <w:right w:val="none" w:sz="0" w:space="0" w:color="auto"/>
      </w:divBdr>
    </w:div>
    <w:div w:id="684213897">
      <w:bodyDiv w:val="1"/>
      <w:marLeft w:val="0"/>
      <w:marRight w:val="0"/>
      <w:marTop w:val="0"/>
      <w:marBottom w:val="0"/>
      <w:divBdr>
        <w:top w:val="none" w:sz="0" w:space="0" w:color="auto"/>
        <w:left w:val="none" w:sz="0" w:space="0" w:color="auto"/>
        <w:bottom w:val="none" w:sz="0" w:space="0" w:color="auto"/>
        <w:right w:val="none" w:sz="0" w:space="0" w:color="auto"/>
      </w:divBdr>
      <w:divsChild>
        <w:div w:id="1234586505">
          <w:marLeft w:val="0"/>
          <w:marRight w:val="0"/>
          <w:marTop w:val="0"/>
          <w:marBottom w:val="0"/>
          <w:divBdr>
            <w:top w:val="none" w:sz="0" w:space="0" w:color="auto"/>
            <w:left w:val="none" w:sz="0" w:space="0" w:color="auto"/>
            <w:bottom w:val="none" w:sz="0" w:space="0" w:color="auto"/>
            <w:right w:val="none" w:sz="0" w:space="0" w:color="auto"/>
          </w:divBdr>
        </w:div>
        <w:div w:id="1829445396">
          <w:marLeft w:val="0"/>
          <w:marRight w:val="0"/>
          <w:marTop w:val="0"/>
          <w:marBottom w:val="0"/>
          <w:divBdr>
            <w:top w:val="none" w:sz="0" w:space="0" w:color="auto"/>
            <w:left w:val="none" w:sz="0" w:space="0" w:color="auto"/>
            <w:bottom w:val="none" w:sz="0" w:space="0" w:color="auto"/>
            <w:right w:val="none" w:sz="0" w:space="0" w:color="auto"/>
          </w:divBdr>
        </w:div>
      </w:divsChild>
    </w:div>
    <w:div w:id="882643311">
      <w:bodyDiv w:val="1"/>
      <w:marLeft w:val="0"/>
      <w:marRight w:val="0"/>
      <w:marTop w:val="0"/>
      <w:marBottom w:val="0"/>
      <w:divBdr>
        <w:top w:val="none" w:sz="0" w:space="0" w:color="auto"/>
        <w:left w:val="none" w:sz="0" w:space="0" w:color="auto"/>
        <w:bottom w:val="none" w:sz="0" w:space="0" w:color="auto"/>
        <w:right w:val="none" w:sz="0" w:space="0" w:color="auto"/>
      </w:divBdr>
    </w:div>
    <w:div w:id="1195578408">
      <w:bodyDiv w:val="1"/>
      <w:marLeft w:val="0"/>
      <w:marRight w:val="0"/>
      <w:marTop w:val="0"/>
      <w:marBottom w:val="0"/>
      <w:divBdr>
        <w:top w:val="none" w:sz="0" w:space="0" w:color="auto"/>
        <w:left w:val="none" w:sz="0" w:space="0" w:color="auto"/>
        <w:bottom w:val="none" w:sz="0" w:space="0" w:color="auto"/>
        <w:right w:val="none" w:sz="0" w:space="0" w:color="auto"/>
      </w:divBdr>
    </w:div>
    <w:div w:id="1323505383">
      <w:bodyDiv w:val="1"/>
      <w:marLeft w:val="0"/>
      <w:marRight w:val="0"/>
      <w:marTop w:val="0"/>
      <w:marBottom w:val="0"/>
      <w:divBdr>
        <w:top w:val="none" w:sz="0" w:space="0" w:color="auto"/>
        <w:left w:val="none" w:sz="0" w:space="0" w:color="auto"/>
        <w:bottom w:val="none" w:sz="0" w:space="0" w:color="auto"/>
        <w:right w:val="none" w:sz="0" w:space="0" w:color="auto"/>
      </w:divBdr>
    </w:div>
    <w:div w:id="1492790239">
      <w:bodyDiv w:val="1"/>
      <w:marLeft w:val="0"/>
      <w:marRight w:val="0"/>
      <w:marTop w:val="0"/>
      <w:marBottom w:val="0"/>
      <w:divBdr>
        <w:top w:val="none" w:sz="0" w:space="0" w:color="auto"/>
        <w:left w:val="none" w:sz="0" w:space="0" w:color="auto"/>
        <w:bottom w:val="none" w:sz="0" w:space="0" w:color="auto"/>
        <w:right w:val="none" w:sz="0" w:space="0" w:color="auto"/>
      </w:divBdr>
    </w:div>
    <w:div w:id="1727071347">
      <w:bodyDiv w:val="1"/>
      <w:marLeft w:val="0"/>
      <w:marRight w:val="0"/>
      <w:marTop w:val="0"/>
      <w:marBottom w:val="0"/>
      <w:divBdr>
        <w:top w:val="none" w:sz="0" w:space="0" w:color="auto"/>
        <w:left w:val="none" w:sz="0" w:space="0" w:color="auto"/>
        <w:bottom w:val="none" w:sz="0" w:space="0" w:color="auto"/>
        <w:right w:val="none" w:sz="0" w:space="0" w:color="auto"/>
      </w:divBdr>
    </w:div>
    <w:div w:id="1746220952">
      <w:bodyDiv w:val="1"/>
      <w:marLeft w:val="0"/>
      <w:marRight w:val="0"/>
      <w:marTop w:val="0"/>
      <w:marBottom w:val="0"/>
      <w:divBdr>
        <w:top w:val="none" w:sz="0" w:space="0" w:color="auto"/>
        <w:left w:val="none" w:sz="0" w:space="0" w:color="auto"/>
        <w:bottom w:val="none" w:sz="0" w:space="0" w:color="auto"/>
        <w:right w:val="none" w:sz="0" w:space="0" w:color="auto"/>
      </w:divBdr>
    </w:div>
    <w:div w:id="1772891459">
      <w:bodyDiv w:val="1"/>
      <w:marLeft w:val="0"/>
      <w:marRight w:val="0"/>
      <w:marTop w:val="0"/>
      <w:marBottom w:val="0"/>
      <w:divBdr>
        <w:top w:val="none" w:sz="0" w:space="0" w:color="auto"/>
        <w:left w:val="none" w:sz="0" w:space="0" w:color="auto"/>
        <w:bottom w:val="none" w:sz="0" w:space="0" w:color="auto"/>
        <w:right w:val="none" w:sz="0" w:space="0" w:color="auto"/>
      </w:divBdr>
    </w:div>
    <w:div w:id="2130777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package" Target="embeddings/Microsoft_Excel_Worksheet2.xlsx"/><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Microsoft_Word_Document3.docx"/><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Presentation1.pptx"/><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package" Target="embeddings/Microsoft_Word_Document4.docx"/><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g"/><Relationship Id="rId22"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s://docs.google.com/spreadsheets/d/16N5eu0yM38uJgUU9UVnepE90Qff0_ujf9t0Hzrlt9jo/edit?usp=sharing" TargetMode="External"/><Relationship Id="rId1" Type="http://schemas.openxmlformats.org/officeDocument/2006/relationships/hyperlink" Target="https://docs.google.com/spreadsheets/d/1W5Od9s6aarCx1sFPQoNwrKGn5htl_ddexCt8joMCvyU/edit?usp=sharing"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2</b:RefOrder>
  </b:Source>
  <b:Source>
    <b:Tag>Klo</b:Tag>
    <b:SourceType>ConferenceProceedings</b:SourceType>
    <b:Guid>{8BF387C9-8CE7-46DB-ABFF-CA270456DFB0}</b:Guid>
    <b:Title>Konzept 1.0 SoftwareEngineering</b:Title>
    <b:Author>
      <b:Author>
        <b:NameList>
          <b:Person>
            <b:Last>Klodinski</b:Last>
            <b:First>Jean</b:First>
          </b:Person>
        </b:NameList>
      </b:Author>
    </b:Author>
    <b:Pages>1-3</b:Pages>
    <b:RefOrder>1</b:RefOrder>
  </b:Source>
  <b:Source>
    <b:Tag>Jea15</b:Tag>
    <b:SourceType>Book</b:SourceType>
    <b:Guid>{972788DD-7BF1-4C2E-950C-37AD1478424F}</b:Guid>
    <b:Author>
      <b:Author>
        <b:NameList>
          <b:Person>
            <b:Last>Jean-Pierre Klodzinski</b:Last>
          </b:Person>
        </b:NameList>
      </b:Author>
    </b:Author>
    <b:Title>RA-29-Wo gibt es Was Lösungsdesign.txt</b:Title>
    <b:Year>2015</b:Year>
    <b:RefOrder>3</b:RefOrder>
  </b:Source>
</b:Sources>
</file>

<file path=customXml/itemProps1.xml><?xml version="1.0" encoding="utf-8"?>
<ds:datastoreItem xmlns:ds="http://schemas.openxmlformats.org/officeDocument/2006/customXml" ds:itemID="{83A5A22B-A4E5-43D3-915D-34930BFFD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4023</Words>
  <Characters>25348</Characters>
  <Application>Microsoft Office Word</Application>
  <DocSecurity>0</DocSecurity>
  <Lines>211</Lines>
  <Paragraphs>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ħʝᵰҩƾҩ ħɣῡƺҩ</dc:creator>
  <cp:keywords/>
  <dc:description/>
  <cp:lastModifiedBy>ħʝᵰҩƾҩ ħɣῡƺҩ</cp:lastModifiedBy>
  <cp:revision>87</cp:revision>
  <dcterms:created xsi:type="dcterms:W3CDTF">2015-11-04T11:14:00Z</dcterms:created>
  <dcterms:modified xsi:type="dcterms:W3CDTF">2016-01-04T11:29:00Z</dcterms:modified>
</cp:coreProperties>
</file>