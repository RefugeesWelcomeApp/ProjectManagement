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6CC71" w14:textId="49BDFB8A" w:rsidR="00597D84" w:rsidDel="00CA3C14" w:rsidRDefault="00597D84" w:rsidP="00CA3C14">
      <w:pPr>
        <w:pStyle w:val="Titel"/>
        <w:rPr>
          <w:del w:id="0" w:author="J.-P. K." w:date="2016-01-02T14:56:00Z"/>
        </w:rPr>
        <w:pPrChange w:id="1" w:author="J.-P. K." w:date="2016-01-02T14:56:00Z">
          <w:pPr/>
        </w:pPrChange>
      </w:pPr>
      <w:del w:id="2" w:author="J.-P. K." w:date="2016-01-02T14:56:00Z">
        <w:r w:rsidRPr="00597D84" w:rsidDel="00CA3C14">
          <w:delText>Projektmanagement</w:delText>
        </w:r>
      </w:del>
    </w:p>
    <w:p w14:paraId="214DD48F" w14:textId="003EDD2E" w:rsidR="00597D84" w:rsidRDefault="00597D84" w:rsidP="00CA3C14">
      <w:pPr>
        <w:pStyle w:val="Titel"/>
        <w:rPr>
          <w:ins w:id="3" w:author="J.-P. K." w:date="2016-01-02T14:56:00Z"/>
        </w:rPr>
        <w:pPrChange w:id="4" w:author="J.-P. K." w:date="2016-01-02T14:56:00Z">
          <w:pPr/>
        </w:pPrChange>
      </w:pPr>
      <w:del w:id="5" w:author="J.-P. K." w:date="2016-01-02T14:56:00Z">
        <w:r w:rsidDel="00CA3C14">
          <w:delText>SE-Welcome App</w:delText>
        </w:r>
      </w:del>
      <w:ins w:id="6" w:author="J.-P. K." w:date="2016-01-02T14:56:00Z">
        <w:r w:rsidR="00CA3C14">
          <w:t>Projektdokumentation</w:t>
        </w:r>
      </w:ins>
    </w:p>
    <w:p w14:paraId="0424A37B" w14:textId="7D081CE5" w:rsidR="00CA3C14" w:rsidRDefault="00CA3C14" w:rsidP="00CA3C14">
      <w:pPr>
        <w:pStyle w:val="Untertitel"/>
        <w:rPr>
          <w:ins w:id="7" w:author="J.-P. K." w:date="2016-01-02T14:56:00Z"/>
        </w:rPr>
        <w:pPrChange w:id="8" w:author="J.-P. K." w:date="2016-01-02T14:56:00Z">
          <w:pPr/>
        </w:pPrChange>
      </w:pPr>
      <w:proofErr w:type="spellStart"/>
      <w:ins w:id="9" w:author="J.-P. K." w:date="2016-01-02T14:56:00Z">
        <w:r>
          <w:t>RefugeesWelcomeApp</w:t>
        </w:r>
        <w:proofErr w:type="spellEnd"/>
      </w:ins>
    </w:p>
    <w:p w14:paraId="0CA04F1F" w14:textId="77777777" w:rsidR="00CA3C14" w:rsidRDefault="00CA3C14" w:rsidP="00CA3C14">
      <w:pPr>
        <w:rPr>
          <w:ins w:id="10" w:author="J.-P. K." w:date="2016-01-02T14:57:00Z"/>
        </w:rPr>
        <w:pPrChange w:id="11" w:author="J.-P. K." w:date="2016-01-02T14:56:00Z">
          <w:pPr/>
        </w:pPrChange>
      </w:pPr>
    </w:p>
    <w:p w14:paraId="3B4965B8" w14:textId="77777777" w:rsidR="00CA3C14" w:rsidRDefault="00CA3C14" w:rsidP="00CA3C14">
      <w:pPr>
        <w:rPr>
          <w:ins w:id="12" w:author="J.-P. K." w:date="2016-01-02T14:57:00Z"/>
        </w:rPr>
        <w:pPrChange w:id="13" w:author="J.-P. K." w:date="2016-01-02T14:56:00Z">
          <w:pPr/>
        </w:pPrChange>
      </w:pPr>
    </w:p>
    <w:p w14:paraId="09D0064F" w14:textId="77777777" w:rsidR="00CA3C14" w:rsidRDefault="00CA3C14" w:rsidP="00CA3C14">
      <w:pPr>
        <w:rPr>
          <w:ins w:id="14" w:author="J.-P. K." w:date="2016-01-02T14:57:00Z"/>
        </w:rPr>
        <w:pPrChange w:id="15" w:author="J.-P. K." w:date="2016-01-02T14:56:00Z">
          <w:pPr/>
        </w:pPrChange>
      </w:pPr>
    </w:p>
    <w:p w14:paraId="0C8EBC99" w14:textId="77777777" w:rsidR="00CA3C14" w:rsidRDefault="00CA3C14" w:rsidP="00CA3C14">
      <w:pPr>
        <w:rPr>
          <w:ins w:id="16" w:author="J.-P. K." w:date="2016-01-02T14:57:00Z"/>
        </w:rPr>
        <w:pPrChange w:id="17" w:author="J.-P. K." w:date="2016-01-02T14:56:00Z">
          <w:pPr/>
        </w:pPrChange>
      </w:pPr>
    </w:p>
    <w:p w14:paraId="5AE60063" w14:textId="77777777" w:rsidR="00CA3C14" w:rsidRDefault="00CA3C14" w:rsidP="00CA3C14">
      <w:pPr>
        <w:rPr>
          <w:ins w:id="18" w:author="J.-P. K." w:date="2016-01-02T14:57:00Z"/>
        </w:rPr>
        <w:pPrChange w:id="19" w:author="J.-P. K." w:date="2016-01-02T14:56:00Z">
          <w:pPr/>
        </w:pPrChange>
      </w:pPr>
    </w:p>
    <w:p w14:paraId="44A9C8C1" w14:textId="77777777" w:rsidR="00CA3C14" w:rsidRDefault="00CA3C14" w:rsidP="00CA3C14">
      <w:pPr>
        <w:rPr>
          <w:ins w:id="20" w:author="J.-P. K." w:date="2016-01-02T14:57:00Z"/>
        </w:rPr>
        <w:pPrChange w:id="21" w:author="J.-P. K." w:date="2016-01-02T14:56:00Z">
          <w:pPr/>
        </w:pPrChange>
      </w:pPr>
    </w:p>
    <w:p w14:paraId="40877871" w14:textId="77777777" w:rsidR="00CA3C14" w:rsidRDefault="00CA3C14" w:rsidP="00CA3C14">
      <w:pPr>
        <w:rPr>
          <w:ins w:id="22" w:author="J.-P. K." w:date="2016-01-02T14:57:00Z"/>
        </w:rPr>
        <w:pPrChange w:id="23" w:author="J.-P. K." w:date="2016-01-02T14:56:00Z">
          <w:pPr/>
        </w:pPrChange>
      </w:pPr>
    </w:p>
    <w:p w14:paraId="28246935" w14:textId="77777777" w:rsidR="00CA3C14" w:rsidRDefault="00CA3C14" w:rsidP="00CA3C14">
      <w:pPr>
        <w:rPr>
          <w:ins w:id="24" w:author="J.-P. K." w:date="2016-01-02T14:57:00Z"/>
        </w:rPr>
        <w:pPrChange w:id="25" w:author="J.-P. K." w:date="2016-01-02T14:56:00Z">
          <w:pPr/>
        </w:pPrChange>
      </w:pPr>
    </w:p>
    <w:p w14:paraId="17E4EE26" w14:textId="77777777" w:rsidR="00CA3C14" w:rsidRDefault="00CA3C14" w:rsidP="00CA3C14">
      <w:pPr>
        <w:rPr>
          <w:ins w:id="26" w:author="J.-P. K." w:date="2016-01-02T14:57:00Z"/>
        </w:rPr>
        <w:pPrChange w:id="27" w:author="J.-P. K." w:date="2016-01-02T14:56:00Z">
          <w:pPr/>
        </w:pPrChange>
      </w:pPr>
    </w:p>
    <w:p w14:paraId="4490DDC1" w14:textId="77777777" w:rsidR="00CA3C14" w:rsidRDefault="00CA3C14" w:rsidP="00CA3C14">
      <w:pPr>
        <w:rPr>
          <w:ins w:id="28" w:author="J.-P. K." w:date="2016-01-02T14:57:00Z"/>
        </w:rPr>
        <w:pPrChange w:id="29" w:author="J.-P. K." w:date="2016-01-02T14:56:00Z">
          <w:pPr/>
        </w:pPrChange>
      </w:pPr>
    </w:p>
    <w:p w14:paraId="04980690" w14:textId="77777777" w:rsidR="00CA3C14" w:rsidRDefault="00CA3C14" w:rsidP="00CA3C14">
      <w:pPr>
        <w:rPr>
          <w:ins w:id="30" w:author="J.-P. K." w:date="2016-01-02T14:57:00Z"/>
        </w:rPr>
        <w:pPrChange w:id="31" w:author="J.-P. K." w:date="2016-01-02T14:56:00Z">
          <w:pPr/>
        </w:pPrChange>
      </w:pPr>
    </w:p>
    <w:p w14:paraId="574086CC" w14:textId="77777777" w:rsidR="00CA3C14" w:rsidRDefault="00CA3C14" w:rsidP="00CA3C14">
      <w:pPr>
        <w:rPr>
          <w:ins w:id="32" w:author="J.-P. K." w:date="2016-01-02T14:57:00Z"/>
        </w:rPr>
        <w:pPrChange w:id="33" w:author="J.-P. K." w:date="2016-01-02T14:56:00Z">
          <w:pPr/>
        </w:pPrChange>
      </w:pPr>
    </w:p>
    <w:p w14:paraId="61801AB2" w14:textId="77777777" w:rsidR="00CA3C14" w:rsidRDefault="00CA3C14" w:rsidP="00CA3C14">
      <w:pPr>
        <w:rPr>
          <w:ins w:id="34" w:author="J.-P. K." w:date="2016-01-02T14:57:00Z"/>
        </w:rPr>
        <w:pPrChange w:id="35" w:author="J.-P. K." w:date="2016-01-02T14:56:00Z">
          <w:pPr/>
        </w:pPrChange>
      </w:pPr>
    </w:p>
    <w:p w14:paraId="0A8D0FA9" w14:textId="77777777" w:rsidR="00CA3C14" w:rsidRDefault="00CA3C14" w:rsidP="00CA3C14">
      <w:pPr>
        <w:rPr>
          <w:ins w:id="36" w:author="J.-P. K." w:date="2016-01-02T14:57:00Z"/>
        </w:rPr>
        <w:pPrChange w:id="37" w:author="J.-P. K." w:date="2016-01-02T14:56:00Z">
          <w:pPr/>
        </w:pPrChange>
      </w:pPr>
    </w:p>
    <w:p w14:paraId="609E7692" w14:textId="77777777" w:rsidR="00CA3C14" w:rsidRDefault="00CA3C14" w:rsidP="00CA3C14">
      <w:pPr>
        <w:rPr>
          <w:ins w:id="38" w:author="J.-P. K." w:date="2016-01-02T14:57:00Z"/>
        </w:rPr>
        <w:pPrChange w:id="39" w:author="J.-P. K." w:date="2016-01-02T14:56:00Z">
          <w:pPr/>
        </w:pPrChange>
      </w:pPr>
    </w:p>
    <w:p w14:paraId="3A37B760" w14:textId="08AF70EE" w:rsidR="00CA3C14" w:rsidRDefault="00CA3C14" w:rsidP="00CA3C14">
      <w:pPr>
        <w:tabs>
          <w:tab w:val="left" w:pos="7770"/>
        </w:tabs>
        <w:rPr>
          <w:ins w:id="40" w:author="J.-P. K." w:date="2016-01-02T14:57:00Z"/>
        </w:rPr>
        <w:pPrChange w:id="41" w:author="J.-P. K." w:date="2016-01-02T15:01:00Z">
          <w:pPr/>
        </w:pPrChange>
      </w:pPr>
      <w:ins w:id="42" w:author="J.-P. K." w:date="2016-01-02T15:01:00Z">
        <w:r>
          <w:tab/>
        </w:r>
      </w:ins>
    </w:p>
    <w:p w14:paraId="0682ACC7" w14:textId="77777777" w:rsidR="00CA3C14" w:rsidRDefault="00CA3C14" w:rsidP="00CA3C14">
      <w:pPr>
        <w:rPr>
          <w:ins w:id="43" w:author="J.-P. K." w:date="2016-01-02T14:57:00Z"/>
        </w:rPr>
        <w:pPrChange w:id="44" w:author="J.-P. K." w:date="2016-01-02T14:56:00Z">
          <w:pPr/>
        </w:pPrChange>
      </w:pPr>
    </w:p>
    <w:p w14:paraId="5E2B0C08" w14:textId="77777777" w:rsidR="00CA3C14" w:rsidRDefault="00CA3C14" w:rsidP="00CA3C14">
      <w:pPr>
        <w:rPr>
          <w:ins w:id="45" w:author="J.-P. K." w:date="2016-01-02T14:57:00Z"/>
        </w:rPr>
        <w:pPrChange w:id="46" w:author="J.-P. K." w:date="2016-01-02T14:56:00Z">
          <w:pPr/>
        </w:pPrChange>
      </w:pPr>
    </w:p>
    <w:p w14:paraId="34798286" w14:textId="77777777" w:rsidR="00CA3C14" w:rsidRDefault="00CA3C14" w:rsidP="00CA3C14">
      <w:pPr>
        <w:rPr>
          <w:ins w:id="47" w:author="J.-P. K." w:date="2016-01-02T14:57:00Z"/>
        </w:rPr>
        <w:pPrChange w:id="48" w:author="J.-P. K." w:date="2016-01-02T14:56:00Z">
          <w:pPr/>
        </w:pPrChange>
      </w:pPr>
    </w:p>
    <w:p w14:paraId="34910C92" w14:textId="77777777" w:rsidR="00CA3C14" w:rsidRDefault="00CA3C14" w:rsidP="00CA3C14">
      <w:pPr>
        <w:rPr>
          <w:ins w:id="49" w:author="J.-P. K." w:date="2016-01-02T14:57:00Z"/>
        </w:rPr>
        <w:pPrChange w:id="50" w:author="J.-P. K." w:date="2016-01-02T14:56:00Z">
          <w:pPr/>
        </w:pPrChange>
      </w:pPr>
    </w:p>
    <w:p w14:paraId="3B9C183A" w14:textId="77777777" w:rsidR="00CA3C14" w:rsidRDefault="00CA3C14" w:rsidP="00CA3C14">
      <w:pPr>
        <w:rPr>
          <w:ins w:id="51" w:author="J.-P. K." w:date="2016-01-02T14:57:00Z"/>
        </w:rPr>
        <w:pPrChange w:id="52" w:author="J.-P. K." w:date="2016-01-02T14:56:00Z">
          <w:pPr/>
        </w:pPrChange>
      </w:pPr>
    </w:p>
    <w:p w14:paraId="6E5A4514" w14:textId="77777777" w:rsidR="00CA3C14" w:rsidRDefault="00CA3C14" w:rsidP="00CA3C14">
      <w:pPr>
        <w:rPr>
          <w:ins w:id="53" w:author="J.-P. K." w:date="2016-01-02T14:57:00Z"/>
        </w:rPr>
        <w:pPrChange w:id="54" w:author="J.-P. K." w:date="2016-01-02T14:56:00Z">
          <w:pPr/>
        </w:pPrChange>
      </w:pPr>
    </w:p>
    <w:p w14:paraId="18191292" w14:textId="77777777" w:rsidR="00CA3C14" w:rsidRDefault="00CA3C14" w:rsidP="00CA3C14">
      <w:pPr>
        <w:rPr>
          <w:ins w:id="55" w:author="J.-P. K." w:date="2016-01-02T14:57:00Z"/>
        </w:rPr>
        <w:pPrChange w:id="56" w:author="J.-P. K." w:date="2016-01-02T14:56:00Z">
          <w:pPr/>
        </w:pPrChange>
      </w:pPr>
    </w:p>
    <w:p w14:paraId="14EA19B9" w14:textId="77777777" w:rsidR="00CA3C14" w:rsidRDefault="00CA3C14" w:rsidP="00CA3C14">
      <w:pPr>
        <w:rPr>
          <w:ins w:id="57" w:author="J.-P. K." w:date="2016-01-02T14:57:00Z"/>
        </w:rPr>
        <w:pPrChange w:id="58" w:author="J.-P. K." w:date="2016-01-02T14:56:00Z">
          <w:pPr/>
        </w:pPrChange>
      </w:pPr>
    </w:p>
    <w:p w14:paraId="73E987E6" w14:textId="77777777" w:rsidR="00CA3C14" w:rsidRDefault="00CA3C14" w:rsidP="00CA3C14">
      <w:pPr>
        <w:rPr>
          <w:ins w:id="59" w:author="J.-P. K." w:date="2016-01-02T14:57:00Z"/>
        </w:rPr>
        <w:pPrChange w:id="60" w:author="J.-P. K." w:date="2016-01-02T14:56:00Z">
          <w:pPr/>
        </w:pPrChange>
      </w:pPr>
    </w:p>
    <w:p w14:paraId="610F7D83" w14:textId="5D603710" w:rsidR="00CA3C14" w:rsidRDefault="00CA3C14" w:rsidP="00CA3C14">
      <w:pPr>
        <w:rPr>
          <w:ins w:id="61" w:author="J.-P. K." w:date="2016-01-02T14:57:00Z"/>
        </w:rPr>
        <w:pPrChange w:id="62" w:author="J.-P. K." w:date="2016-01-02T14:56:00Z">
          <w:pPr/>
        </w:pPrChange>
      </w:pPr>
      <w:ins w:id="63" w:author="J.-P. K." w:date="2016-01-02T14:57:00Z">
        <w:r>
          <w:t xml:space="preserve">Autoren: </w:t>
        </w:r>
      </w:ins>
      <w:ins w:id="64" w:author="J.-P. K." w:date="2016-01-02T14:58:00Z">
        <w:r>
          <w:tab/>
        </w:r>
        <w:r>
          <w:tab/>
        </w:r>
        <w:r>
          <w:tab/>
        </w:r>
      </w:ins>
      <w:ins w:id="65" w:author="J.-P. K." w:date="2016-01-02T14:57:00Z">
        <w:r>
          <w:t xml:space="preserve">Nico Remus, Philipp Staats, Stefan Ludowicy und Jean-P. Klodzinski </w:t>
        </w:r>
      </w:ins>
    </w:p>
    <w:p w14:paraId="79450685" w14:textId="4F2D4345" w:rsidR="00CA3C14" w:rsidRDefault="00CA3C14" w:rsidP="00CA3C14">
      <w:pPr>
        <w:rPr>
          <w:ins w:id="66" w:author="J.-P. K." w:date="2016-01-02T14:57:00Z"/>
        </w:rPr>
        <w:pPrChange w:id="67" w:author="J.-P. K." w:date="2016-01-02T14:56:00Z">
          <w:pPr/>
        </w:pPrChange>
      </w:pPr>
      <w:ins w:id="68" w:author="J.-P. K." w:date="2016-01-02T14:57:00Z">
        <w:r>
          <w:t>Bearbeitungszeitraum:</w:t>
        </w:r>
      </w:ins>
      <w:ins w:id="69" w:author="J.-P. K." w:date="2016-01-02T14:58:00Z">
        <w:r>
          <w:tab/>
        </w:r>
        <w:r>
          <w:tab/>
        </w:r>
      </w:ins>
      <w:ins w:id="70" w:author="J.-P. K." w:date="2016-01-02T14:57:00Z">
        <w:r>
          <w:t>5. Semester</w:t>
        </w:r>
      </w:ins>
    </w:p>
    <w:p w14:paraId="68182548" w14:textId="73DF766B" w:rsidR="00CA3C14" w:rsidRDefault="00CA3C14" w:rsidP="00CA3C14">
      <w:pPr>
        <w:rPr>
          <w:ins w:id="71" w:author="J.-P. K." w:date="2016-01-02T15:03:00Z"/>
        </w:rPr>
        <w:pPrChange w:id="72" w:author="J.-P. K." w:date="2016-01-02T14:56:00Z">
          <w:pPr/>
        </w:pPrChange>
      </w:pPr>
      <w:ins w:id="73" w:author="J.-P. K." w:date="2016-01-02T14:58:00Z">
        <w:r>
          <w:t xml:space="preserve">Semestergemeinschaft: </w:t>
        </w:r>
        <w:r>
          <w:tab/>
          <w:t>DWI 13</w:t>
        </w:r>
      </w:ins>
    </w:p>
    <w:p w14:paraId="69DA8C22" w14:textId="57885F39" w:rsidR="00CA3C14" w:rsidDel="00AB3B91" w:rsidRDefault="00CA3C14">
      <w:pPr>
        <w:rPr>
          <w:del w:id="74" w:author="J.-P. K." w:date="2016-01-02T15:03:00Z"/>
          <w:sz w:val="80"/>
          <w:szCs w:val="80"/>
        </w:rPr>
      </w:pPr>
    </w:p>
    <w:p w14:paraId="41E02CB1" w14:textId="4D8C0159" w:rsidR="00597D84" w:rsidDel="00CA3C14" w:rsidRDefault="00597D84">
      <w:pPr>
        <w:rPr>
          <w:del w:id="75" w:author="J.-P. K." w:date="2016-01-02T15:03:00Z"/>
          <w:sz w:val="80"/>
          <w:szCs w:val="80"/>
        </w:rPr>
      </w:pPr>
      <w:del w:id="76" w:author="J.-P. K." w:date="2016-01-02T15:03:00Z">
        <w:r w:rsidDel="00CA3C14">
          <w:rPr>
            <w:sz w:val="80"/>
            <w:szCs w:val="80"/>
          </w:rPr>
          <w:br w:type="page"/>
        </w:r>
      </w:del>
    </w:p>
    <w:bookmarkStart w:id="77" w:name="_Toc439502482" w:displacedByCustomXml="next"/>
    <w:sdt>
      <w:sdtPr>
        <w:id w:val="805057232"/>
        <w:docPartObj>
          <w:docPartGallery w:val="Table of Contents"/>
          <w:docPartUnique/>
        </w:docPartObj>
      </w:sdtPr>
      <w:sdtEndPr>
        <w:rPr>
          <w:b/>
          <w:bCs/>
        </w:rPr>
      </w:sdtEndPr>
      <w:sdtContent>
        <w:p w14:paraId="5093EAFB" w14:textId="55AA8A08" w:rsidR="00CA3C14" w:rsidRDefault="00CA3C14">
          <w:pPr>
            <w:rPr>
              <w:ins w:id="78" w:author="J.-P. K." w:date="2016-01-02T15:03:00Z"/>
            </w:rPr>
          </w:pPr>
          <w:ins w:id="79" w:author="J.-P. K." w:date="2016-01-02T15:03:00Z">
            <w:r>
              <w:br w:type="page"/>
            </w:r>
          </w:ins>
        </w:p>
        <w:p w14:paraId="501F6BB9" w14:textId="37BFB51D" w:rsidR="00597D84" w:rsidRDefault="00597D84" w:rsidP="00CA3C14">
          <w:pPr>
            <w:pPrChange w:id="80" w:author="J.-P. K." w:date="2016-01-02T15:03:00Z">
              <w:pPr>
                <w:pStyle w:val="berschrift1"/>
                <w:numPr>
                  <w:numId w:val="0"/>
                </w:numPr>
                <w:ind w:left="360" w:hanging="360"/>
              </w:pPr>
            </w:pPrChange>
          </w:pPr>
          <w:r>
            <w:lastRenderedPageBreak/>
            <w:t>Inhaltsverzeichnis</w:t>
          </w:r>
          <w:bookmarkEnd w:id="77"/>
        </w:p>
        <w:p w14:paraId="54B94C7A" w14:textId="77777777" w:rsidR="00CF1F33" w:rsidRDefault="00597D84">
          <w:pPr>
            <w:pStyle w:val="Verzeichnis1"/>
            <w:tabs>
              <w:tab w:val="right" w:leader="dot" w:pos="9062"/>
            </w:tabs>
            <w:rPr>
              <w:ins w:id="81" w:author="J.-P. K." w:date="2016-01-02T12:52:00Z"/>
              <w:rFonts w:eastAsiaTheme="minorEastAsia"/>
              <w:noProof/>
              <w:lang w:eastAsia="de-DE"/>
            </w:rPr>
          </w:pPr>
          <w:r>
            <w:fldChar w:fldCharType="begin"/>
          </w:r>
          <w:r>
            <w:instrText xml:space="preserve"> TOC \o "1-3" \h \z \u </w:instrText>
          </w:r>
          <w:r>
            <w:fldChar w:fldCharType="separate"/>
          </w:r>
          <w:ins w:id="82" w:author="J.-P. K." w:date="2016-01-02T12:52:00Z">
            <w:r w:rsidR="00CF1F33" w:rsidRPr="000C2FB4">
              <w:rPr>
                <w:rStyle w:val="Hyperlink"/>
                <w:noProof/>
              </w:rPr>
              <w:fldChar w:fldCharType="begin"/>
            </w:r>
            <w:r w:rsidR="00CF1F33" w:rsidRPr="000C2FB4">
              <w:rPr>
                <w:rStyle w:val="Hyperlink"/>
                <w:noProof/>
              </w:rPr>
              <w:instrText xml:space="preserve"> </w:instrText>
            </w:r>
            <w:r w:rsidR="00CF1F33">
              <w:rPr>
                <w:noProof/>
              </w:rPr>
              <w:instrText>HYPERLINK \l "_Toc439502482"</w:instrText>
            </w:r>
            <w:r w:rsidR="00CF1F33" w:rsidRPr="000C2FB4">
              <w:rPr>
                <w:rStyle w:val="Hyperlink"/>
                <w:noProof/>
              </w:rPr>
              <w:instrText xml:space="preserve"> </w:instrText>
            </w:r>
            <w:r w:rsidR="00CF1F33" w:rsidRPr="000C2FB4">
              <w:rPr>
                <w:rStyle w:val="Hyperlink"/>
                <w:noProof/>
              </w:rPr>
              <w:fldChar w:fldCharType="separate"/>
            </w:r>
            <w:r w:rsidR="00CF1F33" w:rsidRPr="000C2FB4">
              <w:rPr>
                <w:rStyle w:val="Hyperlink"/>
                <w:noProof/>
              </w:rPr>
              <w:t>Inhaltsverzeichnis</w:t>
            </w:r>
            <w:r w:rsidR="00CF1F33">
              <w:rPr>
                <w:noProof/>
                <w:webHidden/>
              </w:rPr>
              <w:tab/>
            </w:r>
            <w:r w:rsidR="00CF1F33">
              <w:rPr>
                <w:noProof/>
                <w:webHidden/>
              </w:rPr>
              <w:fldChar w:fldCharType="begin"/>
            </w:r>
            <w:r w:rsidR="00CF1F33">
              <w:rPr>
                <w:noProof/>
                <w:webHidden/>
              </w:rPr>
              <w:instrText xml:space="preserve"> PAGEREF _Toc439502482 \h </w:instrText>
            </w:r>
          </w:ins>
          <w:r w:rsidR="00CF1F33">
            <w:rPr>
              <w:noProof/>
              <w:webHidden/>
            </w:rPr>
          </w:r>
          <w:r w:rsidR="00CF1F33">
            <w:rPr>
              <w:noProof/>
              <w:webHidden/>
            </w:rPr>
            <w:fldChar w:fldCharType="separate"/>
          </w:r>
          <w:ins w:id="83" w:author="J.-P. K." w:date="2016-01-02T12:52:00Z">
            <w:r w:rsidR="00CF1F33">
              <w:rPr>
                <w:noProof/>
                <w:webHidden/>
              </w:rPr>
              <w:t>2</w:t>
            </w:r>
            <w:r w:rsidR="00CF1F33">
              <w:rPr>
                <w:noProof/>
                <w:webHidden/>
              </w:rPr>
              <w:fldChar w:fldCharType="end"/>
            </w:r>
            <w:r w:rsidR="00CF1F33" w:rsidRPr="000C2FB4">
              <w:rPr>
                <w:rStyle w:val="Hyperlink"/>
                <w:noProof/>
              </w:rPr>
              <w:fldChar w:fldCharType="end"/>
            </w:r>
          </w:ins>
        </w:p>
        <w:p w14:paraId="63B7C859" w14:textId="77777777" w:rsidR="00CF1F33" w:rsidRDefault="00CF1F33">
          <w:pPr>
            <w:pStyle w:val="Verzeichnis1"/>
            <w:tabs>
              <w:tab w:val="left" w:pos="440"/>
              <w:tab w:val="right" w:leader="dot" w:pos="9062"/>
            </w:tabs>
            <w:rPr>
              <w:ins w:id="84" w:author="J.-P. K." w:date="2016-01-02T12:52:00Z"/>
              <w:rFonts w:eastAsiaTheme="minorEastAsia"/>
              <w:noProof/>
              <w:lang w:eastAsia="de-DE"/>
            </w:rPr>
          </w:pPr>
          <w:ins w:id="8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"_Toc439502483"</w:instrText>
            </w:r>
            <w:r w:rsidRPr="000C2FB4">
              <w:rPr>
                <w:rStyle w:val="Hyperlink"/>
                <w:noProof/>
              </w:rPr>
              <w:instrText xml:space="preserve"> </w:instrText>
            </w:r>
            <w:r w:rsidRPr="000C2FB4">
              <w:rPr>
                <w:rStyle w:val="Hyperlink"/>
                <w:noProof/>
              </w:rPr>
              <w:fldChar w:fldCharType="separate"/>
            </w:r>
            <w:r w:rsidRPr="000C2FB4">
              <w:rPr>
                <w:rStyle w:val="Hyperlink"/>
                <w:noProof/>
              </w:rPr>
              <w:t>1</w:t>
            </w:r>
            <w:r>
              <w:rPr>
                <w:rFonts w:eastAsiaTheme="minorEastAsia"/>
                <w:noProof/>
                <w:lang w:eastAsia="de-DE"/>
              </w:rPr>
              <w:tab/>
            </w:r>
            <w:r w:rsidRPr="000C2FB4">
              <w:rPr>
                <w:rStyle w:val="Hyperlink"/>
                <w:noProof/>
              </w:rPr>
              <w:t>Projektbeschreibung</w:t>
            </w:r>
            <w:r>
              <w:rPr>
                <w:noProof/>
                <w:webHidden/>
              </w:rPr>
              <w:tab/>
            </w:r>
            <w:r>
              <w:rPr>
                <w:noProof/>
                <w:webHidden/>
              </w:rPr>
              <w:fldChar w:fldCharType="begin"/>
            </w:r>
            <w:r>
              <w:rPr>
                <w:noProof/>
                <w:webHidden/>
              </w:rPr>
              <w:instrText xml:space="preserve"> PAGEREF _Toc439502483 \h </w:instrText>
            </w:r>
          </w:ins>
          <w:r>
            <w:rPr>
              <w:noProof/>
              <w:webHidden/>
            </w:rPr>
          </w:r>
          <w:r>
            <w:rPr>
              <w:noProof/>
              <w:webHidden/>
            </w:rPr>
            <w:fldChar w:fldCharType="separate"/>
          </w:r>
          <w:ins w:id="86" w:author="J.-P. K." w:date="2016-01-02T12:52:00Z">
            <w:r>
              <w:rPr>
                <w:noProof/>
                <w:webHidden/>
              </w:rPr>
              <w:t>4</w:t>
            </w:r>
            <w:r>
              <w:rPr>
                <w:noProof/>
                <w:webHidden/>
              </w:rPr>
              <w:fldChar w:fldCharType="end"/>
            </w:r>
            <w:r w:rsidRPr="000C2FB4">
              <w:rPr>
                <w:rStyle w:val="Hyperlink"/>
                <w:noProof/>
              </w:rPr>
              <w:fldChar w:fldCharType="end"/>
            </w:r>
          </w:ins>
        </w:p>
        <w:p w14:paraId="1C8DEAFB" w14:textId="77777777" w:rsidR="00CF1F33" w:rsidRDefault="00CF1F33">
          <w:pPr>
            <w:pStyle w:val="Verzeichnis2"/>
            <w:tabs>
              <w:tab w:val="left" w:pos="880"/>
              <w:tab w:val="right" w:leader="dot" w:pos="9062"/>
            </w:tabs>
            <w:rPr>
              <w:ins w:id="87" w:author="J.-P. K." w:date="2016-01-02T12:52:00Z"/>
              <w:rFonts w:eastAsiaTheme="minorEastAsia"/>
              <w:noProof/>
              <w:lang w:eastAsia="de-DE"/>
            </w:rPr>
          </w:pPr>
          <w:ins w:id="8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"_Toc439502484"</w:instrText>
            </w:r>
            <w:r w:rsidRPr="000C2FB4">
              <w:rPr>
                <w:rStyle w:val="Hyperlink"/>
                <w:noProof/>
              </w:rPr>
              <w:instrText xml:space="preserve"> </w:instrText>
            </w:r>
            <w:r w:rsidRPr="000C2FB4">
              <w:rPr>
                <w:rStyle w:val="Hyperlink"/>
                <w:noProof/>
              </w:rPr>
              <w:fldChar w:fldCharType="separate"/>
            </w:r>
            <w:r w:rsidRPr="000C2FB4">
              <w:rPr>
                <w:rStyle w:val="Hyperlink"/>
                <w:noProof/>
              </w:rPr>
              <w:t>1.1</w:t>
            </w:r>
            <w:r>
              <w:rPr>
                <w:rFonts w:eastAsiaTheme="minorEastAsia"/>
                <w:noProof/>
                <w:lang w:eastAsia="de-DE"/>
              </w:rPr>
              <w:tab/>
            </w:r>
            <w:r w:rsidRPr="000C2FB4">
              <w:rPr>
                <w:rStyle w:val="Hyperlink"/>
                <w:noProof/>
              </w:rPr>
              <w:t>Ausgangsituation</w:t>
            </w:r>
            <w:r>
              <w:rPr>
                <w:noProof/>
                <w:webHidden/>
              </w:rPr>
              <w:tab/>
            </w:r>
            <w:r>
              <w:rPr>
                <w:noProof/>
                <w:webHidden/>
              </w:rPr>
              <w:fldChar w:fldCharType="begin"/>
            </w:r>
            <w:r>
              <w:rPr>
                <w:noProof/>
                <w:webHidden/>
              </w:rPr>
              <w:instrText xml:space="preserve"> PAGEREF _Toc439502484 \h </w:instrText>
            </w:r>
          </w:ins>
          <w:r>
            <w:rPr>
              <w:noProof/>
              <w:webHidden/>
            </w:rPr>
          </w:r>
          <w:r>
            <w:rPr>
              <w:noProof/>
              <w:webHidden/>
            </w:rPr>
            <w:fldChar w:fldCharType="separate"/>
          </w:r>
          <w:ins w:id="89" w:author="J.-P. K." w:date="2016-01-02T12:52:00Z">
            <w:r>
              <w:rPr>
                <w:noProof/>
                <w:webHidden/>
              </w:rPr>
              <w:t>4</w:t>
            </w:r>
            <w:r>
              <w:rPr>
                <w:noProof/>
                <w:webHidden/>
              </w:rPr>
              <w:fldChar w:fldCharType="end"/>
            </w:r>
            <w:r w:rsidRPr="000C2FB4">
              <w:rPr>
                <w:rStyle w:val="Hyperlink"/>
                <w:noProof/>
              </w:rPr>
              <w:fldChar w:fldCharType="end"/>
            </w:r>
          </w:ins>
        </w:p>
        <w:p w14:paraId="0B7C6133" w14:textId="77777777" w:rsidR="00CF1F33" w:rsidRDefault="00CF1F33">
          <w:pPr>
            <w:pStyle w:val="Verzeichnis2"/>
            <w:tabs>
              <w:tab w:val="left" w:pos="880"/>
              <w:tab w:val="right" w:leader="dot" w:pos="9062"/>
            </w:tabs>
            <w:rPr>
              <w:ins w:id="90" w:author="J.-P. K." w:date="2016-01-02T12:52:00Z"/>
              <w:rFonts w:eastAsiaTheme="minorEastAsia"/>
              <w:noProof/>
              <w:lang w:eastAsia="de-DE"/>
            </w:rPr>
          </w:pPr>
          <w:ins w:id="91"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"_Toc439502485"</w:instrText>
            </w:r>
            <w:r w:rsidRPr="000C2FB4">
              <w:rPr>
                <w:rStyle w:val="Hyperlink"/>
                <w:noProof/>
              </w:rPr>
              <w:instrText xml:space="preserve"> </w:instrText>
            </w:r>
            <w:r w:rsidRPr="000C2FB4">
              <w:rPr>
                <w:rStyle w:val="Hyperlink"/>
                <w:noProof/>
              </w:rPr>
              <w:fldChar w:fldCharType="separate"/>
            </w:r>
            <w:r w:rsidRPr="000C2FB4">
              <w:rPr>
                <w:rStyle w:val="Hyperlink"/>
                <w:noProof/>
              </w:rPr>
              <w:t>1.2</w:t>
            </w:r>
            <w:r>
              <w:rPr>
                <w:rFonts w:eastAsiaTheme="minorEastAsia"/>
                <w:noProof/>
                <w:lang w:eastAsia="de-DE"/>
              </w:rPr>
              <w:tab/>
            </w:r>
            <w:r w:rsidRPr="000C2FB4">
              <w:rPr>
                <w:rStyle w:val="Hyperlink"/>
                <w:noProof/>
              </w:rPr>
              <w:t>Zielsetzung</w:t>
            </w:r>
            <w:r>
              <w:rPr>
                <w:noProof/>
                <w:webHidden/>
              </w:rPr>
              <w:tab/>
            </w:r>
            <w:r>
              <w:rPr>
                <w:noProof/>
                <w:webHidden/>
              </w:rPr>
              <w:fldChar w:fldCharType="begin"/>
            </w:r>
            <w:r>
              <w:rPr>
                <w:noProof/>
                <w:webHidden/>
              </w:rPr>
              <w:instrText xml:space="preserve"> PAGEREF _Toc439502485 \h </w:instrText>
            </w:r>
          </w:ins>
          <w:r>
            <w:rPr>
              <w:noProof/>
              <w:webHidden/>
            </w:rPr>
          </w:r>
          <w:r>
            <w:rPr>
              <w:noProof/>
              <w:webHidden/>
            </w:rPr>
            <w:fldChar w:fldCharType="separate"/>
          </w:r>
          <w:ins w:id="92" w:author="J.-P. K." w:date="2016-01-02T12:52:00Z">
            <w:r>
              <w:rPr>
                <w:noProof/>
                <w:webHidden/>
              </w:rPr>
              <w:t>4</w:t>
            </w:r>
            <w:r>
              <w:rPr>
                <w:noProof/>
                <w:webHidden/>
              </w:rPr>
              <w:fldChar w:fldCharType="end"/>
            </w:r>
            <w:r w:rsidRPr="000C2FB4">
              <w:rPr>
                <w:rStyle w:val="Hyperlink"/>
                <w:noProof/>
              </w:rPr>
              <w:fldChar w:fldCharType="end"/>
            </w:r>
          </w:ins>
        </w:p>
        <w:p w14:paraId="3DA995FA" w14:textId="77777777" w:rsidR="00CF1F33" w:rsidRDefault="00CF1F33">
          <w:pPr>
            <w:pStyle w:val="Verzeichnis3"/>
            <w:tabs>
              <w:tab w:val="left" w:pos="1320"/>
              <w:tab w:val="right" w:leader="dot" w:pos="9062"/>
            </w:tabs>
            <w:rPr>
              <w:ins w:id="93" w:author="J.-P. K." w:date="2016-01-02T12:52:00Z"/>
              <w:rFonts w:eastAsiaTheme="minorEastAsia"/>
              <w:noProof/>
              <w:lang w:eastAsia="de-DE"/>
            </w:rPr>
          </w:pPr>
          <w:ins w:id="94"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"_Toc439502486"</w:instrText>
            </w:r>
            <w:r w:rsidRPr="000C2FB4">
              <w:rPr>
                <w:rStyle w:val="Hyperlink"/>
                <w:noProof/>
              </w:rPr>
              <w:instrText xml:space="preserve"> </w:instrText>
            </w:r>
            <w:r w:rsidRPr="000C2FB4">
              <w:rPr>
                <w:rStyle w:val="Hyperlink"/>
                <w:noProof/>
              </w:rPr>
              <w:fldChar w:fldCharType="separate"/>
            </w:r>
            <w:r w:rsidRPr="000C2FB4">
              <w:rPr>
                <w:rStyle w:val="Hyperlink"/>
                <w:noProof/>
              </w:rPr>
              <w:t>1.2.1</w:t>
            </w:r>
            <w:r>
              <w:rPr>
                <w:rFonts w:eastAsiaTheme="minorEastAsia"/>
                <w:noProof/>
                <w:lang w:eastAsia="de-DE"/>
              </w:rPr>
              <w:tab/>
            </w:r>
            <w:r w:rsidRPr="000C2FB4">
              <w:rPr>
                <w:rStyle w:val="Hyperlink"/>
                <w:noProof/>
              </w:rPr>
              <w:t>Grobkonzept</w:t>
            </w:r>
            <w:r>
              <w:rPr>
                <w:noProof/>
                <w:webHidden/>
              </w:rPr>
              <w:tab/>
            </w:r>
            <w:r>
              <w:rPr>
                <w:noProof/>
                <w:webHidden/>
              </w:rPr>
              <w:fldChar w:fldCharType="begin"/>
            </w:r>
            <w:r>
              <w:rPr>
                <w:noProof/>
                <w:webHidden/>
              </w:rPr>
              <w:instrText xml:space="preserve"> PAGEREF _Toc439502486 \h </w:instrText>
            </w:r>
          </w:ins>
          <w:r>
            <w:rPr>
              <w:noProof/>
              <w:webHidden/>
            </w:rPr>
          </w:r>
          <w:r>
            <w:rPr>
              <w:noProof/>
              <w:webHidden/>
            </w:rPr>
            <w:fldChar w:fldCharType="separate"/>
          </w:r>
          <w:ins w:id="95" w:author="J.-P. K." w:date="2016-01-02T12:52:00Z">
            <w:r>
              <w:rPr>
                <w:noProof/>
                <w:webHidden/>
              </w:rPr>
              <w:t>4</w:t>
            </w:r>
            <w:r>
              <w:rPr>
                <w:noProof/>
                <w:webHidden/>
              </w:rPr>
              <w:fldChar w:fldCharType="end"/>
            </w:r>
            <w:r w:rsidRPr="000C2FB4">
              <w:rPr>
                <w:rStyle w:val="Hyperlink"/>
                <w:noProof/>
              </w:rPr>
              <w:fldChar w:fldCharType="end"/>
            </w:r>
          </w:ins>
        </w:p>
        <w:p w14:paraId="2DEB775B" w14:textId="77777777" w:rsidR="00CF1F33" w:rsidRDefault="00CF1F33">
          <w:pPr>
            <w:pStyle w:val="Verzeichnis3"/>
            <w:tabs>
              <w:tab w:val="left" w:pos="1320"/>
              <w:tab w:val="right" w:leader="dot" w:pos="9062"/>
            </w:tabs>
            <w:rPr>
              <w:ins w:id="96" w:author="J.-P. K." w:date="2016-01-02T12:52:00Z"/>
              <w:rFonts w:eastAsiaTheme="minorEastAsia"/>
              <w:noProof/>
              <w:lang w:eastAsia="de-DE"/>
            </w:rPr>
          </w:pPr>
          <w:ins w:id="97"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"_Toc439502487"</w:instrText>
            </w:r>
            <w:r w:rsidRPr="000C2FB4">
              <w:rPr>
                <w:rStyle w:val="Hyperlink"/>
                <w:noProof/>
              </w:rPr>
              <w:instrText xml:space="preserve"> </w:instrText>
            </w:r>
            <w:r w:rsidRPr="000C2FB4">
              <w:rPr>
                <w:rStyle w:val="Hyperlink"/>
                <w:noProof/>
              </w:rPr>
              <w:fldChar w:fldCharType="separate"/>
            </w:r>
            <w:r w:rsidRPr="000C2FB4">
              <w:rPr>
                <w:rStyle w:val="Hyperlink"/>
                <w:noProof/>
              </w:rPr>
              <w:t>1.2.2</w:t>
            </w:r>
            <w:r>
              <w:rPr>
                <w:rFonts w:eastAsiaTheme="minorEastAsia"/>
                <w:noProof/>
                <w:lang w:eastAsia="de-DE"/>
              </w:rPr>
              <w:tab/>
            </w:r>
            <w:r w:rsidRPr="000C2FB4">
              <w:rPr>
                <w:rStyle w:val="Hyperlink"/>
                <w:noProof/>
              </w:rPr>
              <w:t>Zielgruppe</w:t>
            </w:r>
            <w:r>
              <w:rPr>
                <w:noProof/>
                <w:webHidden/>
              </w:rPr>
              <w:tab/>
            </w:r>
            <w:r>
              <w:rPr>
                <w:noProof/>
                <w:webHidden/>
              </w:rPr>
              <w:fldChar w:fldCharType="begin"/>
            </w:r>
            <w:r>
              <w:rPr>
                <w:noProof/>
                <w:webHidden/>
              </w:rPr>
              <w:instrText xml:space="preserve"> PAGEREF _Toc439502487 \h </w:instrText>
            </w:r>
          </w:ins>
          <w:r>
            <w:rPr>
              <w:noProof/>
              <w:webHidden/>
            </w:rPr>
          </w:r>
          <w:r>
            <w:rPr>
              <w:noProof/>
              <w:webHidden/>
            </w:rPr>
            <w:fldChar w:fldCharType="separate"/>
          </w:r>
          <w:ins w:id="98" w:author="J.-P. K." w:date="2016-01-02T12:52:00Z">
            <w:r>
              <w:rPr>
                <w:noProof/>
                <w:webHidden/>
              </w:rPr>
              <w:t>4</w:t>
            </w:r>
            <w:r>
              <w:rPr>
                <w:noProof/>
                <w:webHidden/>
              </w:rPr>
              <w:fldChar w:fldCharType="end"/>
            </w:r>
            <w:r w:rsidRPr="000C2FB4">
              <w:rPr>
                <w:rStyle w:val="Hyperlink"/>
                <w:noProof/>
              </w:rPr>
              <w:fldChar w:fldCharType="end"/>
            </w:r>
          </w:ins>
        </w:p>
        <w:p w14:paraId="3D4EA83D" w14:textId="77777777" w:rsidR="00CF1F33" w:rsidRDefault="00CF1F33">
          <w:pPr>
            <w:pStyle w:val="Verzeichnis3"/>
            <w:tabs>
              <w:tab w:val="left" w:pos="1320"/>
              <w:tab w:val="right" w:leader="dot" w:pos="9062"/>
            </w:tabs>
            <w:rPr>
              <w:ins w:id="99" w:author="J.-P. K." w:date="2016-01-02T12:52:00Z"/>
              <w:rFonts w:eastAsiaTheme="minorEastAsia"/>
              <w:noProof/>
              <w:lang w:eastAsia="de-DE"/>
            </w:rPr>
          </w:pPr>
          <w:ins w:id="100"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"_Toc439502488"</w:instrText>
            </w:r>
            <w:r w:rsidRPr="000C2FB4">
              <w:rPr>
                <w:rStyle w:val="Hyperlink"/>
                <w:noProof/>
              </w:rPr>
              <w:instrText xml:space="preserve"> </w:instrText>
            </w:r>
            <w:r w:rsidRPr="000C2FB4">
              <w:rPr>
                <w:rStyle w:val="Hyperlink"/>
                <w:noProof/>
              </w:rPr>
              <w:fldChar w:fldCharType="separate"/>
            </w:r>
            <w:r w:rsidRPr="000C2FB4">
              <w:rPr>
                <w:rStyle w:val="Hyperlink"/>
                <w:noProof/>
              </w:rPr>
              <w:t>1.2.3</w:t>
            </w:r>
            <w:r>
              <w:rPr>
                <w:rFonts w:eastAsiaTheme="minorEastAsia"/>
                <w:noProof/>
                <w:lang w:eastAsia="de-DE"/>
              </w:rPr>
              <w:tab/>
            </w:r>
            <w:r w:rsidRPr="000C2FB4">
              <w:rPr>
                <w:rStyle w:val="Hyperlink"/>
                <w:noProof/>
              </w:rPr>
              <w:t>Funktion und benötigte Rechte der Benutzergruppen</w:t>
            </w:r>
            <w:r>
              <w:rPr>
                <w:noProof/>
                <w:webHidden/>
              </w:rPr>
              <w:tab/>
            </w:r>
            <w:r>
              <w:rPr>
                <w:noProof/>
                <w:webHidden/>
              </w:rPr>
              <w:fldChar w:fldCharType="begin"/>
            </w:r>
            <w:r>
              <w:rPr>
                <w:noProof/>
                <w:webHidden/>
              </w:rPr>
              <w:instrText xml:space="preserve"> PAGEREF _Toc439502488 \h </w:instrText>
            </w:r>
          </w:ins>
          <w:r>
            <w:rPr>
              <w:noProof/>
              <w:webHidden/>
            </w:rPr>
          </w:r>
          <w:r>
            <w:rPr>
              <w:noProof/>
              <w:webHidden/>
            </w:rPr>
            <w:fldChar w:fldCharType="separate"/>
          </w:r>
          <w:ins w:id="101" w:author="J.-P. K." w:date="2016-01-02T12:52:00Z">
            <w:r>
              <w:rPr>
                <w:noProof/>
                <w:webHidden/>
              </w:rPr>
              <w:t>4</w:t>
            </w:r>
            <w:r>
              <w:rPr>
                <w:noProof/>
                <w:webHidden/>
              </w:rPr>
              <w:fldChar w:fldCharType="end"/>
            </w:r>
            <w:r w:rsidRPr="000C2FB4">
              <w:rPr>
                <w:rStyle w:val="Hyperlink"/>
                <w:noProof/>
              </w:rPr>
              <w:fldChar w:fldCharType="end"/>
            </w:r>
          </w:ins>
        </w:p>
        <w:p w14:paraId="0D98FF42" w14:textId="77777777" w:rsidR="00CF1F33" w:rsidRDefault="00CF1F33">
          <w:pPr>
            <w:pStyle w:val="Verzeichnis3"/>
            <w:tabs>
              <w:tab w:val="left" w:pos="1320"/>
              <w:tab w:val="right" w:leader="dot" w:pos="9062"/>
            </w:tabs>
            <w:rPr>
              <w:ins w:id="102" w:author="J.-P. K." w:date="2016-01-02T12:52:00Z"/>
              <w:rFonts w:eastAsiaTheme="minorEastAsia"/>
              <w:noProof/>
              <w:lang w:eastAsia="de-DE"/>
            </w:rPr>
          </w:pPr>
          <w:ins w:id="103"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"_Toc439502489"</w:instrText>
            </w:r>
            <w:r w:rsidRPr="000C2FB4">
              <w:rPr>
                <w:rStyle w:val="Hyperlink"/>
                <w:noProof/>
              </w:rPr>
              <w:instrText xml:space="preserve"> </w:instrText>
            </w:r>
            <w:r w:rsidRPr="000C2FB4">
              <w:rPr>
                <w:rStyle w:val="Hyperlink"/>
                <w:noProof/>
              </w:rPr>
              <w:fldChar w:fldCharType="separate"/>
            </w:r>
            <w:r w:rsidRPr="000C2FB4">
              <w:rPr>
                <w:rStyle w:val="Hyperlink"/>
                <w:noProof/>
              </w:rPr>
              <w:t>1.2.4</w:t>
            </w:r>
            <w:r>
              <w:rPr>
                <w:rFonts w:eastAsiaTheme="minorEastAsia"/>
                <w:noProof/>
                <w:lang w:eastAsia="de-DE"/>
              </w:rPr>
              <w:tab/>
            </w:r>
            <w:r w:rsidRPr="000C2FB4">
              <w:rPr>
                <w:rStyle w:val="Hyperlink"/>
                <w:noProof/>
              </w:rPr>
              <w:t>Allgemeine Beschreibung der Funktionen</w:t>
            </w:r>
            <w:r>
              <w:rPr>
                <w:noProof/>
                <w:webHidden/>
              </w:rPr>
              <w:tab/>
            </w:r>
            <w:r>
              <w:rPr>
                <w:noProof/>
                <w:webHidden/>
              </w:rPr>
              <w:fldChar w:fldCharType="begin"/>
            </w:r>
            <w:r>
              <w:rPr>
                <w:noProof/>
                <w:webHidden/>
              </w:rPr>
              <w:instrText xml:space="preserve"> PAGEREF _Toc439502489 \h </w:instrText>
            </w:r>
          </w:ins>
          <w:r>
            <w:rPr>
              <w:noProof/>
              <w:webHidden/>
            </w:rPr>
          </w:r>
          <w:r>
            <w:rPr>
              <w:noProof/>
              <w:webHidden/>
            </w:rPr>
            <w:fldChar w:fldCharType="separate"/>
          </w:r>
          <w:ins w:id="104" w:author="J.-P. K." w:date="2016-01-02T12:52:00Z">
            <w:r>
              <w:rPr>
                <w:noProof/>
                <w:webHidden/>
              </w:rPr>
              <w:t>4</w:t>
            </w:r>
            <w:r>
              <w:rPr>
                <w:noProof/>
                <w:webHidden/>
              </w:rPr>
              <w:fldChar w:fldCharType="end"/>
            </w:r>
            <w:r w:rsidRPr="000C2FB4">
              <w:rPr>
                <w:rStyle w:val="Hyperlink"/>
                <w:noProof/>
              </w:rPr>
              <w:fldChar w:fldCharType="end"/>
            </w:r>
          </w:ins>
        </w:p>
        <w:p w14:paraId="41854B50" w14:textId="77777777" w:rsidR="00CF1F33" w:rsidRDefault="00CF1F33">
          <w:pPr>
            <w:pStyle w:val="Verzeichnis3"/>
            <w:tabs>
              <w:tab w:val="left" w:pos="1320"/>
              <w:tab w:val="right" w:leader="dot" w:pos="9062"/>
            </w:tabs>
            <w:rPr>
              <w:ins w:id="105" w:author="J.-P. K." w:date="2016-01-02T12:52:00Z"/>
              <w:rFonts w:eastAsiaTheme="minorEastAsia"/>
              <w:noProof/>
              <w:lang w:eastAsia="de-DE"/>
            </w:rPr>
          </w:pPr>
          <w:ins w:id="106"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"_Toc439502491"</w:instrText>
            </w:r>
            <w:r w:rsidRPr="000C2FB4">
              <w:rPr>
                <w:rStyle w:val="Hyperlink"/>
                <w:noProof/>
              </w:rPr>
              <w:instrText xml:space="preserve"> </w:instrText>
            </w:r>
            <w:r w:rsidRPr="000C2FB4">
              <w:rPr>
                <w:rStyle w:val="Hyperlink"/>
                <w:noProof/>
              </w:rPr>
              <w:fldChar w:fldCharType="separate"/>
            </w:r>
            <w:r w:rsidRPr="000C2FB4">
              <w:rPr>
                <w:rStyle w:val="Hyperlink"/>
                <w:noProof/>
              </w:rPr>
              <w:t>1.2.5</w:t>
            </w:r>
            <w:r>
              <w:rPr>
                <w:rFonts w:eastAsiaTheme="minorEastAsia"/>
                <w:noProof/>
                <w:lang w:eastAsia="de-DE"/>
              </w:rPr>
              <w:tab/>
            </w:r>
            <w:r w:rsidRPr="000C2FB4">
              <w:rPr>
                <w:rStyle w:val="Hyperlink"/>
                <w:noProof/>
              </w:rPr>
              <w:t>Genutzte Plattformen</w:t>
            </w:r>
            <w:r>
              <w:rPr>
                <w:noProof/>
                <w:webHidden/>
              </w:rPr>
              <w:tab/>
            </w:r>
            <w:r>
              <w:rPr>
                <w:noProof/>
                <w:webHidden/>
              </w:rPr>
              <w:fldChar w:fldCharType="begin"/>
            </w:r>
            <w:r>
              <w:rPr>
                <w:noProof/>
                <w:webHidden/>
              </w:rPr>
              <w:instrText xml:space="preserve"> PAGEREF _Toc439502491 \h </w:instrText>
            </w:r>
          </w:ins>
          <w:r>
            <w:rPr>
              <w:noProof/>
              <w:webHidden/>
            </w:rPr>
          </w:r>
          <w:r>
            <w:rPr>
              <w:noProof/>
              <w:webHidden/>
            </w:rPr>
            <w:fldChar w:fldCharType="separate"/>
          </w:r>
          <w:ins w:id="107" w:author="J.-P. K." w:date="2016-01-02T12:52:00Z">
            <w:r>
              <w:rPr>
                <w:noProof/>
                <w:webHidden/>
              </w:rPr>
              <w:t>5</w:t>
            </w:r>
            <w:r>
              <w:rPr>
                <w:noProof/>
                <w:webHidden/>
              </w:rPr>
              <w:fldChar w:fldCharType="end"/>
            </w:r>
            <w:r w:rsidRPr="000C2FB4">
              <w:rPr>
                <w:rStyle w:val="Hyperlink"/>
                <w:noProof/>
              </w:rPr>
              <w:fldChar w:fldCharType="end"/>
            </w:r>
          </w:ins>
        </w:p>
        <w:p w14:paraId="31A708B7" w14:textId="77777777" w:rsidR="00CF1F33" w:rsidRDefault="00CF1F33">
          <w:pPr>
            <w:pStyle w:val="Verzeichnis3"/>
            <w:tabs>
              <w:tab w:val="left" w:pos="1320"/>
              <w:tab w:val="right" w:leader="dot" w:pos="9062"/>
            </w:tabs>
            <w:rPr>
              <w:ins w:id="108" w:author="J.-P. K." w:date="2016-01-02T12:52:00Z"/>
              <w:rFonts w:eastAsiaTheme="minorEastAsia"/>
              <w:noProof/>
              <w:lang w:eastAsia="de-DE"/>
            </w:rPr>
          </w:pPr>
          <w:ins w:id="109"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"_Toc439502492"</w:instrText>
            </w:r>
            <w:r w:rsidRPr="000C2FB4">
              <w:rPr>
                <w:rStyle w:val="Hyperlink"/>
                <w:noProof/>
              </w:rPr>
              <w:instrText xml:space="preserve"> </w:instrText>
            </w:r>
            <w:r w:rsidRPr="000C2FB4">
              <w:rPr>
                <w:rStyle w:val="Hyperlink"/>
                <w:noProof/>
              </w:rPr>
              <w:fldChar w:fldCharType="separate"/>
            </w:r>
            <w:r w:rsidRPr="000C2FB4">
              <w:rPr>
                <w:rStyle w:val="Hyperlink"/>
                <w:noProof/>
              </w:rPr>
              <w:t>1.2.6</w:t>
            </w:r>
            <w:r>
              <w:rPr>
                <w:rFonts w:eastAsiaTheme="minorEastAsia"/>
                <w:noProof/>
                <w:lang w:eastAsia="de-DE"/>
              </w:rPr>
              <w:tab/>
            </w:r>
            <w:r w:rsidRPr="000C2FB4">
              <w:rPr>
                <w:rStyle w:val="Hyperlink"/>
                <w:noProof/>
              </w:rPr>
              <w:t>Rahmenbedingungen</w:t>
            </w:r>
            <w:r>
              <w:rPr>
                <w:noProof/>
                <w:webHidden/>
              </w:rPr>
              <w:tab/>
            </w:r>
            <w:r>
              <w:rPr>
                <w:noProof/>
                <w:webHidden/>
              </w:rPr>
              <w:fldChar w:fldCharType="begin"/>
            </w:r>
            <w:r>
              <w:rPr>
                <w:noProof/>
                <w:webHidden/>
              </w:rPr>
              <w:instrText xml:space="preserve"> PAGEREF _Toc439502492 \h </w:instrText>
            </w:r>
          </w:ins>
          <w:r>
            <w:rPr>
              <w:noProof/>
              <w:webHidden/>
            </w:rPr>
          </w:r>
          <w:r>
            <w:rPr>
              <w:noProof/>
              <w:webHidden/>
            </w:rPr>
            <w:fldChar w:fldCharType="separate"/>
          </w:r>
          <w:ins w:id="110" w:author="J.-P. K." w:date="2016-01-02T12:52:00Z">
            <w:r>
              <w:rPr>
                <w:noProof/>
                <w:webHidden/>
              </w:rPr>
              <w:t>5</w:t>
            </w:r>
            <w:r>
              <w:rPr>
                <w:noProof/>
                <w:webHidden/>
              </w:rPr>
              <w:fldChar w:fldCharType="end"/>
            </w:r>
            <w:r w:rsidRPr="000C2FB4">
              <w:rPr>
                <w:rStyle w:val="Hyperlink"/>
                <w:noProof/>
              </w:rPr>
              <w:fldChar w:fldCharType="end"/>
            </w:r>
          </w:ins>
        </w:p>
        <w:p w14:paraId="70062759" w14:textId="77777777" w:rsidR="00CF1F33" w:rsidRDefault="00CF1F33">
          <w:pPr>
            <w:pStyle w:val="Verzeichnis3"/>
            <w:tabs>
              <w:tab w:val="left" w:pos="1320"/>
              <w:tab w:val="right" w:leader="dot" w:pos="9062"/>
            </w:tabs>
            <w:rPr>
              <w:ins w:id="111" w:author="J.-P. K." w:date="2016-01-02T12:52:00Z"/>
              <w:rFonts w:eastAsiaTheme="minorEastAsia"/>
              <w:noProof/>
              <w:lang w:eastAsia="de-DE"/>
            </w:rPr>
          </w:pPr>
          <w:ins w:id="112"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"_Toc439502493"</w:instrText>
            </w:r>
            <w:r w:rsidRPr="000C2FB4">
              <w:rPr>
                <w:rStyle w:val="Hyperlink"/>
                <w:noProof/>
              </w:rPr>
              <w:instrText xml:space="preserve"> </w:instrText>
            </w:r>
            <w:r w:rsidRPr="000C2FB4">
              <w:rPr>
                <w:rStyle w:val="Hyperlink"/>
                <w:noProof/>
              </w:rPr>
              <w:fldChar w:fldCharType="separate"/>
            </w:r>
            <w:r w:rsidRPr="000C2FB4">
              <w:rPr>
                <w:rStyle w:val="Hyperlink"/>
                <w:noProof/>
              </w:rPr>
              <w:t>1.2.7</w:t>
            </w:r>
            <w:r>
              <w:rPr>
                <w:rFonts w:eastAsiaTheme="minorEastAsia"/>
                <w:noProof/>
                <w:lang w:eastAsia="de-DE"/>
              </w:rPr>
              <w:tab/>
            </w:r>
            <w:r w:rsidRPr="000C2FB4">
              <w:rPr>
                <w:rStyle w:val="Hyperlink"/>
                <w:noProof/>
              </w:rPr>
              <w:t>Technische Umgebung</w:t>
            </w:r>
            <w:r>
              <w:rPr>
                <w:noProof/>
                <w:webHidden/>
              </w:rPr>
              <w:tab/>
            </w:r>
            <w:r>
              <w:rPr>
                <w:noProof/>
                <w:webHidden/>
              </w:rPr>
              <w:fldChar w:fldCharType="begin"/>
            </w:r>
            <w:r>
              <w:rPr>
                <w:noProof/>
                <w:webHidden/>
              </w:rPr>
              <w:instrText xml:space="preserve"> PAGEREF _Toc439502493 \h </w:instrText>
            </w:r>
          </w:ins>
          <w:r>
            <w:rPr>
              <w:noProof/>
              <w:webHidden/>
            </w:rPr>
          </w:r>
          <w:r>
            <w:rPr>
              <w:noProof/>
              <w:webHidden/>
            </w:rPr>
            <w:fldChar w:fldCharType="separate"/>
          </w:r>
          <w:ins w:id="113" w:author="J.-P. K." w:date="2016-01-02T12:52:00Z">
            <w:r>
              <w:rPr>
                <w:noProof/>
                <w:webHidden/>
              </w:rPr>
              <w:t>5</w:t>
            </w:r>
            <w:r>
              <w:rPr>
                <w:noProof/>
                <w:webHidden/>
              </w:rPr>
              <w:fldChar w:fldCharType="end"/>
            </w:r>
            <w:r w:rsidRPr="000C2FB4">
              <w:rPr>
                <w:rStyle w:val="Hyperlink"/>
                <w:noProof/>
              </w:rPr>
              <w:fldChar w:fldCharType="end"/>
            </w:r>
          </w:ins>
        </w:p>
        <w:p w14:paraId="37207D7D" w14:textId="77777777" w:rsidR="00CF1F33" w:rsidRDefault="00CF1F33">
          <w:pPr>
            <w:pStyle w:val="Verzeichnis3"/>
            <w:tabs>
              <w:tab w:val="left" w:pos="1320"/>
              <w:tab w:val="right" w:leader="dot" w:pos="9062"/>
            </w:tabs>
            <w:rPr>
              <w:ins w:id="114" w:author="J.-P. K." w:date="2016-01-02T12:52:00Z"/>
              <w:rFonts w:eastAsiaTheme="minorEastAsia"/>
              <w:noProof/>
              <w:lang w:eastAsia="de-DE"/>
            </w:rPr>
          </w:pPr>
          <w:ins w:id="11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"_Toc439502494"</w:instrText>
            </w:r>
            <w:r w:rsidRPr="000C2FB4">
              <w:rPr>
                <w:rStyle w:val="Hyperlink"/>
                <w:noProof/>
              </w:rPr>
              <w:instrText xml:space="preserve"> </w:instrText>
            </w:r>
            <w:r w:rsidRPr="000C2FB4">
              <w:rPr>
                <w:rStyle w:val="Hyperlink"/>
                <w:noProof/>
              </w:rPr>
              <w:fldChar w:fldCharType="separate"/>
            </w:r>
            <w:r w:rsidRPr="000C2FB4">
              <w:rPr>
                <w:rStyle w:val="Hyperlink"/>
                <w:noProof/>
              </w:rPr>
              <w:t>1.2.8</w:t>
            </w:r>
            <w:r>
              <w:rPr>
                <w:rFonts w:eastAsiaTheme="minorEastAsia"/>
                <w:noProof/>
                <w:lang w:eastAsia="de-DE"/>
              </w:rPr>
              <w:tab/>
            </w:r>
            <w:r w:rsidRPr="000C2FB4">
              <w:rPr>
                <w:rStyle w:val="Hyperlink"/>
                <w:noProof/>
              </w:rPr>
              <w:t>Einsatzbedingungen</w:t>
            </w:r>
            <w:r>
              <w:rPr>
                <w:noProof/>
                <w:webHidden/>
              </w:rPr>
              <w:tab/>
            </w:r>
            <w:r>
              <w:rPr>
                <w:noProof/>
                <w:webHidden/>
              </w:rPr>
              <w:fldChar w:fldCharType="begin"/>
            </w:r>
            <w:r>
              <w:rPr>
                <w:noProof/>
                <w:webHidden/>
              </w:rPr>
              <w:instrText xml:space="preserve"> PAGEREF _Toc439502494 \h </w:instrText>
            </w:r>
          </w:ins>
          <w:r>
            <w:rPr>
              <w:noProof/>
              <w:webHidden/>
            </w:rPr>
          </w:r>
          <w:r>
            <w:rPr>
              <w:noProof/>
              <w:webHidden/>
            </w:rPr>
            <w:fldChar w:fldCharType="separate"/>
          </w:r>
          <w:ins w:id="116" w:author="J.-P. K." w:date="2016-01-02T12:52:00Z">
            <w:r>
              <w:rPr>
                <w:noProof/>
                <w:webHidden/>
              </w:rPr>
              <w:t>5</w:t>
            </w:r>
            <w:r>
              <w:rPr>
                <w:noProof/>
                <w:webHidden/>
              </w:rPr>
              <w:fldChar w:fldCharType="end"/>
            </w:r>
            <w:r w:rsidRPr="000C2FB4">
              <w:rPr>
                <w:rStyle w:val="Hyperlink"/>
                <w:noProof/>
              </w:rPr>
              <w:fldChar w:fldCharType="end"/>
            </w:r>
          </w:ins>
        </w:p>
        <w:p w14:paraId="747AFD7F" w14:textId="77777777" w:rsidR="00CF1F33" w:rsidRDefault="00CF1F33">
          <w:pPr>
            <w:pStyle w:val="Verzeichnis3"/>
            <w:tabs>
              <w:tab w:val="left" w:pos="1320"/>
              <w:tab w:val="right" w:leader="dot" w:pos="9062"/>
            </w:tabs>
            <w:rPr>
              <w:ins w:id="117" w:author="J.-P. K." w:date="2016-01-02T12:52:00Z"/>
              <w:rFonts w:eastAsiaTheme="minorEastAsia"/>
              <w:noProof/>
              <w:lang w:eastAsia="de-DE"/>
            </w:rPr>
          </w:pPr>
          <w:ins w:id="11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"_Toc439502495"</w:instrText>
            </w:r>
            <w:r w:rsidRPr="000C2FB4">
              <w:rPr>
                <w:rStyle w:val="Hyperlink"/>
                <w:noProof/>
              </w:rPr>
              <w:instrText xml:space="preserve"> </w:instrText>
            </w:r>
            <w:r w:rsidRPr="000C2FB4">
              <w:rPr>
                <w:rStyle w:val="Hyperlink"/>
                <w:noProof/>
              </w:rPr>
              <w:fldChar w:fldCharType="separate"/>
            </w:r>
            <w:r w:rsidRPr="000C2FB4">
              <w:rPr>
                <w:rStyle w:val="Hyperlink"/>
                <w:noProof/>
              </w:rPr>
              <w:t>1.2.9</w:t>
            </w:r>
            <w:r>
              <w:rPr>
                <w:rFonts w:eastAsiaTheme="minorEastAsia"/>
                <w:noProof/>
                <w:lang w:eastAsia="de-DE"/>
              </w:rPr>
              <w:tab/>
            </w:r>
            <w:r w:rsidRPr="000C2FB4">
              <w:rPr>
                <w:rStyle w:val="Hyperlink"/>
                <w:noProof/>
              </w:rPr>
              <w:t>Rechtliches:</w:t>
            </w:r>
            <w:r>
              <w:rPr>
                <w:noProof/>
                <w:webHidden/>
              </w:rPr>
              <w:tab/>
            </w:r>
            <w:r>
              <w:rPr>
                <w:noProof/>
                <w:webHidden/>
              </w:rPr>
              <w:fldChar w:fldCharType="begin"/>
            </w:r>
            <w:r>
              <w:rPr>
                <w:noProof/>
                <w:webHidden/>
              </w:rPr>
              <w:instrText xml:space="preserve"> PAGEREF _Toc439502495 \h </w:instrText>
            </w:r>
          </w:ins>
          <w:r>
            <w:rPr>
              <w:noProof/>
              <w:webHidden/>
            </w:rPr>
          </w:r>
          <w:r>
            <w:rPr>
              <w:noProof/>
              <w:webHidden/>
            </w:rPr>
            <w:fldChar w:fldCharType="separate"/>
          </w:r>
          <w:ins w:id="119" w:author="J.-P. K." w:date="2016-01-02T12:52:00Z">
            <w:r>
              <w:rPr>
                <w:noProof/>
                <w:webHidden/>
              </w:rPr>
              <w:t>5</w:t>
            </w:r>
            <w:r>
              <w:rPr>
                <w:noProof/>
                <w:webHidden/>
              </w:rPr>
              <w:fldChar w:fldCharType="end"/>
            </w:r>
            <w:r w:rsidRPr="000C2FB4">
              <w:rPr>
                <w:rStyle w:val="Hyperlink"/>
                <w:noProof/>
              </w:rPr>
              <w:fldChar w:fldCharType="end"/>
            </w:r>
          </w:ins>
        </w:p>
        <w:p w14:paraId="2D5BF037" w14:textId="77777777" w:rsidR="00CF1F33" w:rsidRDefault="00CF1F33">
          <w:pPr>
            <w:pStyle w:val="Verzeichnis3"/>
            <w:tabs>
              <w:tab w:val="left" w:pos="1320"/>
              <w:tab w:val="right" w:leader="dot" w:pos="9062"/>
            </w:tabs>
            <w:rPr>
              <w:ins w:id="120" w:author="J.-P. K." w:date="2016-01-02T12:52:00Z"/>
              <w:rFonts w:eastAsiaTheme="minorEastAsia"/>
              <w:noProof/>
              <w:lang w:eastAsia="de-DE"/>
            </w:rPr>
          </w:pPr>
          <w:ins w:id="121"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"_Toc439502496"</w:instrText>
            </w:r>
            <w:r w:rsidRPr="000C2FB4">
              <w:rPr>
                <w:rStyle w:val="Hyperlink"/>
                <w:noProof/>
              </w:rPr>
              <w:instrText xml:space="preserve"> </w:instrText>
            </w:r>
            <w:r w:rsidRPr="000C2FB4">
              <w:rPr>
                <w:rStyle w:val="Hyperlink"/>
                <w:noProof/>
              </w:rPr>
              <w:fldChar w:fldCharType="separate"/>
            </w:r>
            <w:r w:rsidRPr="000C2FB4">
              <w:rPr>
                <w:rStyle w:val="Hyperlink"/>
                <w:noProof/>
              </w:rPr>
              <w:t>1.2.10</w:t>
            </w:r>
            <w:r>
              <w:rPr>
                <w:rFonts w:eastAsiaTheme="minorEastAsia"/>
                <w:noProof/>
                <w:lang w:eastAsia="de-DE"/>
              </w:rPr>
              <w:tab/>
            </w:r>
            <w:r w:rsidRPr="000C2FB4">
              <w:rPr>
                <w:rStyle w:val="Hyperlink"/>
                <w:noProof/>
              </w:rPr>
              <w:t>Vorkenntnisse</w:t>
            </w:r>
            <w:r>
              <w:rPr>
                <w:noProof/>
                <w:webHidden/>
              </w:rPr>
              <w:tab/>
            </w:r>
            <w:r>
              <w:rPr>
                <w:noProof/>
                <w:webHidden/>
              </w:rPr>
              <w:fldChar w:fldCharType="begin"/>
            </w:r>
            <w:r>
              <w:rPr>
                <w:noProof/>
                <w:webHidden/>
              </w:rPr>
              <w:instrText xml:space="preserve"> PAGEREF _Toc439502496 \h </w:instrText>
            </w:r>
          </w:ins>
          <w:r>
            <w:rPr>
              <w:noProof/>
              <w:webHidden/>
            </w:rPr>
          </w:r>
          <w:r>
            <w:rPr>
              <w:noProof/>
              <w:webHidden/>
            </w:rPr>
            <w:fldChar w:fldCharType="separate"/>
          </w:r>
          <w:ins w:id="122" w:author="J.-P. K." w:date="2016-01-02T12:52:00Z">
            <w:r>
              <w:rPr>
                <w:noProof/>
                <w:webHidden/>
              </w:rPr>
              <w:t>5</w:t>
            </w:r>
            <w:r>
              <w:rPr>
                <w:noProof/>
                <w:webHidden/>
              </w:rPr>
              <w:fldChar w:fldCharType="end"/>
            </w:r>
            <w:r w:rsidRPr="000C2FB4">
              <w:rPr>
                <w:rStyle w:val="Hyperlink"/>
                <w:noProof/>
              </w:rPr>
              <w:fldChar w:fldCharType="end"/>
            </w:r>
          </w:ins>
        </w:p>
        <w:p w14:paraId="3B1B4A38" w14:textId="77777777" w:rsidR="00CF1F33" w:rsidRDefault="00CF1F33">
          <w:pPr>
            <w:pStyle w:val="Verzeichnis3"/>
            <w:tabs>
              <w:tab w:val="left" w:pos="1320"/>
              <w:tab w:val="right" w:leader="dot" w:pos="9062"/>
            </w:tabs>
            <w:rPr>
              <w:ins w:id="123" w:author="J.-P. K." w:date="2016-01-02T12:52:00Z"/>
              <w:rFonts w:eastAsiaTheme="minorEastAsia"/>
              <w:noProof/>
              <w:lang w:eastAsia="de-DE"/>
            </w:rPr>
          </w:pPr>
          <w:ins w:id="124"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"_Toc439502497"</w:instrText>
            </w:r>
            <w:r w:rsidRPr="000C2FB4">
              <w:rPr>
                <w:rStyle w:val="Hyperlink"/>
                <w:noProof/>
              </w:rPr>
              <w:instrText xml:space="preserve"> </w:instrText>
            </w:r>
            <w:r w:rsidRPr="000C2FB4">
              <w:rPr>
                <w:rStyle w:val="Hyperlink"/>
                <w:noProof/>
              </w:rPr>
              <w:fldChar w:fldCharType="separate"/>
            </w:r>
            <w:r w:rsidRPr="000C2FB4">
              <w:rPr>
                <w:rStyle w:val="Hyperlink"/>
                <w:noProof/>
              </w:rPr>
              <w:t>1.2.11</w:t>
            </w:r>
            <w:r>
              <w:rPr>
                <w:rFonts w:eastAsiaTheme="minorEastAsia"/>
                <w:noProof/>
                <w:lang w:eastAsia="de-DE"/>
              </w:rPr>
              <w:tab/>
            </w:r>
            <w:r w:rsidRPr="000C2FB4">
              <w:rPr>
                <w:rStyle w:val="Hyperlink"/>
                <w:noProof/>
              </w:rPr>
              <w:t>Einschränkungen</w:t>
            </w:r>
            <w:r>
              <w:rPr>
                <w:noProof/>
                <w:webHidden/>
              </w:rPr>
              <w:tab/>
            </w:r>
            <w:r>
              <w:rPr>
                <w:noProof/>
                <w:webHidden/>
              </w:rPr>
              <w:fldChar w:fldCharType="begin"/>
            </w:r>
            <w:r>
              <w:rPr>
                <w:noProof/>
                <w:webHidden/>
              </w:rPr>
              <w:instrText xml:space="preserve"> PAGEREF _Toc439502497 \h </w:instrText>
            </w:r>
          </w:ins>
          <w:r>
            <w:rPr>
              <w:noProof/>
              <w:webHidden/>
            </w:rPr>
          </w:r>
          <w:r>
            <w:rPr>
              <w:noProof/>
              <w:webHidden/>
            </w:rPr>
            <w:fldChar w:fldCharType="separate"/>
          </w:r>
          <w:ins w:id="125" w:author="J.-P. K." w:date="2016-01-02T12:52:00Z">
            <w:r>
              <w:rPr>
                <w:noProof/>
                <w:webHidden/>
              </w:rPr>
              <w:t>6</w:t>
            </w:r>
            <w:r>
              <w:rPr>
                <w:noProof/>
                <w:webHidden/>
              </w:rPr>
              <w:fldChar w:fldCharType="end"/>
            </w:r>
            <w:r w:rsidRPr="000C2FB4">
              <w:rPr>
                <w:rStyle w:val="Hyperlink"/>
                <w:noProof/>
              </w:rPr>
              <w:fldChar w:fldCharType="end"/>
            </w:r>
          </w:ins>
        </w:p>
        <w:p w14:paraId="20FB10D3" w14:textId="77777777" w:rsidR="00CF1F33" w:rsidRDefault="00CF1F33">
          <w:pPr>
            <w:pStyle w:val="Verzeichnis2"/>
            <w:tabs>
              <w:tab w:val="left" w:pos="880"/>
              <w:tab w:val="right" w:leader="dot" w:pos="9062"/>
            </w:tabs>
            <w:rPr>
              <w:ins w:id="126" w:author="J.-P. K." w:date="2016-01-02T12:52:00Z"/>
              <w:rFonts w:eastAsiaTheme="minorEastAsia"/>
              <w:noProof/>
              <w:lang w:eastAsia="de-DE"/>
            </w:rPr>
          </w:pPr>
          <w:ins w:id="127"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"_Toc439502498"</w:instrText>
            </w:r>
            <w:r w:rsidRPr="000C2FB4">
              <w:rPr>
                <w:rStyle w:val="Hyperlink"/>
                <w:noProof/>
              </w:rPr>
              <w:instrText xml:space="preserve"> </w:instrText>
            </w:r>
            <w:r w:rsidRPr="000C2FB4">
              <w:rPr>
                <w:rStyle w:val="Hyperlink"/>
                <w:noProof/>
              </w:rPr>
              <w:fldChar w:fldCharType="separate"/>
            </w:r>
            <w:r w:rsidRPr="000C2FB4">
              <w:rPr>
                <w:rStyle w:val="Hyperlink"/>
                <w:noProof/>
              </w:rPr>
              <w:t>1.3</w:t>
            </w:r>
            <w:r>
              <w:rPr>
                <w:rFonts w:eastAsiaTheme="minorEastAsia"/>
                <w:noProof/>
                <w:lang w:eastAsia="de-DE"/>
              </w:rPr>
              <w:tab/>
            </w:r>
            <w:r w:rsidRPr="000C2FB4">
              <w:rPr>
                <w:rStyle w:val="Hyperlink"/>
                <w:noProof/>
              </w:rPr>
              <w:t>Meilensteine</w:t>
            </w:r>
            <w:r>
              <w:rPr>
                <w:noProof/>
                <w:webHidden/>
              </w:rPr>
              <w:tab/>
            </w:r>
            <w:r>
              <w:rPr>
                <w:noProof/>
                <w:webHidden/>
              </w:rPr>
              <w:fldChar w:fldCharType="begin"/>
            </w:r>
            <w:r>
              <w:rPr>
                <w:noProof/>
                <w:webHidden/>
              </w:rPr>
              <w:instrText xml:space="preserve"> PAGEREF _Toc439502498 \h </w:instrText>
            </w:r>
          </w:ins>
          <w:r>
            <w:rPr>
              <w:noProof/>
              <w:webHidden/>
            </w:rPr>
          </w:r>
          <w:r>
            <w:rPr>
              <w:noProof/>
              <w:webHidden/>
            </w:rPr>
            <w:fldChar w:fldCharType="separate"/>
          </w:r>
          <w:ins w:id="128" w:author="J.-P. K." w:date="2016-01-02T12:52:00Z">
            <w:r>
              <w:rPr>
                <w:noProof/>
                <w:webHidden/>
              </w:rPr>
              <w:t>6</w:t>
            </w:r>
            <w:r>
              <w:rPr>
                <w:noProof/>
                <w:webHidden/>
              </w:rPr>
              <w:fldChar w:fldCharType="end"/>
            </w:r>
            <w:r w:rsidRPr="000C2FB4">
              <w:rPr>
                <w:rStyle w:val="Hyperlink"/>
                <w:noProof/>
              </w:rPr>
              <w:fldChar w:fldCharType="end"/>
            </w:r>
          </w:ins>
        </w:p>
        <w:p w14:paraId="5AC13742" w14:textId="77777777" w:rsidR="00CF1F33" w:rsidRDefault="00CF1F33">
          <w:pPr>
            <w:pStyle w:val="Verzeichnis1"/>
            <w:tabs>
              <w:tab w:val="left" w:pos="440"/>
              <w:tab w:val="right" w:leader="dot" w:pos="9062"/>
            </w:tabs>
            <w:rPr>
              <w:ins w:id="129" w:author="J.-P. K." w:date="2016-01-02T12:52:00Z"/>
              <w:rFonts w:eastAsiaTheme="minorEastAsia"/>
              <w:noProof/>
              <w:lang w:eastAsia="de-DE"/>
            </w:rPr>
          </w:pPr>
          <w:ins w:id="130"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"_Toc439502499"</w:instrText>
            </w:r>
            <w:r w:rsidRPr="000C2FB4">
              <w:rPr>
                <w:rStyle w:val="Hyperlink"/>
                <w:noProof/>
              </w:rPr>
              <w:instrText xml:space="preserve"> </w:instrText>
            </w:r>
            <w:r w:rsidRPr="000C2FB4">
              <w:rPr>
                <w:rStyle w:val="Hyperlink"/>
                <w:noProof/>
              </w:rPr>
              <w:fldChar w:fldCharType="separate"/>
            </w:r>
            <w:r w:rsidRPr="000C2FB4">
              <w:rPr>
                <w:rStyle w:val="Hyperlink"/>
                <w:noProof/>
              </w:rPr>
              <w:t>2</w:t>
            </w:r>
            <w:r>
              <w:rPr>
                <w:rFonts w:eastAsiaTheme="minorEastAsia"/>
                <w:noProof/>
                <w:lang w:eastAsia="de-DE"/>
              </w:rPr>
              <w:tab/>
            </w:r>
            <w:r w:rsidRPr="000C2FB4">
              <w:rPr>
                <w:rStyle w:val="Hyperlink"/>
                <w:noProof/>
              </w:rPr>
              <w:t>Organisation</w:t>
            </w:r>
            <w:r>
              <w:rPr>
                <w:noProof/>
                <w:webHidden/>
              </w:rPr>
              <w:tab/>
            </w:r>
            <w:r>
              <w:rPr>
                <w:noProof/>
                <w:webHidden/>
              </w:rPr>
              <w:fldChar w:fldCharType="begin"/>
            </w:r>
            <w:r>
              <w:rPr>
                <w:noProof/>
                <w:webHidden/>
              </w:rPr>
              <w:instrText xml:space="preserve"> PAGEREF _Toc439502499 \h </w:instrText>
            </w:r>
          </w:ins>
          <w:r>
            <w:rPr>
              <w:noProof/>
              <w:webHidden/>
            </w:rPr>
          </w:r>
          <w:r>
            <w:rPr>
              <w:noProof/>
              <w:webHidden/>
            </w:rPr>
            <w:fldChar w:fldCharType="separate"/>
          </w:r>
          <w:ins w:id="131" w:author="J.-P. K." w:date="2016-01-02T12:52:00Z">
            <w:r>
              <w:rPr>
                <w:noProof/>
                <w:webHidden/>
              </w:rPr>
              <w:t>6</w:t>
            </w:r>
            <w:r>
              <w:rPr>
                <w:noProof/>
                <w:webHidden/>
              </w:rPr>
              <w:fldChar w:fldCharType="end"/>
            </w:r>
            <w:r w:rsidRPr="000C2FB4">
              <w:rPr>
                <w:rStyle w:val="Hyperlink"/>
                <w:noProof/>
              </w:rPr>
              <w:fldChar w:fldCharType="end"/>
            </w:r>
          </w:ins>
        </w:p>
        <w:p w14:paraId="4171B931" w14:textId="77777777" w:rsidR="00CF1F33" w:rsidRDefault="00CF1F33">
          <w:pPr>
            <w:pStyle w:val="Verzeichnis2"/>
            <w:tabs>
              <w:tab w:val="left" w:pos="880"/>
              <w:tab w:val="right" w:leader="dot" w:pos="9062"/>
            </w:tabs>
            <w:rPr>
              <w:ins w:id="132" w:author="J.-P. K." w:date="2016-01-02T12:52:00Z"/>
              <w:rFonts w:eastAsiaTheme="minorEastAsia"/>
              <w:noProof/>
              <w:lang w:eastAsia="de-DE"/>
            </w:rPr>
          </w:pPr>
          <w:ins w:id="133"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"_Toc439502500"</w:instrText>
            </w:r>
            <w:r w:rsidRPr="000C2FB4">
              <w:rPr>
                <w:rStyle w:val="Hyperlink"/>
                <w:noProof/>
              </w:rPr>
              <w:instrText xml:space="preserve"> </w:instrText>
            </w:r>
            <w:r w:rsidRPr="000C2FB4">
              <w:rPr>
                <w:rStyle w:val="Hyperlink"/>
                <w:noProof/>
              </w:rPr>
              <w:fldChar w:fldCharType="separate"/>
            </w:r>
            <w:r w:rsidRPr="000C2FB4">
              <w:rPr>
                <w:rStyle w:val="Hyperlink"/>
                <w:noProof/>
              </w:rPr>
              <w:t>2.1</w:t>
            </w:r>
            <w:r>
              <w:rPr>
                <w:rFonts w:eastAsiaTheme="minorEastAsia"/>
                <w:noProof/>
                <w:lang w:eastAsia="de-DE"/>
              </w:rPr>
              <w:tab/>
            </w:r>
            <w:r w:rsidRPr="000C2FB4">
              <w:rPr>
                <w:rStyle w:val="Hyperlink"/>
                <w:noProof/>
              </w:rPr>
              <w:t>Aufbauorganisation</w:t>
            </w:r>
            <w:r>
              <w:rPr>
                <w:noProof/>
                <w:webHidden/>
              </w:rPr>
              <w:tab/>
            </w:r>
            <w:r>
              <w:rPr>
                <w:noProof/>
                <w:webHidden/>
              </w:rPr>
              <w:fldChar w:fldCharType="begin"/>
            </w:r>
            <w:r>
              <w:rPr>
                <w:noProof/>
                <w:webHidden/>
              </w:rPr>
              <w:instrText xml:space="preserve"> PAGEREF _Toc439502500 \h </w:instrText>
            </w:r>
          </w:ins>
          <w:r>
            <w:rPr>
              <w:noProof/>
              <w:webHidden/>
            </w:rPr>
          </w:r>
          <w:r>
            <w:rPr>
              <w:noProof/>
              <w:webHidden/>
            </w:rPr>
            <w:fldChar w:fldCharType="separate"/>
          </w:r>
          <w:ins w:id="134" w:author="J.-P. K." w:date="2016-01-02T12:52:00Z">
            <w:r>
              <w:rPr>
                <w:noProof/>
                <w:webHidden/>
              </w:rPr>
              <w:t>6</w:t>
            </w:r>
            <w:r>
              <w:rPr>
                <w:noProof/>
                <w:webHidden/>
              </w:rPr>
              <w:fldChar w:fldCharType="end"/>
            </w:r>
            <w:r w:rsidRPr="000C2FB4">
              <w:rPr>
                <w:rStyle w:val="Hyperlink"/>
                <w:noProof/>
              </w:rPr>
              <w:fldChar w:fldCharType="end"/>
            </w:r>
          </w:ins>
        </w:p>
        <w:p w14:paraId="42DA5AF3" w14:textId="77777777" w:rsidR="00CF1F33" w:rsidRDefault="00CF1F33">
          <w:pPr>
            <w:pStyle w:val="Verzeichnis3"/>
            <w:tabs>
              <w:tab w:val="left" w:pos="1320"/>
              <w:tab w:val="right" w:leader="dot" w:pos="9062"/>
            </w:tabs>
            <w:rPr>
              <w:ins w:id="135" w:author="J.-P. K." w:date="2016-01-02T12:52:00Z"/>
              <w:rFonts w:eastAsiaTheme="minorEastAsia"/>
              <w:noProof/>
              <w:lang w:eastAsia="de-DE"/>
            </w:rPr>
          </w:pPr>
          <w:ins w:id="136"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"_Toc439502501"</w:instrText>
            </w:r>
            <w:r w:rsidRPr="000C2FB4">
              <w:rPr>
                <w:rStyle w:val="Hyperlink"/>
                <w:noProof/>
              </w:rPr>
              <w:instrText xml:space="preserve"> </w:instrText>
            </w:r>
            <w:r w:rsidRPr="000C2FB4">
              <w:rPr>
                <w:rStyle w:val="Hyperlink"/>
                <w:noProof/>
              </w:rPr>
              <w:fldChar w:fldCharType="separate"/>
            </w:r>
            <w:r w:rsidRPr="000C2FB4">
              <w:rPr>
                <w:rStyle w:val="Hyperlink"/>
                <w:noProof/>
              </w:rPr>
              <w:t>2.1.1</w:t>
            </w:r>
            <w:r>
              <w:rPr>
                <w:rFonts w:eastAsiaTheme="minorEastAsia"/>
                <w:noProof/>
                <w:lang w:eastAsia="de-DE"/>
              </w:rPr>
              <w:tab/>
            </w:r>
            <w:r w:rsidRPr="000C2FB4">
              <w:rPr>
                <w:rStyle w:val="Hyperlink"/>
                <w:noProof/>
              </w:rPr>
              <w:t>Projekt Hierarchie</w:t>
            </w:r>
            <w:r>
              <w:rPr>
                <w:noProof/>
                <w:webHidden/>
              </w:rPr>
              <w:tab/>
            </w:r>
            <w:r>
              <w:rPr>
                <w:noProof/>
                <w:webHidden/>
              </w:rPr>
              <w:fldChar w:fldCharType="begin"/>
            </w:r>
            <w:r>
              <w:rPr>
                <w:noProof/>
                <w:webHidden/>
              </w:rPr>
              <w:instrText xml:space="preserve"> PAGEREF _Toc439502501 \h </w:instrText>
            </w:r>
          </w:ins>
          <w:r>
            <w:rPr>
              <w:noProof/>
              <w:webHidden/>
            </w:rPr>
          </w:r>
          <w:r>
            <w:rPr>
              <w:noProof/>
              <w:webHidden/>
            </w:rPr>
            <w:fldChar w:fldCharType="separate"/>
          </w:r>
          <w:ins w:id="137" w:author="J.-P. K." w:date="2016-01-02T12:52:00Z">
            <w:r>
              <w:rPr>
                <w:noProof/>
                <w:webHidden/>
              </w:rPr>
              <w:t>6</w:t>
            </w:r>
            <w:r>
              <w:rPr>
                <w:noProof/>
                <w:webHidden/>
              </w:rPr>
              <w:fldChar w:fldCharType="end"/>
            </w:r>
            <w:r w:rsidRPr="000C2FB4">
              <w:rPr>
                <w:rStyle w:val="Hyperlink"/>
                <w:noProof/>
              </w:rPr>
              <w:fldChar w:fldCharType="end"/>
            </w:r>
          </w:ins>
        </w:p>
        <w:p w14:paraId="4DE0076D" w14:textId="77777777" w:rsidR="00CF1F33" w:rsidRDefault="00CF1F33">
          <w:pPr>
            <w:pStyle w:val="Verzeichnis3"/>
            <w:tabs>
              <w:tab w:val="left" w:pos="1320"/>
              <w:tab w:val="right" w:leader="dot" w:pos="9062"/>
            </w:tabs>
            <w:rPr>
              <w:ins w:id="138" w:author="J.-P. K." w:date="2016-01-02T12:52:00Z"/>
              <w:rFonts w:eastAsiaTheme="minorEastAsia"/>
              <w:noProof/>
              <w:lang w:eastAsia="de-DE"/>
            </w:rPr>
          </w:pPr>
          <w:ins w:id="139"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"_Toc439502502"</w:instrText>
            </w:r>
            <w:r w:rsidRPr="000C2FB4">
              <w:rPr>
                <w:rStyle w:val="Hyperlink"/>
                <w:noProof/>
              </w:rPr>
              <w:instrText xml:space="preserve"> </w:instrText>
            </w:r>
            <w:r w:rsidRPr="000C2FB4">
              <w:rPr>
                <w:rStyle w:val="Hyperlink"/>
                <w:noProof/>
              </w:rPr>
              <w:fldChar w:fldCharType="separate"/>
            </w:r>
            <w:r w:rsidRPr="000C2FB4">
              <w:rPr>
                <w:rStyle w:val="Hyperlink"/>
                <w:noProof/>
              </w:rPr>
              <w:t>2.1.2</w:t>
            </w:r>
            <w:r>
              <w:rPr>
                <w:rFonts w:eastAsiaTheme="minorEastAsia"/>
                <w:noProof/>
                <w:lang w:eastAsia="de-DE"/>
              </w:rPr>
              <w:tab/>
            </w:r>
            <w:r w:rsidRPr="000C2FB4">
              <w:rPr>
                <w:rStyle w:val="Hyperlink"/>
                <w:noProof/>
              </w:rPr>
              <w:t>Taskforces</w:t>
            </w:r>
            <w:r>
              <w:rPr>
                <w:noProof/>
                <w:webHidden/>
              </w:rPr>
              <w:tab/>
            </w:r>
            <w:r>
              <w:rPr>
                <w:noProof/>
                <w:webHidden/>
              </w:rPr>
              <w:fldChar w:fldCharType="begin"/>
            </w:r>
            <w:r>
              <w:rPr>
                <w:noProof/>
                <w:webHidden/>
              </w:rPr>
              <w:instrText xml:space="preserve"> PAGEREF _Toc439502502 \h </w:instrText>
            </w:r>
          </w:ins>
          <w:r>
            <w:rPr>
              <w:noProof/>
              <w:webHidden/>
            </w:rPr>
          </w:r>
          <w:r>
            <w:rPr>
              <w:noProof/>
              <w:webHidden/>
            </w:rPr>
            <w:fldChar w:fldCharType="separate"/>
          </w:r>
          <w:ins w:id="140" w:author="J.-P. K." w:date="2016-01-02T12:52:00Z">
            <w:r>
              <w:rPr>
                <w:noProof/>
                <w:webHidden/>
              </w:rPr>
              <w:t>7</w:t>
            </w:r>
            <w:r>
              <w:rPr>
                <w:noProof/>
                <w:webHidden/>
              </w:rPr>
              <w:fldChar w:fldCharType="end"/>
            </w:r>
            <w:r w:rsidRPr="000C2FB4">
              <w:rPr>
                <w:rStyle w:val="Hyperlink"/>
                <w:noProof/>
              </w:rPr>
              <w:fldChar w:fldCharType="end"/>
            </w:r>
          </w:ins>
        </w:p>
        <w:p w14:paraId="2689B0B3" w14:textId="77777777" w:rsidR="00CF1F33" w:rsidRDefault="00CF1F33">
          <w:pPr>
            <w:pStyle w:val="Verzeichnis2"/>
            <w:tabs>
              <w:tab w:val="left" w:pos="880"/>
              <w:tab w:val="right" w:leader="dot" w:pos="9062"/>
            </w:tabs>
            <w:rPr>
              <w:ins w:id="141" w:author="J.-P. K." w:date="2016-01-02T12:52:00Z"/>
              <w:rFonts w:eastAsiaTheme="minorEastAsia"/>
              <w:noProof/>
              <w:lang w:eastAsia="de-DE"/>
            </w:rPr>
          </w:pPr>
          <w:ins w:id="142"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"_Toc439502503"</w:instrText>
            </w:r>
            <w:r w:rsidRPr="000C2FB4">
              <w:rPr>
                <w:rStyle w:val="Hyperlink"/>
                <w:noProof/>
              </w:rPr>
              <w:instrText xml:space="preserve"> </w:instrText>
            </w:r>
            <w:r w:rsidRPr="000C2FB4">
              <w:rPr>
                <w:rStyle w:val="Hyperlink"/>
                <w:noProof/>
              </w:rPr>
              <w:fldChar w:fldCharType="separate"/>
            </w:r>
            <w:r w:rsidRPr="000C2FB4">
              <w:rPr>
                <w:rStyle w:val="Hyperlink"/>
                <w:noProof/>
              </w:rPr>
              <w:t>2.2</w:t>
            </w:r>
            <w:r>
              <w:rPr>
                <w:rFonts w:eastAsiaTheme="minorEastAsia"/>
                <w:noProof/>
                <w:lang w:eastAsia="de-DE"/>
              </w:rPr>
              <w:tab/>
            </w:r>
            <w:r w:rsidRPr="000C2FB4">
              <w:rPr>
                <w:rStyle w:val="Hyperlink"/>
                <w:noProof/>
              </w:rPr>
              <w:t>Skillsheet</w:t>
            </w:r>
            <w:r>
              <w:rPr>
                <w:noProof/>
                <w:webHidden/>
              </w:rPr>
              <w:tab/>
            </w:r>
            <w:r>
              <w:rPr>
                <w:noProof/>
                <w:webHidden/>
              </w:rPr>
              <w:fldChar w:fldCharType="begin"/>
            </w:r>
            <w:r>
              <w:rPr>
                <w:noProof/>
                <w:webHidden/>
              </w:rPr>
              <w:instrText xml:space="preserve"> PAGEREF _Toc439502503 \h </w:instrText>
            </w:r>
          </w:ins>
          <w:r>
            <w:rPr>
              <w:noProof/>
              <w:webHidden/>
            </w:rPr>
          </w:r>
          <w:r>
            <w:rPr>
              <w:noProof/>
              <w:webHidden/>
            </w:rPr>
            <w:fldChar w:fldCharType="separate"/>
          </w:r>
          <w:ins w:id="143" w:author="J.-P. K." w:date="2016-01-02T12:52:00Z">
            <w:r>
              <w:rPr>
                <w:noProof/>
                <w:webHidden/>
              </w:rPr>
              <w:t>7</w:t>
            </w:r>
            <w:r>
              <w:rPr>
                <w:noProof/>
                <w:webHidden/>
              </w:rPr>
              <w:fldChar w:fldCharType="end"/>
            </w:r>
            <w:r w:rsidRPr="000C2FB4">
              <w:rPr>
                <w:rStyle w:val="Hyperlink"/>
                <w:noProof/>
              </w:rPr>
              <w:fldChar w:fldCharType="end"/>
            </w:r>
          </w:ins>
        </w:p>
        <w:p w14:paraId="0B4C7D2D" w14:textId="77777777" w:rsidR="00CF1F33" w:rsidRDefault="00CF1F33">
          <w:pPr>
            <w:pStyle w:val="Verzeichnis1"/>
            <w:tabs>
              <w:tab w:val="left" w:pos="440"/>
              <w:tab w:val="right" w:leader="dot" w:pos="9062"/>
            </w:tabs>
            <w:rPr>
              <w:ins w:id="144" w:author="J.-P. K." w:date="2016-01-02T12:52:00Z"/>
              <w:rFonts w:eastAsiaTheme="minorEastAsia"/>
              <w:noProof/>
              <w:lang w:eastAsia="de-DE"/>
            </w:rPr>
          </w:pPr>
          <w:ins w:id="14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"_Toc439502504"</w:instrText>
            </w:r>
            <w:r w:rsidRPr="000C2FB4">
              <w:rPr>
                <w:rStyle w:val="Hyperlink"/>
                <w:noProof/>
              </w:rPr>
              <w:instrText xml:space="preserve"> </w:instrText>
            </w:r>
            <w:r w:rsidRPr="000C2FB4">
              <w:rPr>
                <w:rStyle w:val="Hyperlink"/>
                <w:noProof/>
              </w:rPr>
              <w:fldChar w:fldCharType="separate"/>
            </w:r>
            <w:r w:rsidRPr="000C2FB4">
              <w:rPr>
                <w:rStyle w:val="Hyperlink"/>
                <w:noProof/>
              </w:rPr>
              <w:t>3</w:t>
            </w:r>
            <w:r>
              <w:rPr>
                <w:rFonts w:eastAsiaTheme="minorEastAsia"/>
                <w:noProof/>
                <w:lang w:eastAsia="de-DE"/>
              </w:rPr>
              <w:tab/>
            </w:r>
            <w:r w:rsidRPr="000C2FB4">
              <w:rPr>
                <w:rStyle w:val="Hyperlink"/>
                <w:noProof/>
              </w:rPr>
              <w:t>Ablaufsteuerung</w:t>
            </w:r>
            <w:r>
              <w:rPr>
                <w:noProof/>
                <w:webHidden/>
              </w:rPr>
              <w:tab/>
            </w:r>
            <w:r>
              <w:rPr>
                <w:noProof/>
                <w:webHidden/>
              </w:rPr>
              <w:fldChar w:fldCharType="begin"/>
            </w:r>
            <w:r>
              <w:rPr>
                <w:noProof/>
                <w:webHidden/>
              </w:rPr>
              <w:instrText xml:space="preserve"> PAGEREF _Toc439502504 \h </w:instrText>
            </w:r>
          </w:ins>
          <w:r>
            <w:rPr>
              <w:noProof/>
              <w:webHidden/>
            </w:rPr>
          </w:r>
          <w:r>
            <w:rPr>
              <w:noProof/>
              <w:webHidden/>
            </w:rPr>
            <w:fldChar w:fldCharType="separate"/>
          </w:r>
          <w:ins w:id="146" w:author="J.-P. K." w:date="2016-01-02T12:52:00Z">
            <w:r>
              <w:rPr>
                <w:noProof/>
                <w:webHidden/>
              </w:rPr>
              <w:t>9</w:t>
            </w:r>
            <w:r>
              <w:rPr>
                <w:noProof/>
                <w:webHidden/>
              </w:rPr>
              <w:fldChar w:fldCharType="end"/>
            </w:r>
            <w:r w:rsidRPr="000C2FB4">
              <w:rPr>
                <w:rStyle w:val="Hyperlink"/>
                <w:noProof/>
              </w:rPr>
              <w:fldChar w:fldCharType="end"/>
            </w:r>
          </w:ins>
        </w:p>
        <w:p w14:paraId="106AD907" w14:textId="77777777" w:rsidR="00CF1F33" w:rsidRDefault="00CF1F33">
          <w:pPr>
            <w:pStyle w:val="Verzeichnis2"/>
            <w:tabs>
              <w:tab w:val="left" w:pos="880"/>
              <w:tab w:val="right" w:leader="dot" w:pos="9062"/>
            </w:tabs>
            <w:rPr>
              <w:ins w:id="147" w:author="J.-P. K." w:date="2016-01-02T12:52:00Z"/>
              <w:rFonts w:eastAsiaTheme="minorEastAsia"/>
              <w:noProof/>
              <w:lang w:eastAsia="de-DE"/>
            </w:rPr>
          </w:pPr>
          <w:ins w:id="14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"_Toc439502505"</w:instrText>
            </w:r>
            <w:r w:rsidRPr="000C2FB4">
              <w:rPr>
                <w:rStyle w:val="Hyperlink"/>
                <w:noProof/>
              </w:rPr>
              <w:instrText xml:space="preserve"> </w:instrText>
            </w:r>
            <w:r w:rsidRPr="000C2FB4">
              <w:rPr>
                <w:rStyle w:val="Hyperlink"/>
                <w:noProof/>
              </w:rPr>
              <w:fldChar w:fldCharType="separate"/>
            </w:r>
            <w:r w:rsidRPr="000C2FB4">
              <w:rPr>
                <w:rStyle w:val="Hyperlink"/>
                <w:noProof/>
              </w:rPr>
              <w:t>3.1</w:t>
            </w:r>
            <w:r>
              <w:rPr>
                <w:rFonts w:eastAsiaTheme="minorEastAsia"/>
                <w:noProof/>
                <w:lang w:eastAsia="de-DE"/>
              </w:rPr>
              <w:tab/>
            </w:r>
            <w:r w:rsidRPr="000C2FB4">
              <w:rPr>
                <w:rStyle w:val="Hyperlink"/>
                <w:noProof/>
              </w:rPr>
              <w:t>Phasenmodell</w:t>
            </w:r>
            <w:r>
              <w:rPr>
                <w:noProof/>
                <w:webHidden/>
              </w:rPr>
              <w:tab/>
            </w:r>
            <w:r>
              <w:rPr>
                <w:noProof/>
                <w:webHidden/>
              </w:rPr>
              <w:fldChar w:fldCharType="begin"/>
            </w:r>
            <w:r>
              <w:rPr>
                <w:noProof/>
                <w:webHidden/>
              </w:rPr>
              <w:instrText xml:space="preserve"> PAGEREF _Toc439502505 \h </w:instrText>
            </w:r>
          </w:ins>
          <w:r>
            <w:rPr>
              <w:noProof/>
              <w:webHidden/>
            </w:rPr>
          </w:r>
          <w:r>
            <w:rPr>
              <w:noProof/>
              <w:webHidden/>
            </w:rPr>
            <w:fldChar w:fldCharType="separate"/>
          </w:r>
          <w:ins w:id="149" w:author="J.-P. K." w:date="2016-01-02T12:52:00Z">
            <w:r>
              <w:rPr>
                <w:noProof/>
                <w:webHidden/>
              </w:rPr>
              <w:t>9</w:t>
            </w:r>
            <w:r>
              <w:rPr>
                <w:noProof/>
                <w:webHidden/>
              </w:rPr>
              <w:fldChar w:fldCharType="end"/>
            </w:r>
            <w:r w:rsidRPr="000C2FB4">
              <w:rPr>
                <w:rStyle w:val="Hyperlink"/>
                <w:noProof/>
              </w:rPr>
              <w:fldChar w:fldCharType="end"/>
            </w:r>
          </w:ins>
        </w:p>
        <w:p w14:paraId="6E14A56D" w14:textId="77777777" w:rsidR="00CF1F33" w:rsidRDefault="00CF1F33">
          <w:pPr>
            <w:pStyle w:val="Verzeichnis3"/>
            <w:tabs>
              <w:tab w:val="left" w:pos="1320"/>
              <w:tab w:val="right" w:leader="dot" w:pos="9062"/>
            </w:tabs>
            <w:rPr>
              <w:ins w:id="150" w:author="J.-P. K." w:date="2016-01-02T12:52:00Z"/>
              <w:rFonts w:eastAsiaTheme="minorEastAsia"/>
              <w:noProof/>
              <w:lang w:eastAsia="de-DE"/>
            </w:rPr>
          </w:pPr>
          <w:ins w:id="151"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"_Toc439502506"</w:instrText>
            </w:r>
            <w:r w:rsidRPr="000C2FB4">
              <w:rPr>
                <w:rStyle w:val="Hyperlink"/>
                <w:noProof/>
              </w:rPr>
              <w:instrText xml:space="preserve"> </w:instrText>
            </w:r>
            <w:r w:rsidRPr="000C2FB4">
              <w:rPr>
                <w:rStyle w:val="Hyperlink"/>
                <w:noProof/>
              </w:rPr>
              <w:fldChar w:fldCharType="separate"/>
            </w:r>
            <w:r w:rsidRPr="000C2FB4">
              <w:rPr>
                <w:rStyle w:val="Hyperlink"/>
                <w:noProof/>
              </w:rPr>
              <w:t>3.1.1</w:t>
            </w:r>
            <w:r>
              <w:rPr>
                <w:rFonts w:eastAsiaTheme="minorEastAsia"/>
                <w:noProof/>
                <w:lang w:eastAsia="de-DE"/>
              </w:rPr>
              <w:tab/>
            </w:r>
            <w:r w:rsidRPr="000C2FB4">
              <w:rPr>
                <w:rStyle w:val="Hyperlink"/>
                <w:noProof/>
              </w:rPr>
              <w:t>Erste Planung</w:t>
            </w:r>
            <w:r>
              <w:rPr>
                <w:noProof/>
                <w:webHidden/>
              </w:rPr>
              <w:tab/>
            </w:r>
            <w:r>
              <w:rPr>
                <w:noProof/>
                <w:webHidden/>
              </w:rPr>
              <w:fldChar w:fldCharType="begin"/>
            </w:r>
            <w:r>
              <w:rPr>
                <w:noProof/>
                <w:webHidden/>
              </w:rPr>
              <w:instrText xml:space="preserve"> PAGEREF _Toc439502506 \h </w:instrText>
            </w:r>
          </w:ins>
          <w:r>
            <w:rPr>
              <w:noProof/>
              <w:webHidden/>
            </w:rPr>
          </w:r>
          <w:r>
            <w:rPr>
              <w:noProof/>
              <w:webHidden/>
            </w:rPr>
            <w:fldChar w:fldCharType="separate"/>
          </w:r>
          <w:ins w:id="152" w:author="J.-P. K." w:date="2016-01-02T12:52:00Z">
            <w:r>
              <w:rPr>
                <w:noProof/>
                <w:webHidden/>
              </w:rPr>
              <w:t>9</w:t>
            </w:r>
            <w:r>
              <w:rPr>
                <w:noProof/>
                <w:webHidden/>
              </w:rPr>
              <w:fldChar w:fldCharType="end"/>
            </w:r>
            <w:r w:rsidRPr="000C2FB4">
              <w:rPr>
                <w:rStyle w:val="Hyperlink"/>
                <w:noProof/>
              </w:rPr>
              <w:fldChar w:fldCharType="end"/>
            </w:r>
          </w:ins>
        </w:p>
        <w:p w14:paraId="291B362B" w14:textId="77777777" w:rsidR="00CF1F33" w:rsidRDefault="00CF1F33">
          <w:pPr>
            <w:pStyle w:val="Verzeichnis3"/>
            <w:tabs>
              <w:tab w:val="left" w:pos="1320"/>
              <w:tab w:val="right" w:leader="dot" w:pos="9062"/>
            </w:tabs>
            <w:rPr>
              <w:ins w:id="153" w:author="J.-P. K." w:date="2016-01-02T12:52:00Z"/>
              <w:rFonts w:eastAsiaTheme="minorEastAsia"/>
              <w:noProof/>
              <w:lang w:eastAsia="de-DE"/>
            </w:rPr>
          </w:pPr>
          <w:ins w:id="154"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"_Toc439502507"</w:instrText>
            </w:r>
            <w:r w:rsidRPr="000C2FB4">
              <w:rPr>
                <w:rStyle w:val="Hyperlink"/>
                <w:noProof/>
              </w:rPr>
              <w:instrText xml:space="preserve"> </w:instrText>
            </w:r>
            <w:r w:rsidRPr="000C2FB4">
              <w:rPr>
                <w:rStyle w:val="Hyperlink"/>
                <w:noProof/>
              </w:rPr>
              <w:fldChar w:fldCharType="separate"/>
            </w:r>
            <w:r w:rsidRPr="000C2FB4">
              <w:rPr>
                <w:rStyle w:val="Hyperlink"/>
                <w:noProof/>
              </w:rPr>
              <w:t>3.1.2</w:t>
            </w:r>
            <w:r>
              <w:rPr>
                <w:rFonts w:eastAsiaTheme="minorEastAsia"/>
                <w:noProof/>
                <w:lang w:eastAsia="de-DE"/>
              </w:rPr>
              <w:tab/>
            </w:r>
            <w:r w:rsidRPr="000C2FB4">
              <w:rPr>
                <w:rStyle w:val="Hyperlink"/>
                <w:noProof/>
              </w:rPr>
              <w:t>Zweite Planung</w:t>
            </w:r>
            <w:r>
              <w:rPr>
                <w:noProof/>
                <w:webHidden/>
              </w:rPr>
              <w:tab/>
            </w:r>
            <w:r>
              <w:rPr>
                <w:noProof/>
                <w:webHidden/>
              </w:rPr>
              <w:fldChar w:fldCharType="begin"/>
            </w:r>
            <w:r>
              <w:rPr>
                <w:noProof/>
                <w:webHidden/>
              </w:rPr>
              <w:instrText xml:space="preserve"> PAGEREF _Toc439502507 \h </w:instrText>
            </w:r>
          </w:ins>
          <w:r>
            <w:rPr>
              <w:noProof/>
              <w:webHidden/>
            </w:rPr>
          </w:r>
          <w:r>
            <w:rPr>
              <w:noProof/>
              <w:webHidden/>
            </w:rPr>
            <w:fldChar w:fldCharType="separate"/>
          </w:r>
          <w:ins w:id="155" w:author="J.-P. K." w:date="2016-01-02T12:52:00Z">
            <w:r>
              <w:rPr>
                <w:noProof/>
                <w:webHidden/>
              </w:rPr>
              <w:t>9</w:t>
            </w:r>
            <w:r>
              <w:rPr>
                <w:noProof/>
                <w:webHidden/>
              </w:rPr>
              <w:fldChar w:fldCharType="end"/>
            </w:r>
            <w:r w:rsidRPr="000C2FB4">
              <w:rPr>
                <w:rStyle w:val="Hyperlink"/>
                <w:noProof/>
              </w:rPr>
              <w:fldChar w:fldCharType="end"/>
            </w:r>
          </w:ins>
        </w:p>
        <w:p w14:paraId="13F9D4EF" w14:textId="77777777" w:rsidR="00CF1F33" w:rsidRDefault="00CF1F33">
          <w:pPr>
            <w:pStyle w:val="Verzeichnis2"/>
            <w:tabs>
              <w:tab w:val="left" w:pos="880"/>
              <w:tab w:val="right" w:leader="dot" w:pos="9062"/>
            </w:tabs>
            <w:rPr>
              <w:ins w:id="156" w:author="J.-P. K." w:date="2016-01-02T12:52:00Z"/>
              <w:rFonts w:eastAsiaTheme="minorEastAsia"/>
              <w:noProof/>
              <w:lang w:eastAsia="de-DE"/>
            </w:rPr>
          </w:pPr>
          <w:ins w:id="157"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"_Toc439502508"</w:instrText>
            </w:r>
            <w:r w:rsidRPr="000C2FB4">
              <w:rPr>
                <w:rStyle w:val="Hyperlink"/>
                <w:noProof/>
              </w:rPr>
              <w:instrText xml:space="preserve"> </w:instrText>
            </w:r>
            <w:r w:rsidRPr="000C2FB4">
              <w:rPr>
                <w:rStyle w:val="Hyperlink"/>
                <w:noProof/>
              </w:rPr>
              <w:fldChar w:fldCharType="separate"/>
            </w:r>
            <w:r w:rsidRPr="000C2FB4">
              <w:rPr>
                <w:rStyle w:val="Hyperlink"/>
                <w:noProof/>
              </w:rPr>
              <w:t>3.2</w:t>
            </w:r>
            <w:r>
              <w:rPr>
                <w:rFonts w:eastAsiaTheme="minorEastAsia"/>
                <w:noProof/>
                <w:lang w:eastAsia="de-DE"/>
              </w:rPr>
              <w:tab/>
            </w:r>
            <w:r w:rsidRPr="000C2FB4">
              <w:rPr>
                <w:rStyle w:val="Hyperlink"/>
                <w:noProof/>
              </w:rPr>
              <w:t>Scrum</w:t>
            </w:r>
            <w:r>
              <w:rPr>
                <w:noProof/>
                <w:webHidden/>
              </w:rPr>
              <w:tab/>
            </w:r>
            <w:r>
              <w:rPr>
                <w:noProof/>
                <w:webHidden/>
              </w:rPr>
              <w:fldChar w:fldCharType="begin"/>
            </w:r>
            <w:r>
              <w:rPr>
                <w:noProof/>
                <w:webHidden/>
              </w:rPr>
              <w:instrText xml:space="preserve"> PAGEREF _Toc439502508 \h </w:instrText>
            </w:r>
          </w:ins>
          <w:r>
            <w:rPr>
              <w:noProof/>
              <w:webHidden/>
            </w:rPr>
          </w:r>
          <w:r>
            <w:rPr>
              <w:noProof/>
              <w:webHidden/>
            </w:rPr>
            <w:fldChar w:fldCharType="separate"/>
          </w:r>
          <w:ins w:id="158" w:author="J.-P. K." w:date="2016-01-02T12:52:00Z">
            <w:r>
              <w:rPr>
                <w:noProof/>
                <w:webHidden/>
              </w:rPr>
              <w:t>10</w:t>
            </w:r>
            <w:r>
              <w:rPr>
                <w:noProof/>
                <w:webHidden/>
              </w:rPr>
              <w:fldChar w:fldCharType="end"/>
            </w:r>
            <w:r w:rsidRPr="000C2FB4">
              <w:rPr>
                <w:rStyle w:val="Hyperlink"/>
                <w:noProof/>
              </w:rPr>
              <w:fldChar w:fldCharType="end"/>
            </w:r>
          </w:ins>
        </w:p>
        <w:p w14:paraId="726A88F9" w14:textId="77777777" w:rsidR="00CF1F33" w:rsidRDefault="00CF1F33">
          <w:pPr>
            <w:pStyle w:val="Verzeichnis3"/>
            <w:tabs>
              <w:tab w:val="left" w:pos="1320"/>
              <w:tab w:val="right" w:leader="dot" w:pos="9062"/>
            </w:tabs>
            <w:rPr>
              <w:ins w:id="159" w:author="J.-P. K." w:date="2016-01-02T12:52:00Z"/>
              <w:rFonts w:eastAsiaTheme="minorEastAsia"/>
              <w:noProof/>
              <w:lang w:eastAsia="de-DE"/>
            </w:rPr>
          </w:pPr>
          <w:ins w:id="160"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"_Toc439502509"</w:instrText>
            </w:r>
            <w:r w:rsidRPr="000C2FB4">
              <w:rPr>
                <w:rStyle w:val="Hyperlink"/>
                <w:noProof/>
              </w:rPr>
              <w:instrText xml:space="preserve"> </w:instrText>
            </w:r>
            <w:r w:rsidRPr="000C2FB4">
              <w:rPr>
                <w:rStyle w:val="Hyperlink"/>
                <w:noProof/>
              </w:rPr>
              <w:fldChar w:fldCharType="separate"/>
            </w:r>
            <w:r w:rsidRPr="000C2FB4">
              <w:rPr>
                <w:rStyle w:val="Hyperlink"/>
                <w:noProof/>
              </w:rPr>
              <w:t>3.2.1</w:t>
            </w:r>
            <w:r>
              <w:rPr>
                <w:rFonts w:eastAsiaTheme="minorEastAsia"/>
                <w:noProof/>
                <w:lang w:eastAsia="de-DE"/>
              </w:rPr>
              <w:tab/>
            </w:r>
            <w:r w:rsidRPr="000C2FB4">
              <w:rPr>
                <w:rStyle w:val="Hyperlink"/>
                <w:noProof/>
              </w:rPr>
              <w:t>Scrum im Projekt</w:t>
            </w:r>
            <w:r>
              <w:rPr>
                <w:noProof/>
                <w:webHidden/>
              </w:rPr>
              <w:tab/>
            </w:r>
            <w:r>
              <w:rPr>
                <w:noProof/>
                <w:webHidden/>
              </w:rPr>
              <w:fldChar w:fldCharType="begin"/>
            </w:r>
            <w:r>
              <w:rPr>
                <w:noProof/>
                <w:webHidden/>
              </w:rPr>
              <w:instrText xml:space="preserve"> PAGEREF _Toc439502509 \h </w:instrText>
            </w:r>
          </w:ins>
          <w:r>
            <w:rPr>
              <w:noProof/>
              <w:webHidden/>
            </w:rPr>
          </w:r>
          <w:r>
            <w:rPr>
              <w:noProof/>
              <w:webHidden/>
            </w:rPr>
            <w:fldChar w:fldCharType="separate"/>
          </w:r>
          <w:ins w:id="161" w:author="J.-P. K." w:date="2016-01-02T12:52:00Z">
            <w:r>
              <w:rPr>
                <w:noProof/>
                <w:webHidden/>
              </w:rPr>
              <w:t>10</w:t>
            </w:r>
            <w:r>
              <w:rPr>
                <w:noProof/>
                <w:webHidden/>
              </w:rPr>
              <w:fldChar w:fldCharType="end"/>
            </w:r>
            <w:r w:rsidRPr="000C2FB4">
              <w:rPr>
                <w:rStyle w:val="Hyperlink"/>
                <w:noProof/>
              </w:rPr>
              <w:fldChar w:fldCharType="end"/>
            </w:r>
          </w:ins>
        </w:p>
        <w:p w14:paraId="7C15A27A" w14:textId="77777777" w:rsidR="00CF1F33" w:rsidRDefault="00CF1F33">
          <w:pPr>
            <w:pStyle w:val="Verzeichnis2"/>
            <w:tabs>
              <w:tab w:val="left" w:pos="880"/>
              <w:tab w:val="right" w:leader="dot" w:pos="9062"/>
            </w:tabs>
            <w:rPr>
              <w:ins w:id="162" w:author="J.-P. K." w:date="2016-01-02T12:52:00Z"/>
              <w:rFonts w:eastAsiaTheme="minorEastAsia"/>
              <w:noProof/>
              <w:lang w:eastAsia="de-DE"/>
            </w:rPr>
          </w:pPr>
          <w:ins w:id="163"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"_Toc439502510"</w:instrText>
            </w:r>
            <w:r w:rsidRPr="000C2FB4">
              <w:rPr>
                <w:rStyle w:val="Hyperlink"/>
                <w:noProof/>
              </w:rPr>
              <w:instrText xml:space="preserve"> </w:instrText>
            </w:r>
            <w:r w:rsidRPr="000C2FB4">
              <w:rPr>
                <w:rStyle w:val="Hyperlink"/>
                <w:noProof/>
              </w:rPr>
              <w:fldChar w:fldCharType="separate"/>
            </w:r>
            <w:r w:rsidRPr="000C2FB4">
              <w:rPr>
                <w:rStyle w:val="Hyperlink"/>
                <w:noProof/>
              </w:rPr>
              <w:t>3.3</w:t>
            </w:r>
            <w:r>
              <w:rPr>
                <w:rFonts w:eastAsiaTheme="minorEastAsia"/>
                <w:noProof/>
                <w:lang w:eastAsia="de-DE"/>
              </w:rPr>
              <w:tab/>
            </w:r>
            <w:r w:rsidRPr="000C2FB4">
              <w:rPr>
                <w:rStyle w:val="Hyperlink"/>
                <w:noProof/>
              </w:rPr>
              <w:t>Extreme Programming</w:t>
            </w:r>
            <w:r>
              <w:rPr>
                <w:noProof/>
                <w:webHidden/>
              </w:rPr>
              <w:tab/>
            </w:r>
            <w:r>
              <w:rPr>
                <w:noProof/>
                <w:webHidden/>
              </w:rPr>
              <w:fldChar w:fldCharType="begin"/>
            </w:r>
            <w:r>
              <w:rPr>
                <w:noProof/>
                <w:webHidden/>
              </w:rPr>
              <w:instrText xml:space="preserve"> PAGEREF _Toc439502510 \h </w:instrText>
            </w:r>
          </w:ins>
          <w:r>
            <w:rPr>
              <w:noProof/>
              <w:webHidden/>
            </w:rPr>
          </w:r>
          <w:r>
            <w:rPr>
              <w:noProof/>
              <w:webHidden/>
            </w:rPr>
            <w:fldChar w:fldCharType="separate"/>
          </w:r>
          <w:ins w:id="164" w:author="J.-P. K." w:date="2016-01-02T12:52:00Z">
            <w:r>
              <w:rPr>
                <w:noProof/>
                <w:webHidden/>
              </w:rPr>
              <w:t>10</w:t>
            </w:r>
            <w:r>
              <w:rPr>
                <w:noProof/>
                <w:webHidden/>
              </w:rPr>
              <w:fldChar w:fldCharType="end"/>
            </w:r>
            <w:r w:rsidRPr="000C2FB4">
              <w:rPr>
                <w:rStyle w:val="Hyperlink"/>
                <w:noProof/>
              </w:rPr>
              <w:fldChar w:fldCharType="end"/>
            </w:r>
          </w:ins>
        </w:p>
        <w:p w14:paraId="6507236B" w14:textId="77777777" w:rsidR="00CF1F33" w:rsidRDefault="00CF1F33">
          <w:pPr>
            <w:pStyle w:val="Verzeichnis1"/>
            <w:tabs>
              <w:tab w:val="left" w:pos="440"/>
              <w:tab w:val="right" w:leader="dot" w:pos="9062"/>
            </w:tabs>
            <w:rPr>
              <w:ins w:id="165" w:author="J.-P. K." w:date="2016-01-02T12:52:00Z"/>
              <w:rFonts w:eastAsiaTheme="minorEastAsia"/>
              <w:noProof/>
              <w:lang w:eastAsia="de-DE"/>
            </w:rPr>
          </w:pPr>
          <w:ins w:id="166"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"_Toc439502511"</w:instrText>
            </w:r>
            <w:r w:rsidRPr="000C2FB4">
              <w:rPr>
                <w:rStyle w:val="Hyperlink"/>
                <w:noProof/>
              </w:rPr>
              <w:instrText xml:space="preserve"> </w:instrText>
            </w:r>
            <w:r w:rsidRPr="000C2FB4">
              <w:rPr>
                <w:rStyle w:val="Hyperlink"/>
                <w:noProof/>
              </w:rPr>
              <w:fldChar w:fldCharType="separate"/>
            </w:r>
            <w:r w:rsidRPr="000C2FB4">
              <w:rPr>
                <w:rStyle w:val="Hyperlink"/>
                <w:noProof/>
              </w:rPr>
              <w:t>4</w:t>
            </w:r>
            <w:r>
              <w:rPr>
                <w:rFonts w:eastAsiaTheme="minorEastAsia"/>
                <w:noProof/>
                <w:lang w:eastAsia="de-DE"/>
              </w:rPr>
              <w:tab/>
            </w:r>
            <w:r w:rsidRPr="000C2FB4">
              <w:rPr>
                <w:rStyle w:val="Hyperlink"/>
                <w:noProof/>
              </w:rPr>
              <w:t>Risikomanagement</w:t>
            </w:r>
            <w:r>
              <w:rPr>
                <w:noProof/>
                <w:webHidden/>
              </w:rPr>
              <w:tab/>
            </w:r>
            <w:r>
              <w:rPr>
                <w:noProof/>
                <w:webHidden/>
              </w:rPr>
              <w:fldChar w:fldCharType="begin"/>
            </w:r>
            <w:r>
              <w:rPr>
                <w:noProof/>
                <w:webHidden/>
              </w:rPr>
              <w:instrText xml:space="preserve"> PAGEREF _Toc439502511 \h </w:instrText>
            </w:r>
          </w:ins>
          <w:r>
            <w:rPr>
              <w:noProof/>
              <w:webHidden/>
            </w:rPr>
          </w:r>
          <w:r>
            <w:rPr>
              <w:noProof/>
              <w:webHidden/>
            </w:rPr>
            <w:fldChar w:fldCharType="separate"/>
          </w:r>
          <w:ins w:id="167" w:author="J.-P. K." w:date="2016-01-02T12:52:00Z">
            <w:r>
              <w:rPr>
                <w:noProof/>
                <w:webHidden/>
              </w:rPr>
              <w:t>11</w:t>
            </w:r>
            <w:r>
              <w:rPr>
                <w:noProof/>
                <w:webHidden/>
              </w:rPr>
              <w:fldChar w:fldCharType="end"/>
            </w:r>
            <w:r w:rsidRPr="000C2FB4">
              <w:rPr>
                <w:rStyle w:val="Hyperlink"/>
                <w:noProof/>
              </w:rPr>
              <w:fldChar w:fldCharType="end"/>
            </w:r>
          </w:ins>
        </w:p>
        <w:p w14:paraId="5DE6BEDF" w14:textId="77777777" w:rsidR="00CF1F33" w:rsidRDefault="00CF1F33">
          <w:pPr>
            <w:pStyle w:val="Verzeichnis2"/>
            <w:tabs>
              <w:tab w:val="left" w:pos="880"/>
              <w:tab w:val="right" w:leader="dot" w:pos="9062"/>
            </w:tabs>
            <w:rPr>
              <w:ins w:id="168" w:author="J.-P. K." w:date="2016-01-02T12:52:00Z"/>
              <w:rFonts w:eastAsiaTheme="minorEastAsia"/>
              <w:noProof/>
              <w:lang w:eastAsia="de-DE"/>
            </w:rPr>
          </w:pPr>
          <w:ins w:id="169"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"_Toc439502513"</w:instrText>
            </w:r>
            <w:r w:rsidRPr="000C2FB4">
              <w:rPr>
                <w:rStyle w:val="Hyperlink"/>
                <w:noProof/>
              </w:rPr>
              <w:instrText xml:space="preserve"> </w:instrText>
            </w:r>
            <w:r w:rsidRPr="000C2FB4">
              <w:rPr>
                <w:rStyle w:val="Hyperlink"/>
                <w:noProof/>
              </w:rPr>
              <w:fldChar w:fldCharType="separate"/>
            </w:r>
            <w:r w:rsidRPr="000C2FB4">
              <w:rPr>
                <w:rStyle w:val="Hyperlink"/>
                <w:noProof/>
              </w:rPr>
              <w:t>4.1</w:t>
            </w:r>
            <w:r>
              <w:rPr>
                <w:rFonts w:eastAsiaTheme="minorEastAsia"/>
                <w:noProof/>
                <w:lang w:eastAsia="de-DE"/>
              </w:rPr>
              <w:tab/>
            </w:r>
            <w:r w:rsidRPr="000C2FB4">
              <w:rPr>
                <w:rStyle w:val="Hyperlink"/>
                <w:noProof/>
              </w:rPr>
              <w:t>Stakeholderanalyse</w:t>
            </w:r>
            <w:r>
              <w:rPr>
                <w:noProof/>
                <w:webHidden/>
              </w:rPr>
              <w:tab/>
            </w:r>
            <w:r>
              <w:rPr>
                <w:noProof/>
                <w:webHidden/>
              </w:rPr>
              <w:fldChar w:fldCharType="begin"/>
            </w:r>
            <w:r>
              <w:rPr>
                <w:noProof/>
                <w:webHidden/>
              </w:rPr>
              <w:instrText xml:space="preserve"> PAGEREF _Toc439502513 \h </w:instrText>
            </w:r>
          </w:ins>
          <w:r>
            <w:rPr>
              <w:noProof/>
              <w:webHidden/>
            </w:rPr>
          </w:r>
          <w:r>
            <w:rPr>
              <w:noProof/>
              <w:webHidden/>
            </w:rPr>
            <w:fldChar w:fldCharType="separate"/>
          </w:r>
          <w:ins w:id="170" w:author="J.-P. K." w:date="2016-01-02T12:52:00Z">
            <w:r>
              <w:rPr>
                <w:noProof/>
                <w:webHidden/>
              </w:rPr>
              <w:t>11</w:t>
            </w:r>
            <w:r>
              <w:rPr>
                <w:noProof/>
                <w:webHidden/>
              </w:rPr>
              <w:fldChar w:fldCharType="end"/>
            </w:r>
            <w:r w:rsidRPr="000C2FB4">
              <w:rPr>
                <w:rStyle w:val="Hyperlink"/>
                <w:noProof/>
              </w:rPr>
              <w:fldChar w:fldCharType="end"/>
            </w:r>
          </w:ins>
        </w:p>
        <w:p w14:paraId="78356CA4" w14:textId="77777777" w:rsidR="00CF1F33" w:rsidRDefault="00CF1F33">
          <w:pPr>
            <w:pStyle w:val="Verzeichnis3"/>
            <w:tabs>
              <w:tab w:val="left" w:pos="1320"/>
              <w:tab w:val="right" w:leader="dot" w:pos="9062"/>
            </w:tabs>
            <w:rPr>
              <w:ins w:id="171" w:author="J.-P. K." w:date="2016-01-02T12:52:00Z"/>
              <w:rFonts w:eastAsiaTheme="minorEastAsia"/>
              <w:noProof/>
              <w:lang w:eastAsia="de-DE"/>
            </w:rPr>
          </w:pPr>
          <w:ins w:id="172"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"_Toc439502514"</w:instrText>
            </w:r>
            <w:r w:rsidRPr="000C2FB4">
              <w:rPr>
                <w:rStyle w:val="Hyperlink"/>
                <w:noProof/>
              </w:rPr>
              <w:instrText xml:space="preserve"> </w:instrText>
            </w:r>
            <w:r w:rsidRPr="000C2FB4">
              <w:rPr>
                <w:rStyle w:val="Hyperlink"/>
                <w:noProof/>
              </w:rPr>
              <w:fldChar w:fldCharType="separate"/>
            </w:r>
            <w:r w:rsidRPr="000C2FB4">
              <w:rPr>
                <w:rStyle w:val="Hyperlink"/>
                <w:noProof/>
              </w:rPr>
              <w:t>4.1.1</w:t>
            </w:r>
            <w:r>
              <w:rPr>
                <w:rFonts w:eastAsiaTheme="minorEastAsia"/>
                <w:noProof/>
                <w:lang w:eastAsia="de-DE"/>
              </w:rPr>
              <w:tab/>
            </w:r>
            <w:r w:rsidRPr="000C2FB4">
              <w:rPr>
                <w:rStyle w:val="Hyperlink"/>
                <w:noProof/>
              </w:rPr>
              <w:t>Intern</w:t>
            </w:r>
            <w:r>
              <w:rPr>
                <w:noProof/>
                <w:webHidden/>
              </w:rPr>
              <w:tab/>
            </w:r>
            <w:r>
              <w:rPr>
                <w:noProof/>
                <w:webHidden/>
              </w:rPr>
              <w:fldChar w:fldCharType="begin"/>
            </w:r>
            <w:r>
              <w:rPr>
                <w:noProof/>
                <w:webHidden/>
              </w:rPr>
              <w:instrText xml:space="preserve"> PAGEREF _Toc439502514 \h </w:instrText>
            </w:r>
          </w:ins>
          <w:r>
            <w:rPr>
              <w:noProof/>
              <w:webHidden/>
            </w:rPr>
          </w:r>
          <w:r>
            <w:rPr>
              <w:noProof/>
              <w:webHidden/>
            </w:rPr>
            <w:fldChar w:fldCharType="separate"/>
          </w:r>
          <w:ins w:id="173" w:author="J.-P. K." w:date="2016-01-02T12:52:00Z">
            <w:r>
              <w:rPr>
                <w:noProof/>
                <w:webHidden/>
              </w:rPr>
              <w:t>11</w:t>
            </w:r>
            <w:r>
              <w:rPr>
                <w:noProof/>
                <w:webHidden/>
              </w:rPr>
              <w:fldChar w:fldCharType="end"/>
            </w:r>
            <w:r w:rsidRPr="000C2FB4">
              <w:rPr>
                <w:rStyle w:val="Hyperlink"/>
                <w:noProof/>
              </w:rPr>
              <w:fldChar w:fldCharType="end"/>
            </w:r>
          </w:ins>
        </w:p>
        <w:p w14:paraId="3495C48B" w14:textId="77777777" w:rsidR="00CF1F33" w:rsidRDefault="00CF1F33">
          <w:pPr>
            <w:pStyle w:val="Verzeichnis3"/>
            <w:tabs>
              <w:tab w:val="left" w:pos="1320"/>
              <w:tab w:val="right" w:leader="dot" w:pos="9062"/>
            </w:tabs>
            <w:rPr>
              <w:ins w:id="174" w:author="J.-P. K." w:date="2016-01-02T12:52:00Z"/>
              <w:rFonts w:eastAsiaTheme="minorEastAsia"/>
              <w:noProof/>
              <w:lang w:eastAsia="de-DE"/>
            </w:rPr>
          </w:pPr>
          <w:ins w:id="17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"_Toc439502515"</w:instrText>
            </w:r>
            <w:r w:rsidRPr="000C2FB4">
              <w:rPr>
                <w:rStyle w:val="Hyperlink"/>
                <w:noProof/>
              </w:rPr>
              <w:instrText xml:space="preserve"> </w:instrText>
            </w:r>
            <w:r w:rsidRPr="000C2FB4">
              <w:rPr>
                <w:rStyle w:val="Hyperlink"/>
                <w:noProof/>
              </w:rPr>
              <w:fldChar w:fldCharType="separate"/>
            </w:r>
            <w:r w:rsidRPr="000C2FB4">
              <w:rPr>
                <w:rStyle w:val="Hyperlink"/>
                <w:noProof/>
              </w:rPr>
              <w:t>4.1.2</w:t>
            </w:r>
            <w:r>
              <w:rPr>
                <w:rFonts w:eastAsiaTheme="minorEastAsia"/>
                <w:noProof/>
                <w:lang w:eastAsia="de-DE"/>
              </w:rPr>
              <w:tab/>
            </w:r>
            <w:r w:rsidRPr="000C2FB4">
              <w:rPr>
                <w:rStyle w:val="Hyperlink"/>
                <w:noProof/>
              </w:rPr>
              <w:t>Extern</w:t>
            </w:r>
            <w:r>
              <w:rPr>
                <w:noProof/>
                <w:webHidden/>
              </w:rPr>
              <w:tab/>
            </w:r>
            <w:r>
              <w:rPr>
                <w:noProof/>
                <w:webHidden/>
              </w:rPr>
              <w:fldChar w:fldCharType="begin"/>
            </w:r>
            <w:r>
              <w:rPr>
                <w:noProof/>
                <w:webHidden/>
              </w:rPr>
              <w:instrText xml:space="preserve"> PAGEREF _Toc439502515 \h </w:instrText>
            </w:r>
          </w:ins>
          <w:r>
            <w:rPr>
              <w:noProof/>
              <w:webHidden/>
            </w:rPr>
          </w:r>
          <w:r>
            <w:rPr>
              <w:noProof/>
              <w:webHidden/>
            </w:rPr>
            <w:fldChar w:fldCharType="separate"/>
          </w:r>
          <w:ins w:id="176" w:author="J.-P. K." w:date="2016-01-02T12:52:00Z">
            <w:r>
              <w:rPr>
                <w:noProof/>
                <w:webHidden/>
              </w:rPr>
              <w:t>11</w:t>
            </w:r>
            <w:r>
              <w:rPr>
                <w:noProof/>
                <w:webHidden/>
              </w:rPr>
              <w:fldChar w:fldCharType="end"/>
            </w:r>
            <w:r w:rsidRPr="000C2FB4">
              <w:rPr>
                <w:rStyle w:val="Hyperlink"/>
                <w:noProof/>
              </w:rPr>
              <w:fldChar w:fldCharType="end"/>
            </w:r>
          </w:ins>
        </w:p>
        <w:p w14:paraId="70A1D0CD" w14:textId="77777777" w:rsidR="00CF1F33" w:rsidRDefault="00CF1F33">
          <w:pPr>
            <w:pStyle w:val="Verzeichnis2"/>
            <w:tabs>
              <w:tab w:val="left" w:pos="880"/>
              <w:tab w:val="right" w:leader="dot" w:pos="9062"/>
            </w:tabs>
            <w:rPr>
              <w:ins w:id="177" w:author="J.-P. K." w:date="2016-01-02T12:52:00Z"/>
              <w:rFonts w:eastAsiaTheme="minorEastAsia"/>
              <w:noProof/>
              <w:lang w:eastAsia="de-DE"/>
            </w:rPr>
          </w:pPr>
          <w:ins w:id="17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"_Toc439502516"</w:instrText>
            </w:r>
            <w:r w:rsidRPr="000C2FB4">
              <w:rPr>
                <w:rStyle w:val="Hyperlink"/>
                <w:noProof/>
              </w:rPr>
              <w:instrText xml:space="preserve"> </w:instrText>
            </w:r>
            <w:r w:rsidRPr="000C2FB4">
              <w:rPr>
                <w:rStyle w:val="Hyperlink"/>
                <w:noProof/>
              </w:rPr>
              <w:fldChar w:fldCharType="separate"/>
            </w:r>
            <w:r w:rsidRPr="000C2FB4">
              <w:rPr>
                <w:rStyle w:val="Hyperlink"/>
                <w:noProof/>
              </w:rPr>
              <w:t>4.2</w:t>
            </w:r>
            <w:r>
              <w:rPr>
                <w:rFonts w:eastAsiaTheme="minorEastAsia"/>
                <w:noProof/>
                <w:lang w:eastAsia="de-DE"/>
              </w:rPr>
              <w:tab/>
            </w:r>
            <w:r w:rsidRPr="000C2FB4">
              <w:rPr>
                <w:rStyle w:val="Hyperlink"/>
                <w:noProof/>
              </w:rPr>
              <w:t>Umweltanalyse</w:t>
            </w:r>
            <w:r>
              <w:rPr>
                <w:noProof/>
                <w:webHidden/>
              </w:rPr>
              <w:tab/>
            </w:r>
            <w:r>
              <w:rPr>
                <w:noProof/>
                <w:webHidden/>
              </w:rPr>
              <w:fldChar w:fldCharType="begin"/>
            </w:r>
            <w:r>
              <w:rPr>
                <w:noProof/>
                <w:webHidden/>
              </w:rPr>
              <w:instrText xml:space="preserve"> PAGEREF _Toc439502516 \h </w:instrText>
            </w:r>
          </w:ins>
          <w:r>
            <w:rPr>
              <w:noProof/>
              <w:webHidden/>
            </w:rPr>
          </w:r>
          <w:r>
            <w:rPr>
              <w:noProof/>
              <w:webHidden/>
            </w:rPr>
            <w:fldChar w:fldCharType="separate"/>
          </w:r>
          <w:ins w:id="179" w:author="J.-P. K." w:date="2016-01-02T12:52:00Z">
            <w:r>
              <w:rPr>
                <w:noProof/>
                <w:webHidden/>
              </w:rPr>
              <w:t>11</w:t>
            </w:r>
            <w:r>
              <w:rPr>
                <w:noProof/>
                <w:webHidden/>
              </w:rPr>
              <w:fldChar w:fldCharType="end"/>
            </w:r>
            <w:r w:rsidRPr="000C2FB4">
              <w:rPr>
                <w:rStyle w:val="Hyperlink"/>
                <w:noProof/>
              </w:rPr>
              <w:fldChar w:fldCharType="end"/>
            </w:r>
          </w:ins>
        </w:p>
        <w:p w14:paraId="0AD42D2E" w14:textId="77777777" w:rsidR="00CF1F33" w:rsidRDefault="00CF1F33">
          <w:pPr>
            <w:pStyle w:val="Verzeichnis1"/>
            <w:tabs>
              <w:tab w:val="left" w:pos="440"/>
              <w:tab w:val="right" w:leader="dot" w:pos="9062"/>
            </w:tabs>
            <w:rPr>
              <w:ins w:id="180" w:author="J.-P. K." w:date="2016-01-02T12:52:00Z"/>
              <w:rFonts w:eastAsiaTheme="minorEastAsia"/>
              <w:noProof/>
              <w:lang w:eastAsia="de-DE"/>
            </w:rPr>
          </w:pPr>
          <w:ins w:id="181"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"_Toc439502517"</w:instrText>
            </w:r>
            <w:r w:rsidRPr="000C2FB4">
              <w:rPr>
                <w:rStyle w:val="Hyperlink"/>
                <w:noProof/>
              </w:rPr>
              <w:instrText xml:space="preserve"> </w:instrText>
            </w:r>
            <w:r w:rsidRPr="000C2FB4">
              <w:rPr>
                <w:rStyle w:val="Hyperlink"/>
                <w:noProof/>
              </w:rPr>
              <w:fldChar w:fldCharType="separate"/>
            </w:r>
            <w:r w:rsidRPr="000C2FB4">
              <w:rPr>
                <w:rStyle w:val="Hyperlink"/>
                <w:noProof/>
              </w:rPr>
              <w:t>5</w:t>
            </w:r>
            <w:r>
              <w:rPr>
                <w:rFonts w:eastAsiaTheme="minorEastAsia"/>
                <w:noProof/>
                <w:lang w:eastAsia="de-DE"/>
              </w:rPr>
              <w:tab/>
            </w:r>
            <w:r w:rsidRPr="000C2FB4">
              <w:rPr>
                <w:rStyle w:val="Hyperlink"/>
                <w:noProof/>
              </w:rPr>
              <w:t>Das Softwaresystem</w:t>
            </w:r>
            <w:r>
              <w:rPr>
                <w:noProof/>
                <w:webHidden/>
              </w:rPr>
              <w:tab/>
            </w:r>
            <w:r>
              <w:rPr>
                <w:noProof/>
                <w:webHidden/>
              </w:rPr>
              <w:fldChar w:fldCharType="begin"/>
            </w:r>
            <w:r>
              <w:rPr>
                <w:noProof/>
                <w:webHidden/>
              </w:rPr>
              <w:instrText xml:space="preserve"> PAGEREF _Toc439502517 \h </w:instrText>
            </w:r>
          </w:ins>
          <w:r>
            <w:rPr>
              <w:noProof/>
              <w:webHidden/>
            </w:rPr>
          </w:r>
          <w:r>
            <w:rPr>
              <w:noProof/>
              <w:webHidden/>
            </w:rPr>
            <w:fldChar w:fldCharType="separate"/>
          </w:r>
          <w:ins w:id="182" w:author="J.-P. K." w:date="2016-01-02T12:52:00Z">
            <w:r>
              <w:rPr>
                <w:noProof/>
                <w:webHidden/>
              </w:rPr>
              <w:t>11</w:t>
            </w:r>
            <w:r>
              <w:rPr>
                <w:noProof/>
                <w:webHidden/>
              </w:rPr>
              <w:fldChar w:fldCharType="end"/>
            </w:r>
            <w:r w:rsidRPr="000C2FB4">
              <w:rPr>
                <w:rStyle w:val="Hyperlink"/>
                <w:noProof/>
              </w:rPr>
              <w:fldChar w:fldCharType="end"/>
            </w:r>
          </w:ins>
        </w:p>
        <w:p w14:paraId="08D5F5FC" w14:textId="77777777" w:rsidR="00CF1F33" w:rsidRDefault="00CF1F33">
          <w:pPr>
            <w:pStyle w:val="Verzeichnis2"/>
            <w:tabs>
              <w:tab w:val="left" w:pos="880"/>
              <w:tab w:val="right" w:leader="dot" w:pos="9062"/>
            </w:tabs>
            <w:rPr>
              <w:ins w:id="183" w:author="J.-P. K." w:date="2016-01-02T12:52:00Z"/>
              <w:rFonts w:eastAsiaTheme="minorEastAsia"/>
              <w:noProof/>
              <w:lang w:eastAsia="de-DE"/>
            </w:rPr>
          </w:pPr>
          <w:ins w:id="184"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"_Toc439502518"</w:instrText>
            </w:r>
            <w:r w:rsidRPr="000C2FB4">
              <w:rPr>
                <w:rStyle w:val="Hyperlink"/>
                <w:noProof/>
              </w:rPr>
              <w:instrText xml:space="preserve"> </w:instrText>
            </w:r>
            <w:r w:rsidRPr="000C2FB4">
              <w:rPr>
                <w:rStyle w:val="Hyperlink"/>
                <w:noProof/>
              </w:rPr>
              <w:fldChar w:fldCharType="separate"/>
            </w:r>
            <w:r w:rsidRPr="000C2FB4">
              <w:rPr>
                <w:rStyle w:val="Hyperlink"/>
                <w:noProof/>
              </w:rPr>
              <w:t>5.1</w:t>
            </w:r>
            <w:r>
              <w:rPr>
                <w:rFonts w:eastAsiaTheme="minorEastAsia"/>
                <w:noProof/>
                <w:lang w:eastAsia="de-DE"/>
              </w:rPr>
              <w:tab/>
            </w:r>
            <w:r w:rsidRPr="000C2FB4">
              <w:rPr>
                <w:rStyle w:val="Hyperlink"/>
                <w:noProof/>
              </w:rPr>
              <w:t>Anwendungsfall Beschreibung</w:t>
            </w:r>
            <w:r>
              <w:rPr>
                <w:noProof/>
                <w:webHidden/>
              </w:rPr>
              <w:tab/>
            </w:r>
            <w:r>
              <w:rPr>
                <w:noProof/>
                <w:webHidden/>
              </w:rPr>
              <w:fldChar w:fldCharType="begin"/>
            </w:r>
            <w:r>
              <w:rPr>
                <w:noProof/>
                <w:webHidden/>
              </w:rPr>
              <w:instrText xml:space="preserve"> PAGEREF _Toc439502518 \h </w:instrText>
            </w:r>
          </w:ins>
          <w:r>
            <w:rPr>
              <w:noProof/>
              <w:webHidden/>
            </w:rPr>
          </w:r>
          <w:r>
            <w:rPr>
              <w:noProof/>
              <w:webHidden/>
            </w:rPr>
            <w:fldChar w:fldCharType="separate"/>
          </w:r>
          <w:ins w:id="185" w:author="J.-P. K." w:date="2016-01-02T12:52:00Z">
            <w:r>
              <w:rPr>
                <w:noProof/>
                <w:webHidden/>
              </w:rPr>
              <w:t>11</w:t>
            </w:r>
            <w:r>
              <w:rPr>
                <w:noProof/>
                <w:webHidden/>
              </w:rPr>
              <w:fldChar w:fldCharType="end"/>
            </w:r>
            <w:r w:rsidRPr="000C2FB4">
              <w:rPr>
                <w:rStyle w:val="Hyperlink"/>
                <w:noProof/>
              </w:rPr>
              <w:fldChar w:fldCharType="end"/>
            </w:r>
          </w:ins>
        </w:p>
        <w:p w14:paraId="134A87D6" w14:textId="77777777" w:rsidR="00CF1F33" w:rsidRDefault="00CF1F33">
          <w:pPr>
            <w:pStyle w:val="Verzeichnis2"/>
            <w:tabs>
              <w:tab w:val="left" w:pos="880"/>
              <w:tab w:val="right" w:leader="dot" w:pos="9062"/>
            </w:tabs>
            <w:rPr>
              <w:ins w:id="186" w:author="J.-P. K." w:date="2016-01-02T12:52:00Z"/>
              <w:rFonts w:eastAsiaTheme="minorEastAsia"/>
              <w:noProof/>
              <w:lang w:eastAsia="de-DE"/>
            </w:rPr>
          </w:pPr>
          <w:ins w:id="187" w:author="J.-P. K." w:date="2016-01-02T12:52:00Z">
            <w:r w:rsidRPr="000C2FB4">
              <w:rPr>
                <w:rStyle w:val="Hyperlink"/>
                <w:noProof/>
              </w:rPr>
              <w:lastRenderedPageBreak/>
              <w:fldChar w:fldCharType="begin"/>
            </w:r>
            <w:r w:rsidRPr="000C2FB4">
              <w:rPr>
                <w:rStyle w:val="Hyperlink"/>
                <w:noProof/>
              </w:rPr>
              <w:instrText xml:space="preserve"> </w:instrText>
            </w:r>
            <w:r>
              <w:rPr>
                <w:noProof/>
              </w:rPr>
              <w:instrText>HYPERLINK \l "_Toc439502519"</w:instrText>
            </w:r>
            <w:r w:rsidRPr="000C2FB4">
              <w:rPr>
                <w:rStyle w:val="Hyperlink"/>
                <w:noProof/>
              </w:rPr>
              <w:instrText xml:space="preserve"> </w:instrText>
            </w:r>
            <w:r w:rsidRPr="000C2FB4">
              <w:rPr>
                <w:rStyle w:val="Hyperlink"/>
                <w:noProof/>
              </w:rPr>
              <w:fldChar w:fldCharType="separate"/>
            </w:r>
            <w:r w:rsidRPr="000C2FB4">
              <w:rPr>
                <w:rStyle w:val="Hyperlink"/>
                <w:noProof/>
              </w:rPr>
              <w:t>5.2</w:t>
            </w:r>
            <w:r>
              <w:rPr>
                <w:rFonts w:eastAsiaTheme="minorEastAsia"/>
                <w:noProof/>
                <w:lang w:eastAsia="de-DE"/>
              </w:rPr>
              <w:tab/>
            </w:r>
            <w:r w:rsidRPr="000C2FB4">
              <w:rPr>
                <w:rStyle w:val="Hyperlink"/>
                <w:noProof/>
              </w:rPr>
              <w:t>Anwendungsfalldiagramm</w:t>
            </w:r>
            <w:r>
              <w:rPr>
                <w:noProof/>
                <w:webHidden/>
              </w:rPr>
              <w:tab/>
            </w:r>
            <w:r>
              <w:rPr>
                <w:noProof/>
                <w:webHidden/>
              </w:rPr>
              <w:fldChar w:fldCharType="begin"/>
            </w:r>
            <w:r>
              <w:rPr>
                <w:noProof/>
                <w:webHidden/>
              </w:rPr>
              <w:instrText xml:space="preserve"> PAGEREF _Toc439502519 \h </w:instrText>
            </w:r>
          </w:ins>
          <w:r>
            <w:rPr>
              <w:noProof/>
              <w:webHidden/>
            </w:rPr>
          </w:r>
          <w:r>
            <w:rPr>
              <w:noProof/>
              <w:webHidden/>
            </w:rPr>
            <w:fldChar w:fldCharType="separate"/>
          </w:r>
          <w:ins w:id="188" w:author="J.-P. K." w:date="2016-01-02T12:52:00Z">
            <w:r>
              <w:rPr>
                <w:noProof/>
                <w:webHidden/>
              </w:rPr>
              <w:t>11</w:t>
            </w:r>
            <w:r>
              <w:rPr>
                <w:noProof/>
                <w:webHidden/>
              </w:rPr>
              <w:fldChar w:fldCharType="end"/>
            </w:r>
            <w:r w:rsidRPr="000C2FB4">
              <w:rPr>
                <w:rStyle w:val="Hyperlink"/>
                <w:noProof/>
              </w:rPr>
              <w:fldChar w:fldCharType="end"/>
            </w:r>
          </w:ins>
        </w:p>
        <w:p w14:paraId="2D49D491" w14:textId="77777777" w:rsidR="00CF1F33" w:rsidRDefault="00CF1F33">
          <w:pPr>
            <w:pStyle w:val="Verzeichnis2"/>
            <w:tabs>
              <w:tab w:val="left" w:pos="880"/>
              <w:tab w:val="right" w:leader="dot" w:pos="9062"/>
            </w:tabs>
            <w:rPr>
              <w:ins w:id="189" w:author="J.-P. K." w:date="2016-01-02T12:52:00Z"/>
              <w:rFonts w:eastAsiaTheme="minorEastAsia"/>
              <w:noProof/>
              <w:lang w:eastAsia="de-DE"/>
            </w:rPr>
          </w:pPr>
          <w:ins w:id="190"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"_Toc439502520"</w:instrText>
            </w:r>
            <w:r w:rsidRPr="000C2FB4">
              <w:rPr>
                <w:rStyle w:val="Hyperlink"/>
                <w:noProof/>
              </w:rPr>
              <w:instrText xml:space="preserve"> </w:instrText>
            </w:r>
            <w:r w:rsidRPr="000C2FB4">
              <w:rPr>
                <w:rStyle w:val="Hyperlink"/>
                <w:noProof/>
              </w:rPr>
              <w:fldChar w:fldCharType="separate"/>
            </w:r>
            <w:r w:rsidRPr="000C2FB4">
              <w:rPr>
                <w:rStyle w:val="Hyperlink"/>
                <w:noProof/>
              </w:rPr>
              <w:t>5.3</w:t>
            </w:r>
            <w:r>
              <w:rPr>
                <w:rFonts w:eastAsiaTheme="minorEastAsia"/>
                <w:noProof/>
                <w:lang w:eastAsia="de-DE"/>
              </w:rPr>
              <w:tab/>
            </w:r>
            <w:r w:rsidRPr="000C2FB4">
              <w:rPr>
                <w:rStyle w:val="Hyperlink"/>
                <w:noProof/>
              </w:rPr>
              <w:t>Aktivitätsdiagramm</w:t>
            </w:r>
            <w:r>
              <w:rPr>
                <w:noProof/>
                <w:webHidden/>
              </w:rPr>
              <w:tab/>
            </w:r>
            <w:r>
              <w:rPr>
                <w:noProof/>
                <w:webHidden/>
              </w:rPr>
              <w:fldChar w:fldCharType="begin"/>
            </w:r>
            <w:r>
              <w:rPr>
                <w:noProof/>
                <w:webHidden/>
              </w:rPr>
              <w:instrText xml:space="preserve"> PAGEREF _Toc439502520 \h </w:instrText>
            </w:r>
          </w:ins>
          <w:r>
            <w:rPr>
              <w:noProof/>
              <w:webHidden/>
            </w:rPr>
          </w:r>
          <w:r>
            <w:rPr>
              <w:noProof/>
              <w:webHidden/>
            </w:rPr>
            <w:fldChar w:fldCharType="separate"/>
          </w:r>
          <w:ins w:id="191" w:author="J.-P. K." w:date="2016-01-02T12:52:00Z">
            <w:r>
              <w:rPr>
                <w:noProof/>
                <w:webHidden/>
              </w:rPr>
              <w:t>11</w:t>
            </w:r>
            <w:r>
              <w:rPr>
                <w:noProof/>
                <w:webHidden/>
              </w:rPr>
              <w:fldChar w:fldCharType="end"/>
            </w:r>
            <w:r w:rsidRPr="000C2FB4">
              <w:rPr>
                <w:rStyle w:val="Hyperlink"/>
                <w:noProof/>
              </w:rPr>
              <w:fldChar w:fldCharType="end"/>
            </w:r>
          </w:ins>
        </w:p>
        <w:p w14:paraId="046C7E85" w14:textId="77777777" w:rsidR="00CF1F33" w:rsidRDefault="00CF1F33">
          <w:pPr>
            <w:pStyle w:val="Verzeichnis2"/>
            <w:tabs>
              <w:tab w:val="left" w:pos="880"/>
              <w:tab w:val="right" w:leader="dot" w:pos="9062"/>
            </w:tabs>
            <w:rPr>
              <w:ins w:id="192" w:author="J.-P. K." w:date="2016-01-02T12:52:00Z"/>
              <w:rFonts w:eastAsiaTheme="minorEastAsia"/>
              <w:noProof/>
              <w:lang w:eastAsia="de-DE"/>
            </w:rPr>
          </w:pPr>
          <w:ins w:id="193"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"_Toc439502521"</w:instrText>
            </w:r>
            <w:r w:rsidRPr="000C2FB4">
              <w:rPr>
                <w:rStyle w:val="Hyperlink"/>
                <w:noProof/>
              </w:rPr>
              <w:instrText xml:space="preserve"> </w:instrText>
            </w:r>
            <w:r w:rsidRPr="000C2FB4">
              <w:rPr>
                <w:rStyle w:val="Hyperlink"/>
                <w:noProof/>
              </w:rPr>
              <w:fldChar w:fldCharType="separate"/>
            </w:r>
            <w:r w:rsidRPr="000C2FB4">
              <w:rPr>
                <w:rStyle w:val="Hyperlink"/>
                <w:noProof/>
              </w:rPr>
              <w:t>5.4</w:t>
            </w:r>
            <w:r>
              <w:rPr>
                <w:rFonts w:eastAsiaTheme="minorEastAsia"/>
                <w:noProof/>
                <w:lang w:eastAsia="de-DE"/>
              </w:rPr>
              <w:tab/>
            </w:r>
            <w:r w:rsidRPr="000C2FB4">
              <w:rPr>
                <w:rStyle w:val="Hyperlink"/>
                <w:noProof/>
              </w:rPr>
              <w:t>Klassendiagramm</w:t>
            </w:r>
            <w:r>
              <w:rPr>
                <w:noProof/>
                <w:webHidden/>
              </w:rPr>
              <w:tab/>
            </w:r>
            <w:r>
              <w:rPr>
                <w:noProof/>
                <w:webHidden/>
              </w:rPr>
              <w:fldChar w:fldCharType="begin"/>
            </w:r>
            <w:r>
              <w:rPr>
                <w:noProof/>
                <w:webHidden/>
              </w:rPr>
              <w:instrText xml:space="preserve"> PAGEREF _Toc439502521 \h </w:instrText>
            </w:r>
          </w:ins>
          <w:r>
            <w:rPr>
              <w:noProof/>
              <w:webHidden/>
            </w:rPr>
          </w:r>
          <w:r>
            <w:rPr>
              <w:noProof/>
              <w:webHidden/>
            </w:rPr>
            <w:fldChar w:fldCharType="separate"/>
          </w:r>
          <w:ins w:id="194" w:author="J.-P. K." w:date="2016-01-02T12:52:00Z">
            <w:r>
              <w:rPr>
                <w:noProof/>
                <w:webHidden/>
              </w:rPr>
              <w:t>11</w:t>
            </w:r>
            <w:r>
              <w:rPr>
                <w:noProof/>
                <w:webHidden/>
              </w:rPr>
              <w:fldChar w:fldCharType="end"/>
            </w:r>
            <w:r w:rsidRPr="000C2FB4">
              <w:rPr>
                <w:rStyle w:val="Hyperlink"/>
                <w:noProof/>
              </w:rPr>
              <w:fldChar w:fldCharType="end"/>
            </w:r>
          </w:ins>
        </w:p>
        <w:p w14:paraId="513E5E80" w14:textId="77777777" w:rsidR="00CF1F33" w:rsidRDefault="00CF1F33">
          <w:pPr>
            <w:pStyle w:val="Verzeichnis2"/>
            <w:tabs>
              <w:tab w:val="left" w:pos="880"/>
              <w:tab w:val="right" w:leader="dot" w:pos="9062"/>
            </w:tabs>
            <w:rPr>
              <w:ins w:id="195" w:author="J.-P. K." w:date="2016-01-02T12:52:00Z"/>
              <w:rFonts w:eastAsiaTheme="minorEastAsia"/>
              <w:noProof/>
              <w:lang w:eastAsia="de-DE"/>
            </w:rPr>
          </w:pPr>
          <w:ins w:id="196"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"_Toc439502522"</w:instrText>
            </w:r>
            <w:r w:rsidRPr="000C2FB4">
              <w:rPr>
                <w:rStyle w:val="Hyperlink"/>
                <w:noProof/>
              </w:rPr>
              <w:instrText xml:space="preserve"> </w:instrText>
            </w:r>
            <w:r w:rsidRPr="000C2FB4">
              <w:rPr>
                <w:rStyle w:val="Hyperlink"/>
                <w:noProof/>
              </w:rPr>
              <w:fldChar w:fldCharType="separate"/>
            </w:r>
            <w:r w:rsidRPr="000C2FB4">
              <w:rPr>
                <w:rStyle w:val="Hyperlink"/>
                <w:noProof/>
              </w:rPr>
              <w:t>5.5</w:t>
            </w:r>
            <w:r>
              <w:rPr>
                <w:rFonts w:eastAsiaTheme="minorEastAsia"/>
                <w:noProof/>
                <w:lang w:eastAsia="de-DE"/>
              </w:rPr>
              <w:tab/>
            </w:r>
            <w:r w:rsidRPr="000C2FB4">
              <w:rPr>
                <w:rStyle w:val="Hyperlink"/>
                <w:noProof/>
              </w:rPr>
              <w:t>Sequenzdiagramm</w:t>
            </w:r>
            <w:r>
              <w:rPr>
                <w:noProof/>
                <w:webHidden/>
              </w:rPr>
              <w:tab/>
            </w:r>
            <w:r>
              <w:rPr>
                <w:noProof/>
                <w:webHidden/>
              </w:rPr>
              <w:fldChar w:fldCharType="begin"/>
            </w:r>
            <w:r>
              <w:rPr>
                <w:noProof/>
                <w:webHidden/>
              </w:rPr>
              <w:instrText xml:space="preserve"> PAGEREF _Toc439502522 \h </w:instrText>
            </w:r>
          </w:ins>
          <w:r>
            <w:rPr>
              <w:noProof/>
              <w:webHidden/>
            </w:rPr>
          </w:r>
          <w:r>
            <w:rPr>
              <w:noProof/>
              <w:webHidden/>
            </w:rPr>
            <w:fldChar w:fldCharType="separate"/>
          </w:r>
          <w:ins w:id="197" w:author="J.-P. K." w:date="2016-01-02T12:52:00Z">
            <w:r>
              <w:rPr>
                <w:noProof/>
                <w:webHidden/>
              </w:rPr>
              <w:t>11</w:t>
            </w:r>
            <w:r>
              <w:rPr>
                <w:noProof/>
                <w:webHidden/>
              </w:rPr>
              <w:fldChar w:fldCharType="end"/>
            </w:r>
            <w:r w:rsidRPr="000C2FB4">
              <w:rPr>
                <w:rStyle w:val="Hyperlink"/>
                <w:noProof/>
              </w:rPr>
              <w:fldChar w:fldCharType="end"/>
            </w:r>
          </w:ins>
        </w:p>
        <w:p w14:paraId="60BC3874" w14:textId="77777777" w:rsidR="00CF1F33" w:rsidRDefault="00CF1F33">
          <w:pPr>
            <w:pStyle w:val="Verzeichnis2"/>
            <w:tabs>
              <w:tab w:val="left" w:pos="880"/>
              <w:tab w:val="right" w:leader="dot" w:pos="9062"/>
            </w:tabs>
            <w:rPr>
              <w:ins w:id="198" w:author="J.-P. K." w:date="2016-01-02T12:52:00Z"/>
              <w:rFonts w:eastAsiaTheme="minorEastAsia"/>
              <w:noProof/>
              <w:lang w:eastAsia="de-DE"/>
            </w:rPr>
          </w:pPr>
          <w:ins w:id="199"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"_Toc439502523"</w:instrText>
            </w:r>
            <w:r w:rsidRPr="000C2FB4">
              <w:rPr>
                <w:rStyle w:val="Hyperlink"/>
                <w:noProof/>
              </w:rPr>
              <w:instrText xml:space="preserve"> </w:instrText>
            </w:r>
            <w:r w:rsidRPr="000C2FB4">
              <w:rPr>
                <w:rStyle w:val="Hyperlink"/>
                <w:noProof/>
              </w:rPr>
              <w:fldChar w:fldCharType="separate"/>
            </w:r>
            <w:r w:rsidRPr="000C2FB4">
              <w:rPr>
                <w:rStyle w:val="Hyperlink"/>
                <w:noProof/>
              </w:rPr>
              <w:t>5.6</w:t>
            </w:r>
            <w:r>
              <w:rPr>
                <w:rFonts w:eastAsiaTheme="minorEastAsia"/>
                <w:noProof/>
                <w:lang w:eastAsia="de-DE"/>
              </w:rPr>
              <w:tab/>
            </w:r>
            <w:r w:rsidRPr="000C2FB4">
              <w:rPr>
                <w:rStyle w:val="Hyperlink"/>
                <w:noProof/>
              </w:rPr>
              <w:t>Zustandsdiagramm</w:t>
            </w:r>
            <w:r>
              <w:rPr>
                <w:noProof/>
                <w:webHidden/>
              </w:rPr>
              <w:tab/>
            </w:r>
            <w:r>
              <w:rPr>
                <w:noProof/>
                <w:webHidden/>
              </w:rPr>
              <w:fldChar w:fldCharType="begin"/>
            </w:r>
            <w:r>
              <w:rPr>
                <w:noProof/>
                <w:webHidden/>
              </w:rPr>
              <w:instrText xml:space="preserve"> PAGEREF _Toc439502523 \h </w:instrText>
            </w:r>
          </w:ins>
          <w:r>
            <w:rPr>
              <w:noProof/>
              <w:webHidden/>
            </w:rPr>
          </w:r>
          <w:r>
            <w:rPr>
              <w:noProof/>
              <w:webHidden/>
            </w:rPr>
            <w:fldChar w:fldCharType="separate"/>
          </w:r>
          <w:ins w:id="200" w:author="J.-P. K." w:date="2016-01-02T12:52:00Z">
            <w:r>
              <w:rPr>
                <w:noProof/>
                <w:webHidden/>
              </w:rPr>
              <w:t>11</w:t>
            </w:r>
            <w:r>
              <w:rPr>
                <w:noProof/>
                <w:webHidden/>
              </w:rPr>
              <w:fldChar w:fldCharType="end"/>
            </w:r>
            <w:r w:rsidRPr="000C2FB4">
              <w:rPr>
                <w:rStyle w:val="Hyperlink"/>
                <w:noProof/>
              </w:rPr>
              <w:fldChar w:fldCharType="end"/>
            </w:r>
          </w:ins>
        </w:p>
        <w:p w14:paraId="2FCE9FD2" w14:textId="77777777" w:rsidR="00CF1F33" w:rsidRDefault="00CF1F33">
          <w:pPr>
            <w:pStyle w:val="Verzeichnis2"/>
            <w:tabs>
              <w:tab w:val="left" w:pos="880"/>
              <w:tab w:val="right" w:leader="dot" w:pos="9062"/>
            </w:tabs>
            <w:rPr>
              <w:ins w:id="201" w:author="J.-P. K." w:date="2016-01-02T12:52:00Z"/>
              <w:rFonts w:eastAsiaTheme="minorEastAsia"/>
              <w:noProof/>
              <w:lang w:eastAsia="de-DE"/>
            </w:rPr>
          </w:pPr>
          <w:ins w:id="202"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"_Toc439502524"</w:instrText>
            </w:r>
            <w:r w:rsidRPr="000C2FB4">
              <w:rPr>
                <w:rStyle w:val="Hyperlink"/>
                <w:noProof/>
              </w:rPr>
              <w:instrText xml:space="preserve"> </w:instrText>
            </w:r>
            <w:r w:rsidRPr="000C2FB4">
              <w:rPr>
                <w:rStyle w:val="Hyperlink"/>
                <w:noProof/>
              </w:rPr>
              <w:fldChar w:fldCharType="separate"/>
            </w:r>
            <w:r w:rsidRPr="000C2FB4">
              <w:rPr>
                <w:rStyle w:val="Hyperlink"/>
                <w:noProof/>
              </w:rPr>
              <w:t>5.7</w:t>
            </w:r>
            <w:r>
              <w:rPr>
                <w:rFonts w:eastAsiaTheme="minorEastAsia"/>
                <w:noProof/>
                <w:lang w:eastAsia="de-DE"/>
              </w:rPr>
              <w:tab/>
            </w:r>
            <w:r w:rsidRPr="000C2FB4">
              <w:rPr>
                <w:rStyle w:val="Hyperlink"/>
                <w:noProof/>
              </w:rPr>
              <w:t>Auswertung der Diagramme</w:t>
            </w:r>
            <w:r>
              <w:rPr>
                <w:noProof/>
                <w:webHidden/>
              </w:rPr>
              <w:tab/>
            </w:r>
            <w:r>
              <w:rPr>
                <w:noProof/>
                <w:webHidden/>
              </w:rPr>
              <w:fldChar w:fldCharType="begin"/>
            </w:r>
            <w:r>
              <w:rPr>
                <w:noProof/>
                <w:webHidden/>
              </w:rPr>
              <w:instrText xml:space="preserve"> PAGEREF _Toc439502524 \h </w:instrText>
            </w:r>
          </w:ins>
          <w:r>
            <w:rPr>
              <w:noProof/>
              <w:webHidden/>
            </w:rPr>
          </w:r>
          <w:r>
            <w:rPr>
              <w:noProof/>
              <w:webHidden/>
            </w:rPr>
            <w:fldChar w:fldCharType="separate"/>
          </w:r>
          <w:ins w:id="203" w:author="J.-P. K." w:date="2016-01-02T12:52:00Z">
            <w:r>
              <w:rPr>
                <w:noProof/>
                <w:webHidden/>
              </w:rPr>
              <w:t>11</w:t>
            </w:r>
            <w:r>
              <w:rPr>
                <w:noProof/>
                <w:webHidden/>
              </w:rPr>
              <w:fldChar w:fldCharType="end"/>
            </w:r>
            <w:r w:rsidRPr="000C2FB4">
              <w:rPr>
                <w:rStyle w:val="Hyperlink"/>
                <w:noProof/>
              </w:rPr>
              <w:fldChar w:fldCharType="end"/>
            </w:r>
          </w:ins>
        </w:p>
        <w:p w14:paraId="24D6016D" w14:textId="77777777" w:rsidR="00CF1F33" w:rsidRDefault="00CF1F33">
          <w:pPr>
            <w:pStyle w:val="Verzeichnis1"/>
            <w:tabs>
              <w:tab w:val="left" w:pos="440"/>
              <w:tab w:val="right" w:leader="dot" w:pos="9062"/>
            </w:tabs>
            <w:rPr>
              <w:ins w:id="204" w:author="J.-P. K." w:date="2016-01-02T12:52:00Z"/>
              <w:rFonts w:eastAsiaTheme="minorEastAsia"/>
              <w:noProof/>
              <w:lang w:eastAsia="de-DE"/>
            </w:rPr>
          </w:pPr>
          <w:ins w:id="20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"_Toc439502525"</w:instrText>
            </w:r>
            <w:r w:rsidRPr="000C2FB4">
              <w:rPr>
                <w:rStyle w:val="Hyperlink"/>
                <w:noProof/>
              </w:rPr>
              <w:instrText xml:space="preserve"> </w:instrText>
            </w:r>
            <w:r w:rsidRPr="000C2FB4">
              <w:rPr>
                <w:rStyle w:val="Hyperlink"/>
                <w:noProof/>
              </w:rPr>
              <w:fldChar w:fldCharType="separate"/>
            </w:r>
            <w:r w:rsidRPr="000C2FB4">
              <w:rPr>
                <w:rStyle w:val="Hyperlink"/>
                <w:noProof/>
              </w:rPr>
              <w:t>6</w:t>
            </w:r>
            <w:r>
              <w:rPr>
                <w:rFonts w:eastAsiaTheme="minorEastAsia"/>
                <w:noProof/>
                <w:lang w:eastAsia="de-DE"/>
              </w:rPr>
              <w:tab/>
            </w:r>
            <w:r w:rsidRPr="000C2FB4">
              <w:rPr>
                <w:rStyle w:val="Hyperlink"/>
                <w:noProof/>
              </w:rPr>
              <w:t>Anhang</w:t>
            </w:r>
            <w:r>
              <w:rPr>
                <w:noProof/>
                <w:webHidden/>
              </w:rPr>
              <w:tab/>
            </w:r>
            <w:r>
              <w:rPr>
                <w:noProof/>
                <w:webHidden/>
              </w:rPr>
              <w:fldChar w:fldCharType="begin"/>
            </w:r>
            <w:r>
              <w:rPr>
                <w:noProof/>
                <w:webHidden/>
              </w:rPr>
              <w:instrText xml:space="preserve"> PAGEREF _Toc439502525 \h </w:instrText>
            </w:r>
          </w:ins>
          <w:r>
            <w:rPr>
              <w:noProof/>
              <w:webHidden/>
            </w:rPr>
          </w:r>
          <w:r>
            <w:rPr>
              <w:noProof/>
              <w:webHidden/>
            </w:rPr>
            <w:fldChar w:fldCharType="separate"/>
          </w:r>
          <w:ins w:id="206" w:author="J.-P. K." w:date="2016-01-02T12:52:00Z">
            <w:r>
              <w:rPr>
                <w:noProof/>
                <w:webHidden/>
              </w:rPr>
              <w:t>11</w:t>
            </w:r>
            <w:r>
              <w:rPr>
                <w:noProof/>
                <w:webHidden/>
              </w:rPr>
              <w:fldChar w:fldCharType="end"/>
            </w:r>
            <w:r w:rsidRPr="000C2FB4">
              <w:rPr>
                <w:rStyle w:val="Hyperlink"/>
                <w:noProof/>
              </w:rPr>
              <w:fldChar w:fldCharType="end"/>
            </w:r>
          </w:ins>
        </w:p>
        <w:p w14:paraId="410166AC" w14:textId="77777777" w:rsidR="00CF1F33" w:rsidRDefault="00CF1F33">
          <w:pPr>
            <w:pStyle w:val="Verzeichnis1"/>
            <w:tabs>
              <w:tab w:val="left" w:pos="440"/>
              <w:tab w:val="right" w:leader="dot" w:pos="9062"/>
            </w:tabs>
            <w:rPr>
              <w:ins w:id="207" w:author="J.-P. K." w:date="2016-01-02T12:52:00Z"/>
              <w:rFonts w:eastAsiaTheme="minorEastAsia"/>
              <w:noProof/>
              <w:lang w:eastAsia="de-DE"/>
            </w:rPr>
          </w:pPr>
          <w:ins w:id="20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"_Toc439502526"</w:instrText>
            </w:r>
            <w:r w:rsidRPr="000C2FB4">
              <w:rPr>
                <w:rStyle w:val="Hyperlink"/>
                <w:noProof/>
              </w:rPr>
              <w:instrText xml:space="preserve"> </w:instrText>
            </w:r>
            <w:r w:rsidRPr="000C2FB4">
              <w:rPr>
                <w:rStyle w:val="Hyperlink"/>
                <w:noProof/>
              </w:rPr>
              <w:fldChar w:fldCharType="separate"/>
            </w:r>
            <w:r w:rsidRPr="000C2FB4">
              <w:rPr>
                <w:rStyle w:val="Hyperlink"/>
                <w:noProof/>
              </w:rPr>
              <w:t>7</w:t>
            </w:r>
            <w:r>
              <w:rPr>
                <w:rFonts w:eastAsiaTheme="minorEastAsia"/>
                <w:noProof/>
                <w:lang w:eastAsia="de-DE"/>
              </w:rPr>
              <w:tab/>
            </w:r>
            <w:r w:rsidRPr="000C2FB4">
              <w:rPr>
                <w:rStyle w:val="Hyperlink"/>
                <w:noProof/>
              </w:rPr>
              <w:t>Literaturverzeichnis</w:t>
            </w:r>
            <w:r>
              <w:rPr>
                <w:noProof/>
                <w:webHidden/>
              </w:rPr>
              <w:tab/>
            </w:r>
            <w:r>
              <w:rPr>
                <w:noProof/>
                <w:webHidden/>
              </w:rPr>
              <w:fldChar w:fldCharType="begin"/>
            </w:r>
            <w:r>
              <w:rPr>
                <w:noProof/>
                <w:webHidden/>
              </w:rPr>
              <w:instrText xml:space="preserve"> PAGEREF _Toc439502526 \h </w:instrText>
            </w:r>
          </w:ins>
          <w:r>
            <w:rPr>
              <w:noProof/>
              <w:webHidden/>
            </w:rPr>
          </w:r>
          <w:r>
            <w:rPr>
              <w:noProof/>
              <w:webHidden/>
            </w:rPr>
            <w:fldChar w:fldCharType="separate"/>
          </w:r>
          <w:ins w:id="209" w:author="J.-P. K." w:date="2016-01-02T12:52:00Z">
            <w:r>
              <w:rPr>
                <w:noProof/>
                <w:webHidden/>
              </w:rPr>
              <w:t>12</w:t>
            </w:r>
            <w:r>
              <w:rPr>
                <w:noProof/>
                <w:webHidden/>
              </w:rPr>
              <w:fldChar w:fldCharType="end"/>
            </w:r>
            <w:r w:rsidRPr="000C2FB4">
              <w:rPr>
                <w:rStyle w:val="Hyperlink"/>
                <w:noProof/>
              </w:rPr>
              <w:fldChar w:fldCharType="end"/>
            </w:r>
          </w:ins>
        </w:p>
        <w:p w14:paraId="607487D9" w14:textId="77777777" w:rsidR="002C7DF9" w:rsidDel="00CF1F33" w:rsidRDefault="002C7DF9">
          <w:pPr>
            <w:pStyle w:val="Verzeichnis1"/>
            <w:tabs>
              <w:tab w:val="right" w:leader="dot" w:pos="9062"/>
            </w:tabs>
            <w:rPr>
              <w:del w:id="210" w:author="J.-P. K." w:date="2016-01-02T12:52:00Z"/>
              <w:rFonts w:eastAsiaTheme="minorEastAsia"/>
              <w:noProof/>
              <w:lang w:eastAsia="de-DE"/>
            </w:rPr>
          </w:pPr>
          <w:del w:id="211" w:author="J.-P. K." w:date="2016-01-02T12:52:00Z">
            <w:r w:rsidRPr="00CF1F33" w:rsidDel="00CF1F33">
              <w:rPr>
                <w:rPrChange w:id="212" w:author="J.-P. K." w:date="2016-01-02T12:52:00Z">
                  <w:rPr>
                    <w:rStyle w:val="Hyperlink"/>
                    <w:noProof/>
                  </w:rPr>
                </w:rPrChange>
              </w:rPr>
              <w:delText>Inhaltsverzeichnis</w:delText>
            </w:r>
            <w:r w:rsidDel="00CF1F33">
              <w:rPr>
                <w:noProof/>
                <w:webHidden/>
              </w:rPr>
              <w:tab/>
              <w:delText>2</w:delText>
            </w:r>
          </w:del>
        </w:p>
        <w:p w14:paraId="718C8265" w14:textId="77777777" w:rsidR="002C7DF9" w:rsidDel="00CF1F33" w:rsidRDefault="002C7DF9">
          <w:pPr>
            <w:pStyle w:val="Verzeichnis1"/>
            <w:tabs>
              <w:tab w:val="left" w:pos="440"/>
              <w:tab w:val="right" w:leader="dot" w:pos="9062"/>
            </w:tabs>
            <w:rPr>
              <w:del w:id="213" w:author="J.-P. K." w:date="2016-01-02T12:52:00Z"/>
              <w:rFonts w:eastAsiaTheme="minorEastAsia"/>
              <w:noProof/>
              <w:lang w:eastAsia="de-DE"/>
            </w:rPr>
          </w:pPr>
          <w:del w:id="214" w:author="J.-P. K." w:date="2016-01-02T12:52:00Z">
            <w:r w:rsidRPr="00CF1F33" w:rsidDel="00CF1F33">
              <w:rPr>
                <w:rPrChange w:id="215" w:author="J.-P. K." w:date="2016-01-02T12:52:00Z">
                  <w:rPr>
                    <w:rStyle w:val="Hyperlink"/>
                    <w:noProof/>
                  </w:rPr>
                </w:rPrChange>
              </w:rPr>
              <w:delText>1</w:delText>
            </w:r>
            <w:r w:rsidDel="00CF1F33">
              <w:rPr>
                <w:rFonts w:eastAsiaTheme="minorEastAsia"/>
                <w:noProof/>
                <w:lang w:eastAsia="de-DE"/>
              </w:rPr>
              <w:tab/>
            </w:r>
            <w:r w:rsidRPr="00CF1F33" w:rsidDel="00CF1F33">
              <w:rPr>
                <w:rPrChange w:id="216" w:author="J.-P. K." w:date="2016-01-02T12:52:00Z">
                  <w:rPr>
                    <w:rStyle w:val="Hyperlink"/>
                    <w:noProof/>
                  </w:rPr>
                </w:rPrChange>
              </w:rPr>
              <w:delText>Projektbeschreibung</w:delText>
            </w:r>
            <w:r w:rsidDel="00CF1F33">
              <w:rPr>
                <w:noProof/>
                <w:webHidden/>
              </w:rPr>
              <w:tab/>
              <w:delText>3</w:delText>
            </w:r>
          </w:del>
        </w:p>
        <w:p w14:paraId="3673527B" w14:textId="77777777" w:rsidR="002C7DF9" w:rsidDel="00CF1F33" w:rsidRDefault="002C7DF9">
          <w:pPr>
            <w:pStyle w:val="Verzeichnis2"/>
            <w:tabs>
              <w:tab w:val="left" w:pos="880"/>
              <w:tab w:val="right" w:leader="dot" w:pos="9062"/>
            </w:tabs>
            <w:rPr>
              <w:del w:id="217" w:author="J.-P. K." w:date="2016-01-02T12:52:00Z"/>
              <w:rFonts w:eastAsiaTheme="minorEastAsia"/>
              <w:noProof/>
              <w:lang w:eastAsia="de-DE"/>
            </w:rPr>
          </w:pPr>
          <w:del w:id="218" w:author="J.-P. K." w:date="2016-01-02T12:52:00Z">
            <w:r w:rsidRPr="00CF1F33" w:rsidDel="00CF1F33">
              <w:rPr>
                <w:rPrChange w:id="219" w:author="J.-P. K." w:date="2016-01-02T12:52:00Z">
                  <w:rPr>
                    <w:rStyle w:val="Hyperlink"/>
                    <w:noProof/>
                  </w:rPr>
                </w:rPrChange>
              </w:rPr>
              <w:delText>1.1</w:delText>
            </w:r>
            <w:r w:rsidDel="00CF1F33">
              <w:rPr>
                <w:rFonts w:eastAsiaTheme="minorEastAsia"/>
                <w:noProof/>
                <w:lang w:eastAsia="de-DE"/>
              </w:rPr>
              <w:tab/>
            </w:r>
            <w:r w:rsidRPr="00CF1F33" w:rsidDel="00CF1F33">
              <w:rPr>
                <w:rPrChange w:id="220" w:author="J.-P. K." w:date="2016-01-02T12:52:00Z">
                  <w:rPr>
                    <w:rStyle w:val="Hyperlink"/>
                    <w:noProof/>
                  </w:rPr>
                </w:rPrChange>
              </w:rPr>
              <w:delText>Ausgangsituation</w:delText>
            </w:r>
            <w:r w:rsidDel="00CF1F33">
              <w:rPr>
                <w:noProof/>
                <w:webHidden/>
              </w:rPr>
              <w:tab/>
              <w:delText>3</w:delText>
            </w:r>
          </w:del>
        </w:p>
        <w:p w14:paraId="013000D8" w14:textId="77777777" w:rsidR="002C7DF9" w:rsidDel="00CF1F33" w:rsidRDefault="002C7DF9">
          <w:pPr>
            <w:pStyle w:val="Verzeichnis2"/>
            <w:tabs>
              <w:tab w:val="left" w:pos="880"/>
              <w:tab w:val="right" w:leader="dot" w:pos="9062"/>
            </w:tabs>
            <w:rPr>
              <w:del w:id="221" w:author="J.-P. K." w:date="2016-01-02T12:52:00Z"/>
              <w:rFonts w:eastAsiaTheme="minorEastAsia"/>
              <w:noProof/>
              <w:lang w:eastAsia="de-DE"/>
            </w:rPr>
          </w:pPr>
          <w:del w:id="222" w:author="J.-P. K." w:date="2016-01-02T12:52:00Z">
            <w:r w:rsidRPr="00CF1F33" w:rsidDel="00CF1F33">
              <w:rPr>
                <w:rPrChange w:id="223" w:author="J.-P. K." w:date="2016-01-02T12:52:00Z">
                  <w:rPr>
                    <w:rStyle w:val="Hyperlink"/>
                    <w:noProof/>
                  </w:rPr>
                </w:rPrChange>
              </w:rPr>
              <w:delText>1.2</w:delText>
            </w:r>
            <w:r w:rsidDel="00CF1F33">
              <w:rPr>
                <w:rFonts w:eastAsiaTheme="minorEastAsia"/>
                <w:noProof/>
                <w:lang w:eastAsia="de-DE"/>
              </w:rPr>
              <w:tab/>
            </w:r>
            <w:r w:rsidRPr="00CF1F33" w:rsidDel="00CF1F33">
              <w:rPr>
                <w:rPrChange w:id="224" w:author="J.-P. K." w:date="2016-01-02T12:52:00Z">
                  <w:rPr>
                    <w:rStyle w:val="Hyperlink"/>
                    <w:noProof/>
                  </w:rPr>
                </w:rPrChange>
              </w:rPr>
              <w:delText>Zielsetzung</w:delText>
            </w:r>
            <w:r w:rsidDel="00CF1F33">
              <w:rPr>
                <w:noProof/>
                <w:webHidden/>
              </w:rPr>
              <w:tab/>
              <w:delText>3</w:delText>
            </w:r>
          </w:del>
        </w:p>
        <w:p w14:paraId="299D0EE0" w14:textId="77777777" w:rsidR="002C7DF9" w:rsidDel="00CF1F33" w:rsidRDefault="002C7DF9">
          <w:pPr>
            <w:pStyle w:val="Verzeichnis3"/>
            <w:tabs>
              <w:tab w:val="left" w:pos="1320"/>
              <w:tab w:val="right" w:leader="dot" w:pos="9062"/>
            </w:tabs>
            <w:rPr>
              <w:del w:id="225" w:author="J.-P. K." w:date="2016-01-02T12:52:00Z"/>
              <w:rFonts w:eastAsiaTheme="minorEastAsia"/>
              <w:noProof/>
              <w:lang w:eastAsia="de-DE"/>
            </w:rPr>
          </w:pPr>
          <w:del w:id="226" w:author="J.-P. K." w:date="2016-01-02T12:52:00Z">
            <w:r w:rsidRPr="00CF1F33" w:rsidDel="00CF1F33">
              <w:rPr>
                <w:rPrChange w:id="227" w:author="J.-P. K." w:date="2016-01-02T12:52:00Z">
                  <w:rPr>
                    <w:rStyle w:val="Hyperlink"/>
                    <w:noProof/>
                  </w:rPr>
                </w:rPrChange>
              </w:rPr>
              <w:delText>1.2.1</w:delText>
            </w:r>
            <w:r w:rsidDel="00CF1F33">
              <w:rPr>
                <w:rFonts w:eastAsiaTheme="minorEastAsia"/>
                <w:noProof/>
                <w:lang w:eastAsia="de-DE"/>
              </w:rPr>
              <w:tab/>
            </w:r>
            <w:r w:rsidRPr="00CF1F33" w:rsidDel="00CF1F33">
              <w:rPr>
                <w:rPrChange w:id="228" w:author="J.-P. K." w:date="2016-01-02T12:52:00Z">
                  <w:rPr>
                    <w:rStyle w:val="Hyperlink"/>
                    <w:noProof/>
                  </w:rPr>
                </w:rPrChange>
              </w:rPr>
              <w:delText>Konzept</w:delText>
            </w:r>
            <w:r w:rsidDel="00CF1F33">
              <w:rPr>
                <w:noProof/>
                <w:webHidden/>
              </w:rPr>
              <w:tab/>
              <w:delText>3</w:delText>
            </w:r>
          </w:del>
        </w:p>
        <w:p w14:paraId="095067E5" w14:textId="77777777" w:rsidR="002C7DF9" w:rsidDel="00CF1F33" w:rsidRDefault="002C7DF9">
          <w:pPr>
            <w:pStyle w:val="Verzeichnis3"/>
            <w:tabs>
              <w:tab w:val="left" w:pos="1320"/>
              <w:tab w:val="right" w:leader="dot" w:pos="9062"/>
            </w:tabs>
            <w:rPr>
              <w:del w:id="229" w:author="J.-P. K." w:date="2016-01-02T12:52:00Z"/>
              <w:rFonts w:eastAsiaTheme="minorEastAsia"/>
              <w:noProof/>
              <w:lang w:eastAsia="de-DE"/>
            </w:rPr>
          </w:pPr>
          <w:del w:id="230" w:author="J.-P. K." w:date="2016-01-02T12:52:00Z">
            <w:r w:rsidRPr="00CF1F33" w:rsidDel="00CF1F33">
              <w:rPr>
                <w:rPrChange w:id="231" w:author="J.-P. K." w:date="2016-01-02T12:52:00Z">
                  <w:rPr>
                    <w:rStyle w:val="Hyperlink"/>
                    <w:noProof/>
                  </w:rPr>
                </w:rPrChange>
              </w:rPr>
              <w:delText>1.2.2</w:delText>
            </w:r>
            <w:r w:rsidDel="00CF1F33">
              <w:rPr>
                <w:rFonts w:eastAsiaTheme="minorEastAsia"/>
                <w:noProof/>
                <w:lang w:eastAsia="de-DE"/>
              </w:rPr>
              <w:tab/>
            </w:r>
            <w:r w:rsidRPr="00CF1F33" w:rsidDel="00CF1F33">
              <w:rPr>
                <w:rPrChange w:id="232" w:author="J.-P. K." w:date="2016-01-02T12:52:00Z">
                  <w:rPr>
                    <w:rStyle w:val="Hyperlink"/>
                    <w:noProof/>
                  </w:rPr>
                </w:rPrChange>
              </w:rPr>
              <w:delText>Zielgruppe</w:delText>
            </w:r>
            <w:r w:rsidDel="00CF1F33">
              <w:rPr>
                <w:noProof/>
                <w:webHidden/>
              </w:rPr>
              <w:tab/>
              <w:delText>3</w:delText>
            </w:r>
          </w:del>
        </w:p>
        <w:p w14:paraId="6CAE63DD" w14:textId="77777777" w:rsidR="002C7DF9" w:rsidDel="00CF1F33" w:rsidRDefault="002C7DF9">
          <w:pPr>
            <w:pStyle w:val="Verzeichnis3"/>
            <w:tabs>
              <w:tab w:val="left" w:pos="1320"/>
              <w:tab w:val="right" w:leader="dot" w:pos="9062"/>
            </w:tabs>
            <w:rPr>
              <w:del w:id="233" w:author="J.-P. K." w:date="2016-01-02T12:52:00Z"/>
              <w:rFonts w:eastAsiaTheme="minorEastAsia"/>
              <w:noProof/>
              <w:lang w:eastAsia="de-DE"/>
            </w:rPr>
          </w:pPr>
          <w:del w:id="234" w:author="J.-P. K." w:date="2016-01-02T12:52:00Z">
            <w:r w:rsidRPr="00CF1F33" w:rsidDel="00CF1F33">
              <w:rPr>
                <w:rPrChange w:id="235" w:author="J.-P. K." w:date="2016-01-02T12:52:00Z">
                  <w:rPr>
                    <w:rStyle w:val="Hyperlink"/>
                    <w:noProof/>
                  </w:rPr>
                </w:rPrChange>
              </w:rPr>
              <w:delText>1.2.3</w:delText>
            </w:r>
            <w:r w:rsidDel="00CF1F33">
              <w:rPr>
                <w:rFonts w:eastAsiaTheme="minorEastAsia"/>
                <w:noProof/>
                <w:lang w:eastAsia="de-DE"/>
              </w:rPr>
              <w:tab/>
            </w:r>
            <w:r w:rsidRPr="00CF1F33" w:rsidDel="00CF1F33">
              <w:rPr>
                <w:rPrChange w:id="236" w:author="J.-P. K." w:date="2016-01-02T12:52:00Z">
                  <w:rPr>
                    <w:rStyle w:val="Hyperlink"/>
                    <w:noProof/>
                  </w:rPr>
                </w:rPrChange>
              </w:rPr>
              <w:delText>Allgemeine Beschreibung der Funktionen</w:delText>
            </w:r>
            <w:r w:rsidDel="00CF1F33">
              <w:rPr>
                <w:noProof/>
                <w:webHidden/>
              </w:rPr>
              <w:tab/>
              <w:delText>3</w:delText>
            </w:r>
          </w:del>
        </w:p>
        <w:p w14:paraId="793A0929" w14:textId="77777777" w:rsidR="002C7DF9" w:rsidDel="00CF1F33" w:rsidRDefault="002C7DF9">
          <w:pPr>
            <w:pStyle w:val="Verzeichnis3"/>
            <w:tabs>
              <w:tab w:val="left" w:pos="1320"/>
              <w:tab w:val="right" w:leader="dot" w:pos="9062"/>
            </w:tabs>
            <w:rPr>
              <w:del w:id="237" w:author="J.-P. K." w:date="2016-01-02T12:52:00Z"/>
              <w:rFonts w:eastAsiaTheme="minorEastAsia"/>
              <w:noProof/>
              <w:lang w:eastAsia="de-DE"/>
            </w:rPr>
          </w:pPr>
          <w:del w:id="238" w:author="J.-P. K." w:date="2016-01-02T12:52:00Z">
            <w:r w:rsidRPr="00CF1F33" w:rsidDel="00CF1F33">
              <w:rPr>
                <w:rPrChange w:id="239" w:author="J.-P. K." w:date="2016-01-02T12:52:00Z">
                  <w:rPr>
                    <w:rStyle w:val="Hyperlink"/>
                    <w:noProof/>
                  </w:rPr>
                </w:rPrChange>
              </w:rPr>
              <w:delText>1.2.4</w:delText>
            </w:r>
            <w:r w:rsidDel="00CF1F33">
              <w:rPr>
                <w:rFonts w:eastAsiaTheme="minorEastAsia"/>
                <w:noProof/>
                <w:lang w:eastAsia="de-DE"/>
              </w:rPr>
              <w:tab/>
            </w:r>
            <w:r w:rsidRPr="00CF1F33" w:rsidDel="00CF1F33">
              <w:rPr>
                <w:rPrChange w:id="240" w:author="J.-P. K." w:date="2016-01-02T12:52:00Z">
                  <w:rPr>
                    <w:rStyle w:val="Hyperlink"/>
                    <w:noProof/>
                  </w:rPr>
                </w:rPrChange>
              </w:rPr>
              <w:delText>Genutzte Medien</w:delText>
            </w:r>
            <w:r w:rsidDel="00CF1F33">
              <w:rPr>
                <w:noProof/>
                <w:webHidden/>
              </w:rPr>
              <w:tab/>
              <w:delText>4</w:delText>
            </w:r>
          </w:del>
        </w:p>
        <w:p w14:paraId="427E5378" w14:textId="77777777" w:rsidR="002C7DF9" w:rsidDel="00CF1F33" w:rsidRDefault="002C7DF9">
          <w:pPr>
            <w:pStyle w:val="Verzeichnis3"/>
            <w:tabs>
              <w:tab w:val="left" w:pos="1320"/>
              <w:tab w:val="right" w:leader="dot" w:pos="9062"/>
            </w:tabs>
            <w:rPr>
              <w:del w:id="241" w:author="J.-P. K." w:date="2016-01-02T12:52:00Z"/>
              <w:rFonts w:eastAsiaTheme="minorEastAsia"/>
              <w:noProof/>
              <w:lang w:eastAsia="de-DE"/>
            </w:rPr>
          </w:pPr>
          <w:del w:id="242" w:author="J.-P. K." w:date="2016-01-02T12:52:00Z">
            <w:r w:rsidRPr="00CF1F33" w:rsidDel="00CF1F33">
              <w:rPr>
                <w:rPrChange w:id="243" w:author="J.-P. K." w:date="2016-01-02T12:52:00Z">
                  <w:rPr>
                    <w:rStyle w:val="Hyperlink"/>
                    <w:noProof/>
                  </w:rPr>
                </w:rPrChange>
              </w:rPr>
              <w:delText>1.2.5</w:delText>
            </w:r>
            <w:r w:rsidDel="00CF1F33">
              <w:rPr>
                <w:rFonts w:eastAsiaTheme="minorEastAsia"/>
                <w:noProof/>
                <w:lang w:eastAsia="de-DE"/>
              </w:rPr>
              <w:tab/>
            </w:r>
            <w:r w:rsidRPr="00CF1F33" w:rsidDel="00CF1F33">
              <w:rPr>
                <w:rPrChange w:id="244" w:author="J.-P. K." w:date="2016-01-02T12:52:00Z">
                  <w:rPr>
                    <w:rStyle w:val="Hyperlink"/>
                    <w:noProof/>
                  </w:rPr>
                </w:rPrChange>
              </w:rPr>
              <w:delText>Rahmenbedingungen</w:delText>
            </w:r>
            <w:r w:rsidDel="00CF1F33">
              <w:rPr>
                <w:noProof/>
                <w:webHidden/>
              </w:rPr>
              <w:tab/>
              <w:delText>4</w:delText>
            </w:r>
          </w:del>
        </w:p>
        <w:p w14:paraId="0354F9E4" w14:textId="77777777" w:rsidR="002C7DF9" w:rsidDel="00CF1F33" w:rsidRDefault="002C7DF9">
          <w:pPr>
            <w:pStyle w:val="Verzeichnis3"/>
            <w:tabs>
              <w:tab w:val="left" w:pos="1320"/>
              <w:tab w:val="right" w:leader="dot" w:pos="9062"/>
            </w:tabs>
            <w:rPr>
              <w:del w:id="245" w:author="J.-P. K." w:date="2016-01-02T12:52:00Z"/>
              <w:rFonts w:eastAsiaTheme="minorEastAsia"/>
              <w:noProof/>
              <w:lang w:eastAsia="de-DE"/>
            </w:rPr>
          </w:pPr>
          <w:del w:id="246" w:author="J.-P. K." w:date="2016-01-02T12:52:00Z">
            <w:r w:rsidRPr="00CF1F33" w:rsidDel="00CF1F33">
              <w:rPr>
                <w:rPrChange w:id="247" w:author="J.-P. K." w:date="2016-01-02T12:52:00Z">
                  <w:rPr>
                    <w:rStyle w:val="Hyperlink"/>
                    <w:noProof/>
                  </w:rPr>
                </w:rPrChange>
              </w:rPr>
              <w:delText>1.2.6</w:delText>
            </w:r>
            <w:r w:rsidDel="00CF1F33">
              <w:rPr>
                <w:rFonts w:eastAsiaTheme="minorEastAsia"/>
                <w:noProof/>
                <w:lang w:eastAsia="de-DE"/>
              </w:rPr>
              <w:tab/>
            </w:r>
            <w:r w:rsidRPr="00CF1F33" w:rsidDel="00CF1F33">
              <w:rPr>
                <w:rPrChange w:id="248" w:author="J.-P. K." w:date="2016-01-02T12:52:00Z">
                  <w:rPr>
                    <w:rStyle w:val="Hyperlink"/>
                    <w:noProof/>
                  </w:rPr>
                </w:rPrChange>
              </w:rPr>
              <w:delText>Technische Umgebung</w:delText>
            </w:r>
            <w:r w:rsidDel="00CF1F33">
              <w:rPr>
                <w:noProof/>
                <w:webHidden/>
              </w:rPr>
              <w:tab/>
              <w:delText>4</w:delText>
            </w:r>
          </w:del>
        </w:p>
        <w:p w14:paraId="6E034464" w14:textId="77777777" w:rsidR="002C7DF9" w:rsidDel="00CF1F33" w:rsidRDefault="002C7DF9">
          <w:pPr>
            <w:pStyle w:val="Verzeichnis3"/>
            <w:tabs>
              <w:tab w:val="left" w:pos="1320"/>
              <w:tab w:val="right" w:leader="dot" w:pos="9062"/>
            </w:tabs>
            <w:rPr>
              <w:del w:id="249" w:author="J.-P. K." w:date="2016-01-02T12:52:00Z"/>
              <w:rFonts w:eastAsiaTheme="minorEastAsia"/>
              <w:noProof/>
              <w:lang w:eastAsia="de-DE"/>
            </w:rPr>
          </w:pPr>
          <w:del w:id="250" w:author="J.-P. K." w:date="2016-01-02T12:52:00Z">
            <w:r w:rsidRPr="00CF1F33" w:rsidDel="00CF1F33">
              <w:rPr>
                <w:rPrChange w:id="251" w:author="J.-P. K." w:date="2016-01-02T12:52:00Z">
                  <w:rPr>
                    <w:rStyle w:val="Hyperlink"/>
                    <w:noProof/>
                  </w:rPr>
                </w:rPrChange>
              </w:rPr>
              <w:delText>1.2.7</w:delText>
            </w:r>
            <w:r w:rsidDel="00CF1F33">
              <w:rPr>
                <w:rFonts w:eastAsiaTheme="minorEastAsia"/>
                <w:noProof/>
                <w:lang w:eastAsia="de-DE"/>
              </w:rPr>
              <w:tab/>
            </w:r>
            <w:r w:rsidRPr="00CF1F33" w:rsidDel="00CF1F33">
              <w:rPr>
                <w:rPrChange w:id="252" w:author="J.-P. K." w:date="2016-01-02T12:52:00Z">
                  <w:rPr>
                    <w:rStyle w:val="Hyperlink"/>
                    <w:noProof/>
                  </w:rPr>
                </w:rPrChange>
              </w:rPr>
              <w:delText>Einsatzbedingungen</w:delText>
            </w:r>
            <w:r w:rsidDel="00CF1F33">
              <w:rPr>
                <w:noProof/>
                <w:webHidden/>
              </w:rPr>
              <w:tab/>
              <w:delText>4</w:delText>
            </w:r>
          </w:del>
        </w:p>
        <w:p w14:paraId="0E63A2C0" w14:textId="77777777" w:rsidR="002C7DF9" w:rsidDel="00CF1F33" w:rsidRDefault="002C7DF9">
          <w:pPr>
            <w:pStyle w:val="Verzeichnis3"/>
            <w:tabs>
              <w:tab w:val="left" w:pos="1320"/>
              <w:tab w:val="right" w:leader="dot" w:pos="9062"/>
            </w:tabs>
            <w:rPr>
              <w:del w:id="253" w:author="J.-P. K." w:date="2016-01-02T12:52:00Z"/>
              <w:rFonts w:eastAsiaTheme="minorEastAsia"/>
              <w:noProof/>
              <w:lang w:eastAsia="de-DE"/>
            </w:rPr>
          </w:pPr>
          <w:del w:id="254" w:author="J.-P. K." w:date="2016-01-02T12:52:00Z">
            <w:r w:rsidRPr="00CF1F33" w:rsidDel="00CF1F33">
              <w:rPr>
                <w:rPrChange w:id="255" w:author="J.-P. K." w:date="2016-01-02T12:52:00Z">
                  <w:rPr>
                    <w:rStyle w:val="Hyperlink"/>
                    <w:noProof/>
                  </w:rPr>
                </w:rPrChange>
              </w:rPr>
              <w:delText>1.2.8</w:delText>
            </w:r>
            <w:r w:rsidDel="00CF1F33">
              <w:rPr>
                <w:rFonts w:eastAsiaTheme="minorEastAsia"/>
                <w:noProof/>
                <w:lang w:eastAsia="de-DE"/>
              </w:rPr>
              <w:tab/>
            </w:r>
            <w:r w:rsidRPr="00CF1F33" w:rsidDel="00CF1F33">
              <w:rPr>
                <w:rPrChange w:id="256" w:author="J.-P. K." w:date="2016-01-02T12:52:00Z">
                  <w:rPr>
                    <w:rStyle w:val="Hyperlink"/>
                    <w:noProof/>
                  </w:rPr>
                </w:rPrChange>
              </w:rPr>
              <w:delText>Rechtliches:</w:delText>
            </w:r>
            <w:r w:rsidDel="00CF1F33">
              <w:rPr>
                <w:noProof/>
                <w:webHidden/>
              </w:rPr>
              <w:tab/>
              <w:delText>4</w:delText>
            </w:r>
          </w:del>
        </w:p>
        <w:p w14:paraId="1F6751E1" w14:textId="77777777" w:rsidR="002C7DF9" w:rsidDel="00CF1F33" w:rsidRDefault="002C7DF9">
          <w:pPr>
            <w:pStyle w:val="Verzeichnis3"/>
            <w:tabs>
              <w:tab w:val="left" w:pos="1320"/>
              <w:tab w:val="right" w:leader="dot" w:pos="9062"/>
            </w:tabs>
            <w:rPr>
              <w:del w:id="257" w:author="J.-P. K." w:date="2016-01-02T12:52:00Z"/>
              <w:rFonts w:eastAsiaTheme="minorEastAsia"/>
              <w:noProof/>
              <w:lang w:eastAsia="de-DE"/>
            </w:rPr>
          </w:pPr>
          <w:del w:id="258" w:author="J.-P. K." w:date="2016-01-02T12:52:00Z">
            <w:r w:rsidRPr="00CF1F33" w:rsidDel="00CF1F33">
              <w:rPr>
                <w:rPrChange w:id="259" w:author="J.-P. K." w:date="2016-01-02T12:52:00Z">
                  <w:rPr>
                    <w:rStyle w:val="Hyperlink"/>
                    <w:noProof/>
                  </w:rPr>
                </w:rPrChange>
              </w:rPr>
              <w:delText>1.2.9</w:delText>
            </w:r>
            <w:r w:rsidDel="00CF1F33">
              <w:rPr>
                <w:rFonts w:eastAsiaTheme="minorEastAsia"/>
                <w:noProof/>
                <w:lang w:eastAsia="de-DE"/>
              </w:rPr>
              <w:tab/>
            </w:r>
            <w:r w:rsidRPr="00CF1F33" w:rsidDel="00CF1F33">
              <w:rPr>
                <w:rPrChange w:id="260" w:author="J.-P. K." w:date="2016-01-02T12:52:00Z">
                  <w:rPr>
                    <w:rStyle w:val="Hyperlink"/>
                    <w:noProof/>
                  </w:rPr>
                </w:rPrChange>
              </w:rPr>
              <w:delText>Vorkenntnisse</w:delText>
            </w:r>
            <w:r w:rsidDel="00CF1F33">
              <w:rPr>
                <w:noProof/>
                <w:webHidden/>
              </w:rPr>
              <w:tab/>
              <w:delText>4</w:delText>
            </w:r>
          </w:del>
        </w:p>
        <w:p w14:paraId="59BCEC12" w14:textId="77777777" w:rsidR="002C7DF9" w:rsidDel="00CF1F33" w:rsidRDefault="002C7DF9">
          <w:pPr>
            <w:pStyle w:val="Verzeichnis3"/>
            <w:tabs>
              <w:tab w:val="left" w:pos="1320"/>
              <w:tab w:val="right" w:leader="dot" w:pos="9062"/>
            </w:tabs>
            <w:rPr>
              <w:del w:id="261" w:author="J.-P. K." w:date="2016-01-02T12:52:00Z"/>
              <w:rFonts w:eastAsiaTheme="minorEastAsia"/>
              <w:noProof/>
              <w:lang w:eastAsia="de-DE"/>
            </w:rPr>
          </w:pPr>
          <w:del w:id="262" w:author="J.-P. K." w:date="2016-01-02T12:52:00Z">
            <w:r w:rsidRPr="00CF1F33" w:rsidDel="00CF1F33">
              <w:rPr>
                <w:rPrChange w:id="263" w:author="J.-P. K." w:date="2016-01-02T12:52:00Z">
                  <w:rPr>
                    <w:rStyle w:val="Hyperlink"/>
                    <w:noProof/>
                  </w:rPr>
                </w:rPrChange>
              </w:rPr>
              <w:delText>1.2.10</w:delText>
            </w:r>
            <w:r w:rsidDel="00CF1F33">
              <w:rPr>
                <w:rFonts w:eastAsiaTheme="minorEastAsia"/>
                <w:noProof/>
                <w:lang w:eastAsia="de-DE"/>
              </w:rPr>
              <w:tab/>
            </w:r>
            <w:r w:rsidRPr="00CF1F33" w:rsidDel="00CF1F33">
              <w:rPr>
                <w:rPrChange w:id="264" w:author="J.-P. K." w:date="2016-01-02T12:52:00Z">
                  <w:rPr>
                    <w:rStyle w:val="Hyperlink"/>
                    <w:noProof/>
                  </w:rPr>
                </w:rPrChange>
              </w:rPr>
              <w:delText>Einschränkungen</w:delText>
            </w:r>
            <w:r w:rsidDel="00CF1F33">
              <w:rPr>
                <w:noProof/>
                <w:webHidden/>
              </w:rPr>
              <w:tab/>
              <w:delText>4</w:delText>
            </w:r>
          </w:del>
        </w:p>
        <w:p w14:paraId="3FB94562" w14:textId="77777777" w:rsidR="002C7DF9" w:rsidDel="00CF1F33" w:rsidRDefault="002C7DF9">
          <w:pPr>
            <w:pStyle w:val="Verzeichnis2"/>
            <w:tabs>
              <w:tab w:val="left" w:pos="880"/>
              <w:tab w:val="right" w:leader="dot" w:pos="9062"/>
            </w:tabs>
            <w:rPr>
              <w:del w:id="265" w:author="J.-P. K." w:date="2016-01-02T12:52:00Z"/>
              <w:rFonts w:eastAsiaTheme="minorEastAsia"/>
              <w:noProof/>
              <w:lang w:eastAsia="de-DE"/>
            </w:rPr>
          </w:pPr>
          <w:del w:id="266" w:author="J.-P. K." w:date="2016-01-02T12:52:00Z">
            <w:r w:rsidRPr="00CF1F33" w:rsidDel="00CF1F33">
              <w:rPr>
                <w:rPrChange w:id="267" w:author="J.-P. K." w:date="2016-01-02T12:52:00Z">
                  <w:rPr>
                    <w:rStyle w:val="Hyperlink"/>
                    <w:noProof/>
                  </w:rPr>
                </w:rPrChange>
              </w:rPr>
              <w:delText>1.3</w:delText>
            </w:r>
            <w:r w:rsidDel="00CF1F33">
              <w:rPr>
                <w:rFonts w:eastAsiaTheme="minorEastAsia"/>
                <w:noProof/>
                <w:lang w:eastAsia="de-DE"/>
              </w:rPr>
              <w:tab/>
            </w:r>
            <w:r w:rsidRPr="00CF1F33" w:rsidDel="00CF1F33">
              <w:rPr>
                <w:rPrChange w:id="268" w:author="J.-P. K." w:date="2016-01-02T12:52:00Z">
                  <w:rPr>
                    <w:rStyle w:val="Hyperlink"/>
                    <w:noProof/>
                  </w:rPr>
                </w:rPrChange>
              </w:rPr>
              <w:delText>Meilensteine</w:delText>
            </w:r>
            <w:r w:rsidDel="00CF1F33">
              <w:rPr>
                <w:noProof/>
                <w:webHidden/>
              </w:rPr>
              <w:tab/>
              <w:delText>4</w:delText>
            </w:r>
          </w:del>
        </w:p>
        <w:p w14:paraId="41A78815" w14:textId="77777777" w:rsidR="002C7DF9" w:rsidDel="00CF1F33" w:rsidRDefault="002C7DF9">
          <w:pPr>
            <w:pStyle w:val="Verzeichnis1"/>
            <w:tabs>
              <w:tab w:val="left" w:pos="440"/>
              <w:tab w:val="right" w:leader="dot" w:pos="9062"/>
            </w:tabs>
            <w:rPr>
              <w:del w:id="269" w:author="J.-P. K." w:date="2016-01-02T12:52:00Z"/>
              <w:rFonts w:eastAsiaTheme="minorEastAsia"/>
              <w:noProof/>
              <w:lang w:eastAsia="de-DE"/>
            </w:rPr>
          </w:pPr>
          <w:del w:id="270" w:author="J.-P. K." w:date="2016-01-02T12:52:00Z">
            <w:r w:rsidRPr="00CF1F33" w:rsidDel="00CF1F33">
              <w:rPr>
                <w:rPrChange w:id="271" w:author="J.-P. K." w:date="2016-01-02T12:52:00Z">
                  <w:rPr>
                    <w:rStyle w:val="Hyperlink"/>
                    <w:noProof/>
                  </w:rPr>
                </w:rPrChange>
              </w:rPr>
              <w:delText>2</w:delText>
            </w:r>
            <w:r w:rsidDel="00CF1F33">
              <w:rPr>
                <w:rFonts w:eastAsiaTheme="minorEastAsia"/>
                <w:noProof/>
                <w:lang w:eastAsia="de-DE"/>
              </w:rPr>
              <w:tab/>
            </w:r>
            <w:r w:rsidRPr="00CF1F33" w:rsidDel="00CF1F33">
              <w:rPr>
                <w:rPrChange w:id="272" w:author="J.-P. K." w:date="2016-01-02T12:52:00Z">
                  <w:rPr>
                    <w:rStyle w:val="Hyperlink"/>
                    <w:noProof/>
                  </w:rPr>
                </w:rPrChange>
              </w:rPr>
              <w:delText>Organisation</w:delText>
            </w:r>
            <w:r w:rsidDel="00CF1F33">
              <w:rPr>
                <w:noProof/>
                <w:webHidden/>
              </w:rPr>
              <w:tab/>
              <w:delText>5</w:delText>
            </w:r>
          </w:del>
        </w:p>
        <w:p w14:paraId="531C7268" w14:textId="77777777" w:rsidR="002C7DF9" w:rsidDel="00CF1F33" w:rsidRDefault="002C7DF9">
          <w:pPr>
            <w:pStyle w:val="Verzeichnis2"/>
            <w:tabs>
              <w:tab w:val="left" w:pos="880"/>
              <w:tab w:val="right" w:leader="dot" w:pos="9062"/>
            </w:tabs>
            <w:rPr>
              <w:del w:id="273" w:author="J.-P. K." w:date="2016-01-02T12:52:00Z"/>
              <w:rFonts w:eastAsiaTheme="minorEastAsia"/>
              <w:noProof/>
              <w:lang w:eastAsia="de-DE"/>
            </w:rPr>
          </w:pPr>
          <w:del w:id="274" w:author="J.-P. K." w:date="2016-01-02T12:52:00Z">
            <w:r w:rsidRPr="00CF1F33" w:rsidDel="00CF1F33">
              <w:rPr>
                <w:rPrChange w:id="275" w:author="J.-P. K." w:date="2016-01-02T12:52:00Z">
                  <w:rPr>
                    <w:rStyle w:val="Hyperlink"/>
                    <w:noProof/>
                  </w:rPr>
                </w:rPrChange>
              </w:rPr>
              <w:delText>2.1</w:delText>
            </w:r>
            <w:r w:rsidDel="00CF1F33">
              <w:rPr>
                <w:rFonts w:eastAsiaTheme="minorEastAsia"/>
                <w:noProof/>
                <w:lang w:eastAsia="de-DE"/>
              </w:rPr>
              <w:tab/>
            </w:r>
            <w:r w:rsidRPr="00CF1F33" w:rsidDel="00CF1F33">
              <w:rPr>
                <w:rPrChange w:id="276" w:author="J.-P. K." w:date="2016-01-02T12:52:00Z">
                  <w:rPr>
                    <w:rStyle w:val="Hyperlink"/>
                    <w:noProof/>
                  </w:rPr>
                </w:rPrChange>
              </w:rPr>
              <w:delText>Aufbauorganisation</w:delText>
            </w:r>
            <w:r w:rsidDel="00CF1F33">
              <w:rPr>
                <w:noProof/>
                <w:webHidden/>
              </w:rPr>
              <w:tab/>
              <w:delText>5</w:delText>
            </w:r>
          </w:del>
        </w:p>
        <w:p w14:paraId="055DE563" w14:textId="77777777" w:rsidR="002C7DF9" w:rsidDel="00CF1F33" w:rsidRDefault="002C7DF9">
          <w:pPr>
            <w:pStyle w:val="Verzeichnis3"/>
            <w:tabs>
              <w:tab w:val="left" w:pos="1320"/>
              <w:tab w:val="right" w:leader="dot" w:pos="9062"/>
            </w:tabs>
            <w:rPr>
              <w:del w:id="277" w:author="J.-P. K." w:date="2016-01-02T12:52:00Z"/>
              <w:rFonts w:eastAsiaTheme="minorEastAsia"/>
              <w:noProof/>
              <w:lang w:eastAsia="de-DE"/>
            </w:rPr>
          </w:pPr>
          <w:del w:id="278" w:author="J.-P. K." w:date="2016-01-02T12:52:00Z">
            <w:r w:rsidRPr="00CF1F33" w:rsidDel="00CF1F33">
              <w:rPr>
                <w:rPrChange w:id="279" w:author="J.-P. K." w:date="2016-01-02T12:52:00Z">
                  <w:rPr>
                    <w:rStyle w:val="Hyperlink"/>
                    <w:noProof/>
                  </w:rPr>
                </w:rPrChange>
              </w:rPr>
              <w:delText>2.1.1</w:delText>
            </w:r>
            <w:r w:rsidDel="00CF1F33">
              <w:rPr>
                <w:rFonts w:eastAsiaTheme="minorEastAsia"/>
                <w:noProof/>
                <w:lang w:eastAsia="de-DE"/>
              </w:rPr>
              <w:tab/>
            </w:r>
            <w:r w:rsidRPr="00CF1F33" w:rsidDel="00CF1F33">
              <w:rPr>
                <w:rPrChange w:id="280" w:author="J.-P. K." w:date="2016-01-02T12:52:00Z">
                  <w:rPr>
                    <w:rStyle w:val="Hyperlink"/>
                    <w:noProof/>
                  </w:rPr>
                </w:rPrChange>
              </w:rPr>
              <w:delText>(1PL-3TP-12PM)</w:delText>
            </w:r>
            <w:r w:rsidDel="00CF1F33">
              <w:rPr>
                <w:noProof/>
                <w:webHidden/>
              </w:rPr>
              <w:tab/>
              <w:delText>5</w:delText>
            </w:r>
          </w:del>
        </w:p>
        <w:p w14:paraId="7E35C620" w14:textId="77777777" w:rsidR="002C7DF9" w:rsidDel="00CF1F33" w:rsidRDefault="002C7DF9">
          <w:pPr>
            <w:pStyle w:val="Verzeichnis3"/>
            <w:tabs>
              <w:tab w:val="left" w:pos="1320"/>
              <w:tab w:val="right" w:leader="dot" w:pos="9062"/>
            </w:tabs>
            <w:rPr>
              <w:del w:id="281" w:author="J.-P. K." w:date="2016-01-02T12:52:00Z"/>
              <w:rFonts w:eastAsiaTheme="minorEastAsia"/>
              <w:noProof/>
              <w:lang w:eastAsia="de-DE"/>
            </w:rPr>
          </w:pPr>
          <w:del w:id="282" w:author="J.-P. K." w:date="2016-01-02T12:52:00Z">
            <w:r w:rsidRPr="00CF1F33" w:rsidDel="00CF1F33">
              <w:rPr>
                <w:rPrChange w:id="283" w:author="J.-P. K." w:date="2016-01-02T12:52:00Z">
                  <w:rPr>
                    <w:rStyle w:val="Hyperlink"/>
                    <w:noProof/>
                  </w:rPr>
                </w:rPrChange>
              </w:rPr>
              <w:delText>2.1.2</w:delText>
            </w:r>
            <w:r w:rsidDel="00CF1F33">
              <w:rPr>
                <w:rFonts w:eastAsiaTheme="minorEastAsia"/>
                <w:noProof/>
                <w:lang w:eastAsia="de-DE"/>
              </w:rPr>
              <w:tab/>
            </w:r>
            <w:r w:rsidRPr="00CF1F33" w:rsidDel="00CF1F33">
              <w:rPr>
                <w:rPrChange w:id="284" w:author="J.-P. K." w:date="2016-01-02T12:52:00Z">
                  <w:rPr>
                    <w:rStyle w:val="Hyperlink"/>
                    <w:noProof/>
                  </w:rPr>
                </w:rPrChange>
              </w:rPr>
              <w:delText>Taskforces</w:delText>
            </w:r>
            <w:r w:rsidDel="00CF1F33">
              <w:rPr>
                <w:noProof/>
                <w:webHidden/>
              </w:rPr>
              <w:tab/>
              <w:delText>5</w:delText>
            </w:r>
          </w:del>
        </w:p>
        <w:p w14:paraId="6FFEBE8C" w14:textId="77777777" w:rsidR="002C7DF9" w:rsidDel="00CF1F33" w:rsidRDefault="002C7DF9">
          <w:pPr>
            <w:pStyle w:val="Verzeichnis2"/>
            <w:tabs>
              <w:tab w:val="left" w:pos="880"/>
              <w:tab w:val="right" w:leader="dot" w:pos="9062"/>
            </w:tabs>
            <w:rPr>
              <w:del w:id="285" w:author="J.-P. K." w:date="2016-01-02T12:52:00Z"/>
              <w:rFonts w:eastAsiaTheme="minorEastAsia"/>
              <w:noProof/>
              <w:lang w:eastAsia="de-DE"/>
            </w:rPr>
          </w:pPr>
          <w:del w:id="286" w:author="J.-P. K." w:date="2016-01-02T12:52:00Z">
            <w:r w:rsidRPr="00CF1F33" w:rsidDel="00CF1F33">
              <w:rPr>
                <w:rPrChange w:id="287" w:author="J.-P. K." w:date="2016-01-02T12:52:00Z">
                  <w:rPr>
                    <w:rStyle w:val="Hyperlink"/>
                    <w:noProof/>
                  </w:rPr>
                </w:rPrChange>
              </w:rPr>
              <w:delText>2.2</w:delText>
            </w:r>
            <w:r w:rsidDel="00CF1F33">
              <w:rPr>
                <w:rFonts w:eastAsiaTheme="minorEastAsia"/>
                <w:noProof/>
                <w:lang w:eastAsia="de-DE"/>
              </w:rPr>
              <w:tab/>
            </w:r>
            <w:r w:rsidRPr="00CF1F33" w:rsidDel="00CF1F33">
              <w:rPr>
                <w:rPrChange w:id="288" w:author="J.-P. K." w:date="2016-01-02T12:52:00Z">
                  <w:rPr>
                    <w:rStyle w:val="Hyperlink"/>
                    <w:noProof/>
                  </w:rPr>
                </w:rPrChange>
              </w:rPr>
              <w:delText>Skillsheet</w:delText>
            </w:r>
            <w:r w:rsidDel="00CF1F33">
              <w:rPr>
                <w:noProof/>
                <w:webHidden/>
              </w:rPr>
              <w:tab/>
              <w:delText>5</w:delText>
            </w:r>
          </w:del>
        </w:p>
        <w:p w14:paraId="1AE0E3B1" w14:textId="77777777" w:rsidR="002C7DF9" w:rsidDel="00CF1F33" w:rsidRDefault="002C7DF9">
          <w:pPr>
            <w:pStyle w:val="Verzeichnis1"/>
            <w:tabs>
              <w:tab w:val="left" w:pos="440"/>
              <w:tab w:val="right" w:leader="dot" w:pos="9062"/>
            </w:tabs>
            <w:rPr>
              <w:del w:id="289" w:author="J.-P. K." w:date="2016-01-02T12:52:00Z"/>
              <w:rFonts w:eastAsiaTheme="minorEastAsia"/>
              <w:noProof/>
              <w:lang w:eastAsia="de-DE"/>
            </w:rPr>
          </w:pPr>
          <w:del w:id="290" w:author="J.-P. K." w:date="2016-01-02T12:52:00Z">
            <w:r w:rsidRPr="00CF1F33" w:rsidDel="00CF1F33">
              <w:rPr>
                <w:rPrChange w:id="291" w:author="J.-P. K." w:date="2016-01-02T12:52:00Z">
                  <w:rPr>
                    <w:rStyle w:val="Hyperlink"/>
                    <w:noProof/>
                  </w:rPr>
                </w:rPrChange>
              </w:rPr>
              <w:delText>3</w:delText>
            </w:r>
            <w:r w:rsidDel="00CF1F33">
              <w:rPr>
                <w:rFonts w:eastAsiaTheme="minorEastAsia"/>
                <w:noProof/>
                <w:lang w:eastAsia="de-DE"/>
              </w:rPr>
              <w:tab/>
            </w:r>
            <w:r w:rsidRPr="00CF1F33" w:rsidDel="00CF1F33">
              <w:rPr>
                <w:rPrChange w:id="292" w:author="J.-P. K." w:date="2016-01-02T12:52:00Z">
                  <w:rPr>
                    <w:rStyle w:val="Hyperlink"/>
                    <w:noProof/>
                  </w:rPr>
                </w:rPrChange>
              </w:rPr>
              <w:delText>Ablaufsteuerung</w:delText>
            </w:r>
            <w:r w:rsidDel="00CF1F33">
              <w:rPr>
                <w:noProof/>
                <w:webHidden/>
              </w:rPr>
              <w:tab/>
              <w:delText>6</w:delText>
            </w:r>
          </w:del>
        </w:p>
        <w:p w14:paraId="408BC741" w14:textId="77777777" w:rsidR="002C7DF9" w:rsidDel="00CF1F33" w:rsidRDefault="002C7DF9">
          <w:pPr>
            <w:pStyle w:val="Verzeichnis2"/>
            <w:tabs>
              <w:tab w:val="left" w:pos="880"/>
              <w:tab w:val="right" w:leader="dot" w:pos="9062"/>
            </w:tabs>
            <w:rPr>
              <w:del w:id="293" w:author="J.-P. K." w:date="2016-01-02T12:52:00Z"/>
              <w:rFonts w:eastAsiaTheme="minorEastAsia"/>
              <w:noProof/>
              <w:lang w:eastAsia="de-DE"/>
            </w:rPr>
          </w:pPr>
          <w:del w:id="294" w:author="J.-P. K." w:date="2016-01-02T12:52:00Z">
            <w:r w:rsidRPr="00CF1F33" w:rsidDel="00CF1F33">
              <w:rPr>
                <w:rPrChange w:id="295" w:author="J.-P. K." w:date="2016-01-02T12:52:00Z">
                  <w:rPr>
                    <w:rStyle w:val="Hyperlink"/>
                    <w:noProof/>
                  </w:rPr>
                </w:rPrChange>
              </w:rPr>
              <w:delText>3.1</w:delText>
            </w:r>
            <w:r w:rsidDel="00CF1F33">
              <w:rPr>
                <w:rFonts w:eastAsiaTheme="minorEastAsia"/>
                <w:noProof/>
                <w:lang w:eastAsia="de-DE"/>
              </w:rPr>
              <w:tab/>
            </w:r>
            <w:r w:rsidRPr="00CF1F33" w:rsidDel="00CF1F33">
              <w:rPr>
                <w:rPrChange w:id="296" w:author="J.-P. K." w:date="2016-01-02T12:52:00Z">
                  <w:rPr>
                    <w:rStyle w:val="Hyperlink"/>
                    <w:noProof/>
                  </w:rPr>
                </w:rPrChange>
              </w:rPr>
              <w:delText>Phasenmodell</w:delText>
            </w:r>
            <w:r w:rsidDel="00CF1F33">
              <w:rPr>
                <w:noProof/>
                <w:webHidden/>
              </w:rPr>
              <w:tab/>
              <w:delText>6</w:delText>
            </w:r>
          </w:del>
        </w:p>
        <w:p w14:paraId="4D67ED2B" w14:textId="77777777" w:rsidR="002C7DF9" w:rsidDel="00CF1F33" w:rsidRDefault="002C7DF9">
          <w:pPr>
            <w:pStyle w:val="Verzeichnis2"/>
            <w:tabs>
              <w:tab w:val="left" w:pos="880"/>
              <w:tab w:val="right" w:leader="dot" w:pos="9062"/>
            </w:tabs>
            <w:rPr>
              <w:del w:id="297" w:author="J.-P. K." w:date="2016-01-02T12:52:00Z"/>
              <w:rFonts w:eastAsiaTheme="minorEastAsia"/>
              <w:noProof/>
              <w:lang w:eastAsia="de-DE"/>
            </w:rPr>
          </w:pPr>
          <w:del w:id="298" w:author="J.-P. K." w:date="2016-01-02T12:52:00Z">
            <w:r w:rsidRPr="00CF1F33" w:rsidDel="00CF1F33">
              <w:rPr>
                <w:rPrChange w:id="299" w:author="J.-P. K." w:date="2016-01-02T12:52:00Z">
                  <w:rPr>
                    <w:rStyle w:val="Hyperlink"/>
                    <w:noProof/>
                  </w:rPr>
                </w:rPrChange>
              </w:rPr>
              <w:delText>3.2</w:delText>
            </w:r>
            <w:r w:rsidDel="00CF1F33">
              <w:rPr>
                <w:rFonts w:eastAsiaTheme="minorEastAsia"/>
                <w:noProof/>
                <w:lang w:eastAsia="de-DE"/>
              </w:rPr>
              <w:tab/>
            </w:r>
            <w:r w:rsidRPr="00CF1F33" w:rsidDel="00CF1F33">
              <w:rPr>
                <w:rPrChange w:id="300" w:author="J.-P. K." w:date="2016-01-02T12:52:00Z">
                  <w:rPr>
                    <w:rStyle w:val="Hyperlink"/>
                    <w:noProof/>
                  </w:rPr>
                </w:rPrChange>
              </w:rPr>
              <w:delText>Scrum</w:delText>
            </w:r>
            <w:r w:rsidDel="00CF1F33">
              <w:rPr>
                <w:noProof/>
                <w:webHidden/>
              </w:rPr>
              <w:tab/>
              <w:delText>6</w:delText>
            </w:r>
          </w:del>
        </w:p>
        <w:p w14:paraId="27025B52" w14:textId="77777777" w:rsidR="002C7DF9" w:rsidDel="00CF1F33" w:rsidRDefault="002C7DF9">
          <w:pPr>
            <w:pStyle w:val="Verzeichnis2"/>
            <w:tabs>
              <w:tab w:val="left" w:pos="880"/>
              <w:tab w:val="right" w:leader="dot" w:pos="9062"/>
            </w:tabs>
            <w:rPr>
              <w:del w:id="301" w:author="J.-P. K." w:date="2016-01-02T12:52:00Z"/>
              <w:rFonts w:eastAsiaTheme="minorEastAsia"/>
              <w:noProof/>
              <w:lang w:eastAsia="de-DE"/>
            </w:rPr>
          </w:pPr>
          <w:del w:id="302" w:author="J.-P. K." w:date="2016-01-02T12:52:00Z">
            <w:r w:rsidRPr="00CF1F33" w:rsidDel="00CF1F33">
              <w:rPr>
                <w:rPrChange w:id="303" w:author="J.-P. K." w:date="2016-01-02T12:52:00Z">
                  <w:rPr>
                    <w:rStyle w:val="Hyperlink"/>
                    <w:noProof/>
                  </w:rPr>
                </w:rPrChange>
              </w:rPr>
              <w:delText>3.3</w:delText>
            </w:r>
            <w:r w:rsidDel="00CF1F33">
              <w:rPr>
                <w:rFonts w:eastAsiaTheme="minorEastAsia"/>
                <w:noProof/>
                <w:lang w:eastAsia="de-DE"/>
              </w:rPr>
              <w:tab/>
            </w:r>
            <w:r w:rsidRPr="00CF1F33" w:rsidDel="00CF1F33">
              <w:rPr>
                <w:rPrChange w:id="304" w:author="J.-P. K." w:date="2016-01-02T12:52:00Z">
                  <w:rPr>
                    <w:rStyle w:val="Hyperlink"/>
                    <w:noProof/>
                  </w:rPr>
                </w:rPrChange>
              </w:rPr>
              <w:delText>Extreme Programming</w:delText>
            </w:r>
            <w:r w:rsidDel="00CF1F33">
              <w:rPr>
                <w:noProof/>
                <w:webHidden/>
              </w:rPr>
              <w:tab/>
              <w:delText>6</w:delText>
            </w:r>
          </w:del>
        </w:p>
        <w:p w14:paraId="20762452" w14:textId="77777777" w:rsidR="002C7DF9" w:rsidDel="00CF1F33" w:rsidRDefault="002C7DF9">
          <w:pPr>
            <w:pStyle w:val="Verzeichnis1"/>
            <w:tabs>
              <w:tab w:val="left" w:pos="440"/>
              <w:tab w:val="right" w:leader="dot" w:pos="9062"/>
            </w:tabs>
            <w:rPr>
              <w:del w:id="305" w:author="J.-P. K." w:date="2016-01-02T12:52:00Z"/>
              <w:rFonts w:eastAsiaTheme="minorEastAsia"/>
              <w:noProof/>
              <w:lang w:eastAsia="de-DE"/>
            </w:rPr>
          </w:pPr>
          <w:del w:id="306" w:author="J.-P. K." w:date="2016-01-02T12:52:00Z">
            <w:r w:rsidRPr="00CF1F33" w:rsidDel="00CF1F33">
              <w:rPr>
                <w:rPrChange w:id="307" w:author="J.-P. K." w:date="2016-01-02T12:52:00Z">
                  <w:rPr>
                    <w:rStyle w:val="Hyperlink"/>
                    <w:noProof/>
                  </w:rPr>
                </w:rPrChange>
              </w:rPr>
              <w:delText>4</w:delText>
            </w:r>
            <w:r w:rsidDel="00CF1F33">
              <w:rPr>
                <w:rFonts w:eastAsiaTheme="minorEastAsia"/>
                <w:noProof/>
                <w:lang w:eastAsia="de-DE"/>
              </w:rPr>
              <w:tab/>
            </w:r>
            <w:r w:rsidRPr="00CF1F33" w:rsidDel="00CF1F33">
              <w:rPr>
                <w:rPrChange w:id="308" w:author="J.-P. K." w:date="2016-01-02T12:52:00Z">
                  <w:rPr>
                    <w:rStyle w:val="Hyperlink"/>
                    <w:noProof/>
                  </w:rPr>
                </w:rPrChange>
              </w:rPr>
              <w:delText>Risikomanagement</w:delText>
            </w:r>
            <w:r w:rsidDel="00CF1F33">
              <w:rPr>
                <w:noProof/>
                <w:webHidden/>
              </w:rPr>
              <w:tab/>
              <w:delText>7</w:delText>
            </w:r>
          </w:del>
        </w:p>
        <w:p w14:paraId="6F5C14DC" w14:textId="77777777" w:rsidR="002C7DF9" w:rsidDel="00CF1F33" w:rsidRDefault="002C7DF9">
          <w:pPr>
            <w:pStyle w:val="Verzeichnis2"/>
            <w:tabs>
              <w:tab w:val="left" w:pos="880"/>
              <w:tab w:val="right" w:leader="dot" w:pos="9062"/>
            </w:tabs>
            <w:rPr>
              <w:del w:id="309" w:author="J.-P. K." w:date="2016-01-02T12:52:00Z"/>
              <w:rFonts w:eastAsiaTheme="minorEastAsia"/>
              <w:noProof/>
              <w:lang w:eastAsia="de-DE"/>
            </w:rPr>
          </w:pPr>
          <w:del w:id="310" w:author="J.-P. K." w:date="2016-01-02T12:52:00Z">
            <w:r w:rsidRPr="00CF1F33" w:rsidDel="00CF1F33">
              <w:rPr>
                <w:rPrChange w:id="311" w:author="J.-P. K." w:date="2016-01-02T12:52:00Z">
                  <w:rPr>
                    <w:rStyle w:val="Hyperlink"/>
                    <w:noProof/>
                  </w:rPr>
                </w:rPrChange>
              </w:rPr>
              <w:delText>4.1</w:delText>
            </w:r>
            <w:r w:rsidDel="00CF1F33">
              <w:rPr>
                <w:rFonts w:eastAsiaTheme="minorEastAsia"/>
                <w:noProof/>
                <w:lang w:eastAsia="de-DE"/>
              </w:rPr>
              <w:tab/>
            </w:r>
            <w:r w:rsidRPr="00CF1F33" w:rsidDel="00CF1F33">
              <w:rPr>
                <w:rPrChange w:id="312" w:author="J.-P. K." w:date="2016-01-02T12:52:00Z">
                  <w:rPr>
                    <w:rStyle w:val="Hyperlink"/>
                    <w:noProof/>
                  </w:rPr>
                </w:rPrChange>
              </w:rPr>
              <w:delText>Stakeholderanalyse</w:delText>
            </w:r>
            <w:r w:rsidDel="00CF1F33">
              <w:rPr>
                <w:noProof/>
                <w:webHidden/>
              </w:rPr>
              <w:tab/>
              <w:delText>7</w:delText>
            </w:r>
          </w:del>
        </w:p>
        <w:p w14:paraId="3A99292B" w14:textId="77777777" w:rsidR="002C7DF9" w:rsidDel="00CF1F33" w:rsidRDefault="002C7DF9">
          <w:pPr>
            <w:pStyle w:val="Verzeichnis3"/>
            <w:tabs>
              <w:tab w:val="left" w:pos="1320"/>
              <w:tab w:val="right" w:leader="dot" w:pos="9062"/>
            </w:tabs>
            <w:rPr>
              <w:del w:id="313" w:author="J.-P. K." w:date="2016-01-02T12:52:00Z"/>
              <w:rFonts w:eastAsiaTheme="minorEastAsia"/>
              <w:noProof/>
              <w:lang w:eastAsia="de-DE"/>
            </w:rPr>
          </w:pPr>
          <w:del w:id="314" w:author="J.-P. K." w:date="2016-01-02T12:52:00Z">
            <w:r w:rsidRPr="00CF1F33" w:rsidDel="00CF1F33">
              <w:rPr>
                <w:rPrChange w:id="315" w:author="J.-P. K." w:date="2016-01-02T12:52:00Z">
                  <w:rPr>
                    <w:rStyle w:val="Hyperlink"/>
                    <w:noProof/>
                  </w:rPr>
                </w:rPrChange>
              </w:rPr>
              <w:delText>4.1.1</w:delText>
            </w:r>
            <w:r w:rsidDel="00CF1F33">
              <w:rPr>
                <w:rFonts w:eastAsiaTheme="minorEastAsia"/>
                <w:noProof/>
                <w:lang w:eastAsia="de-DE"/>
              </w:rPr>
              <w:tab/>
            </w:r>
            <w:r w:rsidRPr="00CF1F33" w:rsidDel="00CF1F33">
              <w:rPr>
                <w:rPrChange w:id="316" w:author="J.-P. K." w:date="2016-01-02T12:52:00Z">
                  <w:rPr>
                    <w:rStyle w:val="Hyperlink"/>
                    <w:noProof/>
                  </w:rPr>
                </w:rPrChange>
              </w:rPr>
              <w:delText>Intern</w:delText>
            </w:r>
            <w:r w:rsidDel="00CF1F33">
              <w:rPr>
                <w:noProof/>
                <w:webHidden/>
              </w:rPr>
              <w:tab/>
              <w:delText>7</w:delText>
            </w:r>
          </w:del>
        </w:p>
        <w:p w14:paraId="20CD2A2B" w14:textId="77777777" w:rsidR="002C7DF9" w:rsidDel="00CF1F33" w:rsidRDefault="002C7DF9">
          <w:pPr>
            <w:pStyle w:val="Verzeichnis3"/>
            <w:tabs>
              <w:tab w:val="left" w:pos="1320"/>
              <w:tab w:val="right" w:leader="dot" w:pos="9062"/>
            </w:tabs>
            <w:rPr>
              <w:del w:id="317" w:author="J.-P. K." w:date="2016-01-02T12:52:00Z"/>
              <w:rFonts w:eastAsiaTheme="minorEastAsia"/>
              <w:noProof/>
              <w:lang w:eastAsia="de-DE"/>
            </w:rPr>
          </w:pPr>
          <w:del w:id="318" w:author="J.-P. K." w:date="2016-01-02T12:52:00Z">
            <w:r w:rsidRPr="00CF1F33" w:rsidDel="00CF1F33">
              <w:rPr>
                <w:rPrChange w:id="319" w:author="J.-P. K." w:date="2016-01-02T12:52:00Z">
                  <w:rPr>
                    <w:rStyle w:val="Hyperlink"/>
                    <w:noProof/>
                  </w:rPr>
                </w:rPrChange>
              </w:rPr>
              <w:delText>4.1.2</w:delText>
            </w:r>
            <w:r w:rsidDel="00CF1F33">
              <w:rPr>
                <w:rFonts w:eastAsiaTheme="minorEastAsia"/>
                <w:noProof/>
                <w:lang w:eastAsia="de-DE"/>
              </w:rPr>
              <w:tab/>
            </w:r>
            <w:r w:rsidRPr="00CF1F33" w:rsidDel="00CF1F33">
              <w:rPr>
                <w:rPrChange w:id="320" w:author="J.-P. K." w:date="2016-01-02T12:52:00Z">
                  <w:rPr>
                    <w:rStyle w:val="Hyperlink"/>
                    <w:noProof/>
                  </w:rPr>
                </w:rPrChange>
              </w:rPr>
              <w:delText>Extern</w:delText>
            </w:r>
            <w:r w:rsidDel="00CF1F33">
              <w:rPr>
                <w:noProof/>
                <w:webHidden/>
              </w:rPr>
              <w:tab/>
              <w:delText>7</w:delText>
            </w:r>
          </w:del>
        </w:p>
        <w:p w14:paraId="79D77B66" w14:textId="77777777" w:rsidR="002C7DF9" w:rsidDel="00CF1F33" w:rsidRDefault="002C7DF9">
          <w:pPr>
            <w:pStyle w:val="Verzeichnis2"/>
            <w:tabs>
              <w:tab w:val="left" w:pos="880"/>
              <w:tab w:val="right" w:leader="dot" w:pos="9062"/>
            </w:tabs>
            <w:rPr>
              <w:del w:id="321" w:author="J.-P. K." w:date="2016-01-02T12:52:00Z"/>
              <w:rFonts w:eastAsiaTheme="minorEastAsia"/>
              <w:noProof/>
              <w:lang w:eastAsia="de-DE"/>
            </w:rPr>
          </w:pPr>
          <w:del w:id="322" w:author="J.-P. K." w:date="2016-01-02T12:52:00Z">
            <w:r w:rsidRPr="00CF1F33" w:rsidDel="00CF1F33">
              <w:rPr>
                <w:rPrChange w:id="323" w:author="J.-P. K." w:date="2016-01-02T12:52:00Z">
                  <w:rPr>
                    <w:rStyle w:val="Hyperlink"/>
                    <w:noProof/>
                  </w:rPr>
                </w:rPrChange>
              </w:rPr>
              <w:delText>4.2</w:delText>
            </w:r>
            <w:r w:rsidDel="00CF1F33">
              <w:rPr>
                <w:rFonts w:eastAsiaTheme="minorEastAsia"/>
                <w:noProof/>
                <w:lang w:eastAsia="de-DE"/>
              </w:rPr>
              <w:tab/>
            </w:r>
            <w:r w:rsidRPr="00CF1F33" w:rsidDel="00CF1F33">
              <w:rPr>
                <w:rPrChange w:id="324" w:author="J.-P. K." w:date="2016-01-02T12:52:00Z">
                  <w:rPr>
                    <w:rStyle w:val="Hyperlink"/>
                    <w:noProof/>
                  </w:rPr>
                </w:rPrChange>
              </w:rPr>
              <w:delText>Umweltanalyse</w:delText>
            </w:r>
            <w:r w:rsidDel="00CF1F33">
              <w:rPr>
                <w:noProof/>
                <w:webHidden/>
              </w:rPr>
              <w:tab/>
              <w:delText>7</w:delText>
            </w:r>
          </w:del>
        </w:p>
        <w:p w14:paraId="5AA5F8B5" w14:textId="2DDE074B" w:rsidR="00597D84" w:rsidRDefault="00597D84">
          <w:r>
            <w:rPr>
              <w:b/>
              <w:bCs/>
            </w:rPr>
            <w:fldChar w:fldCharType="end"/>
          </w:r>
        </w:p>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325" w:name="_Toc439502483"/>
      <w:r>
        <w:lastRenderedPageBreak/>
        <w:t>Projektbeschreibung</w:t>
      </w:r>
      <w:bookmarkEnd w:id="325"/>
    </w:p>
    <w:p w14:paraId="6D07E6FF" w14:textId="77777777" w:rsidR="00A95B83" w:rsidRDefault="00A95B83" w:rsidP="00A95B83">
      <w:pPr>
        <w:pStyle w:val="berschrift2"/>
      </w:pPr>
      <w:bookmarkStart w:id="326" w:name="_Toc439502484"/>
      <w:r>
        <w:t>Ausgangsituation</w:t>
      </w:r>
      <w:bookmarkEnd w:id="326"/>
    </w:p>
    <w:p w14:paraId="6335AB10" w14:textId="77777777" w:rsidR="0052201C" w:rsidRPr="0052201C" w:rsidRDefault="0052201C" w:rsidP="0052201C"/>
    <w:p w14:paraId="1CF06A58" w14:textId="77777777" w:rsidR="00A95B83" w:rsidRDefault="00A95B83" w:rsidP="00A95B83">
      <w:pPr>
        <w:pStyle w:val="berschrift2"/>
        <w:rPr>
          <w:ins w:id="327" w:author="J.-P. K." w:date="2016-01-02T13:24:00Z"/>
        </w:rPr>
      </w:pPr>
      <w:bookmarkStart w:id="328" w:name="_Toc439502485"/>
      <w:commentRangeStart w:id="329"/>
      <w:r>
        <w:t>Zielsetzung</w:t>
      </w:r>
      <w:commentRangeEnd w:id="329"/>
      <w:r w:rsidR="007D2024">
        <w:rPr>
          <w:rStyle w:val="Kommentarzeichen"/>
          <w:rFonts w:asciiTheme="minorHAnsi" w:eastAsiaTheme="minorHAnsi" w:hAnsiTheme="minorHAnsi" w:cstheme="minorBidi"/>
          <w:color w:val="auto"/>
        </w:rPr>
        <w:commentReference w:id="329"/>
      </w:r>
      <w:bookmarkEnd w:id="328"/>
    </w:p>
    <w:p w14:paraId="2D15CA66" w14:textId="77777777" w:rsidR="00455330" w:rsidRPr="00455330" w:rsidRDefault="00455330">
      <w:pPr>
        <w:rPr>
          <w:rPrChange w:id="330" w:author="J.-P. K." w:date="2016-01-02T13:24:00Z">
            <w:rPr/>
          </w:rPrChange>
        </w:rPr>
        <w:pPrChange w:id="331" w:author="J.-P. K." w:date="2016-01-02T13:24:00Z">
          <w:pPr>
            <w:pStyle w:val="berschrift2"/>
          </w:pPr>
        </w:pPrChange>
      </w:pPr>
    </w:p>
    <w:p w14:paraId="4E2C6A2A" w14:textId="77777777" w:rsidR="0052201C" w:rsidRDefault="007D2024" w:rsidP="0052201C">
      <w:pPr>
        <w:pStyle w:val="berschrift3"/>
      </w:pPr>
      <w:bookmarkStart w:id="332" w:name="h.81n87pq16mq5" w:colFirst="0" w:colLast="0"/>
      <w:bookmarkStart w:id="333" w:name="_Toc439502486"/>
      <w:bookmarkEnd w:id="332"/>
      <w:r>
        <w:t>Grobk</w:t>
      </w:r>
      <w:r w:rsidR="00285DFC">
        <w:t>onzept</w:t>
      </w:r>
      <w:bookmarkEnd w:id="333"/>
    </w:p>
    <w:p w14:paraId="18F1AFF1" w14:textId="1DA67983" w:rsidR="0052201C" w:rsidRDefault="0052201C" w:rsidP="0052201C">
      <w:r>
        <w:t>Mithilfe der mehrsprachigen Web</w:t>
      </w:r>
      <w:ins w:id="334" w:author="Nico Remus" w:date="2015-12-28T19:47:00Z">
        <w:r w:rsidR="00B171BB">
          <w:t>-Plattform</w:t>
        </w:r>
      </w:ins>
      <w:del w:id="335" w:author="Nico Remus" w:date="2015-12-28T19:47:00Z">
        <w:r w:rsidDel="00B171BB">
          <w:delText>site/App</w:delText>
        </w:r>
      </w:del>
      <w:r>
        <w:t xml:space="preserve"> soll es </w:t>
      </w:r>
      <w:del w:id="336" w:author="sheldon edward" w:date="2015-12-02T18:26:00Z">
        <w:r w:rsidDel="008715B8">
          <w:delText xml:space="preserve">Flüchtigen </w:delText>
        </w:r>
      </w:del>
      <w:ins w:id="337" w:author="Nico Remus" w:date="2015-12-28T19:47:00Z">
        <w:r w:rsidR="00B171BB">
          <w:t>Flüchtlingen</w:t>
        </w:r>
      </w:ins>
      <w:ins w:id="338" w:author="sheldon edward" w:date="2015-12-02T18:26:00Z">
        <w:del w:id="339" w:author="Nico Remus" w:date="2015-12-28T19:47:00Z">
          <w:r w:rsidR="008715B8" w:rsidDel="00B171BB">
            <w:delText>Asylbewerber</w:delText>
          </w:r>
        </w:del>
        <w:r w:rsidR="008715B8">
          <w:t xml:space="preserve"> </w:t>
        </w:r>
      </w:ins>
      <w:r>
        <w:t>und</w:t>
      </w:r>
      <w:ins w:id="340" w:author="Nico Remus" w:date="2015-12-28T19:47:00Z">
        <w:r w:rsidR="00B171BB">
          <w:t xml:space="preserve"> besonders</w:t>
        </w:r>
      </w:ins>
      <w:r>
        <w:t xml:space="preserve"> Asylsuchenden</w:t>
      </w:r>
      <w:ins w:id="341" w:author="Nico Remus" w:date="2015-12-28T19:47:00Z">
        <w:r w:rsidR="00B171BB">
          <w:t xml:space="preserve"> </w:t>
        </w:r>
      </w:ins>
      <w:del w:id="342" w:author="Nico Remus" w:date="2015-12-28T19:51:00Z">
        <w:r w:rsidDel="00B171BB">
          <w:delText xml:space="preserve"> </w:delText>
        </w:r>
      </w:del>
      <w:r>
        <w:t>vereinfacht werden</w:t>
      </w:r>
      <w:ins w:id="343" w:author="Nico Remus" w:date="2015-12-28T19:51:00Z">
        <w:r w:rsidR="00B171BB">
          <w:t>,</w:t>
        </w:r>
      </w:ins>
      <w:r>
        <w:t xml:space="preserve"> sich in Deutschland zurecht zu finden. </w:t>
      </w:r>
      <w:ins w:id="344" w:author="Nico Remus" w:date="2015-12-28T19:53:00Z">
        <w:r w:rsidR="00B171BB">
          <w:t>Um dies zu erreichen</w:t>
        </w:r>
      </w:ins>
      <w:del w:id="345" w:author="Nico Remus" w:date="2015-12-28T19:53:00Z">
        <w:r w:rsidDel="00B171BB">
          <w:delText>Dazu</w:delText>
        </w:r>
      </w:del>
      <w:r>
        <w:t xml:space="preserve"> sollen möglichst alle benötigten Info</w:t>
      </w:r>
      <w:ins w:id="346" w:author="Nico Remus" w:date="2015-12-28T20:03:00Z">
        <w:r w:rsidR="00CD2D96">
          <w:t>rmationen</w:t>
        </w:r>
      </w:ins>
      <w:del w:id="347" w:author="Nico Remus" w:date="2015-12-28T20:03:00Z">
        <w:r w:rsidDel="00CD2D96">
          <w:delText>s</w:delText>
        </w:r>
      </w:del>
      <w:r>
        <w:t xml:space="preserve"> für ein</w:t>
      </w:r>
      <w:ins w:id="348" w:author="Nico Remus" w:date="2015-12-28T19:52:00Z">
        <w:r w:rsidR="00B171BB">
          <w:t xml:space="preserve"> schnelles Zurechtfinden und gute Integration gesammelt und aufbereitet werden,</w:t>
        </w:r>
      </w:ins>
      <w:del w:id="349" w:author="Nico Remus" w:date="2015-12-28T19:52:00Z">
        <w:r w:rsidDel="00B171BB">
          <w:delText>en guten Start</w:delText>
        </w:r>
      </w:del>
      <w:r>
        <w:t xml:space="preserve"> und</w:t>
      </w:r>
      <w:ins w:id="350" w:author="Nico Remus" w:date="2015-12-28T19:53:00Z">
        <w:r w:rsidR="00B171BB">
          <w:t xml:space="preserve"> dazu</w:t>
        </w:r>
      </w:ins>
      <w:r>
        <w:t xml:space="preserve"> weitere hilfreiche Funktionen integriert </w:t>
      </w:r>
      <w:del w:id="351" w:author="Nico Remus" w:date="2015-12-28T20:04:00Z">
        <w:r w:rsidDel="0075252C">
          <w:delText>sein</w:delText>
        </w:r>
      </w:del>
      <w:ins w:id="352" w:author="Nico Remus" w:date="2015-12-28T20:04:00Z">
        <w:r w:rsidR="0075252C">
          <w:t>werden</w:t>
        </w:r>
      </w:ins>
      <w:r>
        <w:t>. Diese sollten möglichst genau auf die Anforderungen der Flüchtlinge zugeschnitten sein</w:t>
      </w:r>
      <w:del w:id="353" w:author="sheldon edward" w:date="2015-12-02T18:27:00Z">
        <w:r w:rsidDel="008715B8">
          <w:delText>.</w:delText>
        </w:r>
      </w:del>
      <w:ins w:id="354" w:author="sheldon edward" w:date="2015-12-02T18:27:00Z">
        <w:r w:rsidR="008715B8">
          <w:t>,</w:t>
        </w:r>
      </w:ins>
      <w:del w:id="355" w:author="sheldon edward" w:date="2015-12-02T18:27:00Z">
        <w:r w:rsidDel="008715B8">
          <w:delText xml:space="preserve"> Dazu gehört </w:delText>
        </w:r>
      </w:del>
      <w:ins w:id="356" w:author="sheldon edward" w:date="2015-12-02T18:27:00Z">
        <w:del w:id="357" w:author="Nico Remus" w:date="2015-12-28T20:05:00Z">
          <w:r w:rsidR="008715B8" w:rsidDel="0075252C">
            <w:delText xml:space="preserve"> mit</w:delText>
          </w:r>
        </w:del>
        <w:r w:rsidR="008715B8">
          <w:t xml:space="preserve"> </w:t>
        </w:r>
      </w:ins>
      <w:r>
        <w:t>unter anderem eine sehr einfache Benutzeroberfläche</w:t>
      </w:r>
      <w:ins w:id="358" w:author="sheldon edward" w:date="2015-12-02T18:27:00Z">
        <w:r w:rsidR="008715B8">
          <w:t>,</w:t>
        </w:r>
      </w:ins>
      <w:r>
        <w:t xml:space="preserve"> die sofort verständlich ist und intuitiv bedienet werden kann</w:t>
      </w:r>
      <w:ins w:id="359" w:author="sheldon edward" w:date="2015-12-02T18:28:00Z">
        <w:r w:rsidR="008715B8">
          <w:t>.</w:t>
        </w:r>
      </w:ins>
      <w:del w:id="360" w:author="sheldon edward" w:date="2015-12-02T18:27:00Z">
        <w:r w:rsidDel="008715B8">
          <w:delText xml:space="preserve"> </w:delText>
        </w:r>
      </w:del>
      <w:del w:id="361" w:author="sheldon edward" w:date="2015-12-02T18:28:00Z">
        <w:r w:rsidDel="008715B8">
          <w:delText>– alle überflüssigen Informationen und Schnick schnack sollten nicht enthalten sein.</w:delText>
        </w:r>
      </w:del>
      <w:r>
        <w:t xml:space="preserve"> </w:t>
      </w:r>
      <w:del w:id="362" w:author="sheldon edward" w:date="2015-12-02T18:28:00Z">
        <w:r w:rsidDel="008715B8">
          <w:delText xml:space="preserve">Frei nach dem Motto „keep it simple“. </w:delText>
        </w:r>
      </w:del>
      <w:ins w:id="363" w:author="sheldon edward" w:date="2015-12-02T18:28:00Z">
        <w:r w:rsidR="008715B8">
          <w:t xml:space="preserve"> </w:t>
        </w:r>
      </w:ins>
      <w:del w:id="364" w:author="sheldon edward" w:date="2015-12-02T18:33:00Z">
        <w:r w:rsidDel="008715B8">
          <w:delText>Auch sollten in anderen Websites aufwändig gebaute Funktionalitäten möglichst nicht</w:delText>
        </w:r>
      </w:del>
      <w:del w:id="365" w:author="sheldon edward" w:date="2015-12-02T18:32:00Z">
        <w:r w:rsidDel="008715B8">
          <w:delText xml:space="preserve"> </w:delText>
        </w:r>
      </w:del>
      <w:del w:id="366" w:author="sheldon edward" w:date="2015-12-02T18:33:00Z">
        <w:r w:rsidDel="008715B8">
          <w:delText xml:space="preserve"> nach gebaut werden.</w:delText>
        </w:r>
      </w:del>
      <w:ins w:id="367" w:author="sheldon edward" w:date="2015-12-02T18:33:00Z">
        <w:r w:rsidR="008715B8">
          <w:t>Im Zuge der Projektarbeit</w:t>
        </w:r>
      </w:ins>
      <w:r>
        <w:t xml:space="preserve"> </w:t>
      </w:r>
      <w:ins w:id="368" w:author="sheldon edward" w:date="2015-12-02T18:33:00Z">
        <w:r w:rsidR="008715B8">
          <w:t xml:space="preserve">nutzten wir bereits </w:t>
        </w:r>
      </w:ins>
      <w:ins w:id="369" w:author="sheldon edward" w:date="2015-12-02T18:34:00Z">
        <w:r w:rsidR="008715B8">
          <w:t>bestehende</w:t>
        </w:r>
      </w:ins>
      <w:ins w:id="370" w:author="sheldon edward" w:date="2015-12-02T18:33:00Z">
        <w:r w:rsidR="008715B8">
          <w:t xml:space="preserve"> Anwendungen anderer Webseiten oder verlinkten auf diese, bspw. </w:t>
        </w:r>
      </w:ins>
      <w:ins w:id="371" w:author="sheldon edward" w:date="2015-12-02T18:34:00Z">
        <w:r w:rsidR="008715B8">
          <w:t xml:space="preserve">Open Street </w:t>
        </w:r>
        <w:proofErr w:type="spellStart"/>
        <w:r w:rsidR="008715B8">
          <w:t>Map</w:t>
        </w:r>
        <w:proofErr w:type="spellEnd"/>
        <w:r w:rsidR="008715B8">
          <w:t xml:space="preserve"> oder ein Wiki.</w:t>
        </w:r>
      </w:ins>
    </w:p>
    <w:p w14:paraId="0AF76C7F" w14:textId="77777777" w:rsidR="0052201C" w:rsidRDefault="0052201C" w:rsidP="0052201C">
      <w:r>
        <w:t xml:space="preserve">Darüber hinaus stellt es die Prüfungsleistung der DWI 13 in dem Kurs „Softwareengineering“ </w:t>
      </w:r>
      <w:del w:id="372" w:author="sheldon edward" w:date="2015-12-02T18:34:00Z">
        <w:r w:rsidDel="001A5D11">
          <w:delText xml:space="preserve"> </w:delText>
        </w:r>
      </w:del>
      <w:r>
        <w:t xml:space="preserve">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373" w:name="h.i2o87621qy6v" w:colFirst="0" w:colLast="0"/>
      <w:bookmarkStart w:id="374" w:name="_Toc439502487"/>
      <w:bookmarkEnd w:id="373"/>
      <w:r>
        <w:t>Zielgruppe</w:t>
      </w:r>
      <w:bookmarkEnd w:id="374"/>
    </w:p>
    <w:p w14:paraId="0D9C0EA7" w14:textId="33BE12D0" w:rsidR="0052201C" w:rsidRDefault="0052201C" w:rsidP="0052201C">
      <w:pPr>
        <w:rPr>
          <w:ins w:id="375" w:author="J.-P. K." w:date="2016-01-02T13:24:00Z"/>
        </w:rPr>
      </w:pPr>
      <w:r>
        <w:t xml:space="preserve">Die Zielgruppe der zu erstellenden Website/App sind zum einen die </w:t>
      </w:r>
      <w:ins w:id="376" w:author="sheldon edward" w:date="2015-12-02T18:35:00Z">
        <w:r w:rsidR="001A5D11">
          <w:t xml:space="preserve">Asylbewerber </w:t>
        </w:r>
      </w:ins>
      <w:del w:id="377" w:author="sheldon edward" w:date="2015-12-02T18:35:00Z">
        <w:r w:rsidDel="001A5D11">
          <w:delText xml:space="preserve">Flüchtlinge </w:delText>
        </w:r>
      </w:del>
      <w:r>
        <w:t>und Asylsuchende, zum anderen die Helfer.</w:t>
      </w:r>
    </w:p>
    <w:p w14:paraId="38026C65" w14:textId="77777777" w:rsidR="00455330" w:rsidRDefault="00455330" w:rsidP="0052201C">
      <w:pPr>
        <w:rPr>
          <w:ins w:id="378" w:author="J.-P. K." w:date="2016-01-02T12:32:00Z"/>
        </w:rPr>
      </w:pPr>
    </w:p>
    <w:p w14:paraId="507E72D4" w14:textId="1A3E09C3" w:rsidR="00025B3D" w:rsidRDefault="00025B3D">
      <w:pPr>
        <w:pStyle w:val="berschrift3"/>
        <w:rPr>
          <w:ins w:id="379" w:author="J.-P. K." w:date="2016-01-02T12:32:00Z"/>
        </w:rPr>
        <w:pPrChange w:id="380" w:author="J.-P. K." w:date="2016-01-02T12:32:00Z">
          <w:pPr/>
        </w:pPrChange>
      </w:pPr>
      <w:bookmarkStart w:id="381" w:name="_Toc439502488"/>
      <w:ins w:id="382" w:author="J.-P. K." w:date="2016-01-02T12:32:00Z">
        <w:r>
          <w:t>Funktion und benötigte Rechte der Benutzergruppen</w:t>
        </w:r>
        <w:bookmarkEnd w:id="381"/>
      </w:ins>
    </w:p>
    <w:p w14:paraId="2D97BEA7" w14:textId="15220FAE" w:rsidR="00025B3D" w:rsidRDefault="00025B3D">
      <w:pPr>
        <w:rPr>
          <w:ins w:id="383" w:author="J.-P. K." w:date="2016-01-02T12:32:00Z"/>
        </w:rPr>
      </w:pPr>
      <w:ins w:id="384" w:author="J.-P. K." w:date="2016-01-02T12:34:00Z">
        <w:r>
          <w:t>Nicht e</w:t>
        </w:r>
      </w:ins>
      <w:ins w:id="385" w:author="J.-P. K." w:date="2016-01-02T12:32:00Z">
        <w:r>
          <w:t>ingeloggter normaler Benutzer (z.B. Asylbewerber):</w:t>
        </w:r>
      </w:ins>
      <w:ins w:id="386" w:author="J.-P. K." w:date="2016-01-02T12:33:00Z">
        <w:r>
          <w:t xml:space="preserve"> keine besonderen Rechte. Kann alles anzeigen, aber nichts bearbeiten</w:t>
        </w:r>
      </w:ins>
      <w:ins w:id="387" w:author="J.-P. K." w:date="2016-01-02T12:34:00Z">
        <w:r>
          <w:t xml:space="preserve">. </w:t>
        </w:r>
      </w:ins>
      <w:ins w:id="388" w:author="J.-P. K." w:date="2016-01-02T12:40:00Z">
        <w:r>
          <w:t xml:space="preserve">Benutzt die Website genauso wie das Wikipedia. </w:t>
        </w:r>
      </w:ins>
      <w:ins w:id="389" w:author="J.-P. K." w:date="2016-01-02T12:34:00Z">
        <w:r>
          <w:t>Gespeicherte Daten: keine notwendig für den Hauptprozess</w:t>
        </w:r>
      </w:ins>
    </w:p>
    <w:p w14:paraId="7CB6E768" w14:textId="0D1CB344" w:rsidR="00025B3D" w:rsidRDefault="00025B3D">
      <w:pPr>
        <w:rPr>
          <w:ins w:id="390" w:author="J.-P. K." w:date="2016-01-02T12:32:00Z"/>
        </w:rPr>
      </w:pPr>
      <w:ins w:id="391" w:author="J.-P. K." w:date="2016-01-02T12:32:00Z">
        <w:r>
          <w:t>Eingeloggter Benutzer (Helfer):</w:t>
        </w:r>
      </w:ins>
      <w:ins w:id="392" w:author="J.-P. K." w:date="2016-01-02T12:33:00Z">
        <w:r>
          <w:t xml:space="preserve"> erweiterte Benutzerrechte. Kann das Wiki bearbeiten.</w:t>
        </w:r>
      </w:ins>
      <w:ins w:id="393" w:author="J.-P. K." w:date="2016-01-02T12:34:00Z">
        <w:r>
          <w:t xml:space="preserve"> </w:t>
        </w:r>
      </w:ins>
      <w:ins w:id="394" w:author="J.-P. K." w:date="2016-01-02T12:40:00Z">
        <w:r>
          <w:t xml:space="preserve">Benutzt die Website genauso wie das Wikipedia. </w:t>
        </w:r>
      </w:ins>
      <w:ins w:id="395" w:author="J.-P. K." w:date="2016-01-02T12:34:00Z">
        <w:r>
          <w:t>G</w:t>
        </w:r>
      </w:ins>
      <w:ins w:id="396" w:author="J.-P. K." w:date="2016-01-02T12:35:00Z">
        <w:r>
          <w:t>espeicherte Daten: Die Session des Nutzers, die Benutzerrechte bzw. Rolle und den Verein für den er tätig ist (bestimmt die Bearbeitungsrechte).</w:t>
        </w:r>
      </w:ins>
    </w:p>
    <w:p w14:paraId="06C3A44B" w14:textId="650ECCE4" w:rsidR="00025B3D" w:rsidRPr="00025B3D" w:rsidRDefault="00025B3D">
      <w:pPr>
        <w:rPr>
          <w:ins w:id="397" w:author="J.-P. K." w:date="2016-01-02T12:31:00Z"/>
        </w:rPr>
      </w:pPr>
      <w:ins w:id="398" w:author="J.-P. K." w:date="2016-01-02T12:32:00Z">
        <w:r>
          <w:t>Administrator:</w:t>
        </w:r>
      </w:ins>
      <w:ins w:id="399" w:author="J.-P. K." w:date="2016-01-02T12:33:00Z">
        <w:r>
          <w:t xml:space="preserve"> vollständige Rechte. Er darf alles bearbeiten, neu anfügen, löschen usw.</w:t>
        </w:r>
      </w:ins>
      <w:ins w:id="400" w:author="J.-P. K." w:date="2016-01-02T12:40:00Z">
        <w:r>
          <w:t xml:space="preserve"> Benutzt alle bereitgestellten Funktionen, auch welche über die Website hinaus. </w:t>
        </w:r>
      </w:ins>
      <w:ins w:id="401" w:author="J.-P. K." w:date="2016-01-02T12:41:00Z">
        <w:r>
          <w:t xml:space="preserve">So z.B. um einen Neuen </w:t>
        </w:r>
        <w:proofErr w:type="spellStart"/>
        <w:r>
          <w:t>Build</w:t>
        </w:r>
        <w:proofErr w:type="spellEnd"/>
        <w:r>
          <w:t xml:space="preserve"> auf den </w:t>
        </w:r>
        <w:proofErr w:type="spellStart"/>
        <w:r>
          <w:t>Application</w:t>
        </w:r>
        <w:proofErr w:type="spellEnd"/>
        <w:r>
          <w:t xml:space="preserve"> Server zu pushen. </w:t>
        </w:r>
      </w:ins>
      <w:ins w:id="402" w:author="J.-P. K." w:date="2016-01-02T12:40:00Z">
        <w:r>
          <w:t>Gespeicherte Daten:</w:t>
        </w:r>
      </w:ins>
      <w:ins w:id="403" w:author="J.-P. K." w:date="2016-01-02T12:35:00Z">
        <w:r>
          <w:t xml:space="preserve"> Die Session des Nutzers, die Benutzerrechte bzw. Rolle.</w:t>
        </w:r>
      </w:ins>
    </w:p>
    <w:p w14:paraId="1C83CDE3" w14:textId="0F447663" w:rsidR="00025B3D" w:rsidRDefault="00025B3D" w:rsidP="0052201C"/>
    <w:p w14:paraId="36EADA1C" w14:textId="77777777" w:rsidR="0052201C" w:rsidRDefault="0052201C" w:rsidP="0052201C">
      <w:pPr>
        <w:pStyle w:val="berschrift3"/>
        <w:rPr>
          <w:ins w:id="404" w:author="sheldon edward" w:date="2015-12-02T18:35:00Z"/>
        </w:rPr>
      </w:pPr>
      <w:bookmarkStart w:id="405" w:name="h.hwl0hmkouqy" w:colFirst="0" w:colLast="0"/>
      <w:bookmarkStart w:id="406" w:name="_Toc439502489"/>
      <w:bookmarkEnd w:id="405"/>
      <w:r>
        <w:t>Allgemeine Beschreibung der Funktionen</w:t>
      </w:r>
      <w:bookmarkEnd w:id="406"/>
    </w:p>
    <w:p w14:paraId="6036A3F0" w14:textId="24D19A12" w:rsidR="001A5D11" w:rsidRPr="001A5D11" w:rsidRDefault="005277D2">
      <w:pPr>
        <w:pPrChange w:id="407" w:author="sheldon edward" w:date="2015-12-02T18:36:00Z">
          <w:pPr>
            <w:pStyle w:val="berschrift3"/>
          </w:pPr>
        </w:pPrChange>
      </w:pPr>
      <w:ins w:id="408" w:author="sheldon edward" w:date="2015-12-02T18:44:00Z">
        <w:r>
          <w:t xml:space="preserve">Wir nutzen verschiedene Funktionen aus bereits existierenden Webseiten und Anwendungen, dabei spezifizieren </w:t>
        </w:r>
      </w:ins>
      <w:ins w:id="409" w:author="sheldon edward" w:date="2015-12-02T18:45:00Z">
        <w:r>
          <w:t>wir den Umfang nach unseren Anforderungen. Hier folge</w:t>
        </w:r>
      </w:ins>
      <w:ins w:id="410" w:author="sheldon edward" w:date="2015-12-02T18:46:00Z">
        <w:r>
          <w:t>n die zu implantierenden Funktionen:</w:t>
        </w:r>
      </w:ins>
    </w:p>
    <w:p w14:paraId="6ABE3BE9" w14:textId="1DE473AE" w:rsidR="0052201C" w:rsidRDefault="0052201C" w:rsidP="0052201C">
      <w:pPr>
        <w:numPr>
          <w:ilvl w:val="0"/>
          <w:numId w:val="8"/>
        </w:numPr>
        <w:spacing w:after="0" w:line="276" w:lineRule="auto"/>
        <w:ind w:hanging="360"/>
        <w:contextualSpacing/>
      </w:pPr>
      <w:del w:id="411" w:author="sheldon edward" w:date="2015-12-02T18:35:00Z">
        <w:r w:rsidDel="001A5D11">
          <w:tab/>
        </w:r>
      </w:del>
      <w:r>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lastRenderedPageBreak/>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 xml:space="preserve">Infos der lokalen </w:t>
      </w:r>
      <w:proofErr w:type="spellStart"/>
      <w:r>
        <w:t>Refugee</w:t>
      </w:r>
      <w:proofErr w:type="spellEnd"/>
      <w:r>
        <w:t xml:space="preserve"> Law </w:t>
      </w:r>
      <w:proofErr w:type="spellStart"/>
      <w:r>
        <w:t>Clinics</w:t>
      </w:r>
      <w:proofErr w:type="spellEnd"/>
      <w:r>
        <w:t xml:space="preserve"> / andere lokale Vereine</w:t>
      </w:r>
    </w:p>
    <w:p w14:paraId="62E0407A" w14:textId="77777777" w:rsidR="0052201C" w:rsidRDefault="0052201C" w:rsidP="0052201C">
      <w:pPr>
        <w:numPr>
          <w:ilvl w:val="1"/>
          <w:numId w:val="8"/>
        </w:numPr>
        <w:spacing w:after="0" w:line="276" w:lineRule="auto"/>
        <w:ind w:hanging="360"/>
        <w:contextualSpacing/>
      </w:pPr>
      <w:r>
        <w:tab/>
        <w:t>häufig genutzte Rufnummern (Notrufnummern) + deren Aufgabengebiete</w:t>
      </w:r>
    </w:p>
    <w:p w14:paraId="50166215" w14:textId="77777777" w:rsidR="0052201C" w:rsidRDefault="0052201C" w:rsidP="0052201C">
      <w:pPr>
        <w:numPr>
          <w:ilvl w:val="1"/>
          <w:numId w:val="8"/>
        </w:numPr>
        <w:spacing w:after="0" w:line="276" w:lineRule="auto"/>
        <w:ind w:hanging="360"/>
        <w:contextualSpacing/>
      </w:pPr>
      <w:r>
        <w:tab/>
        <w:t>Gesundheitssystem Kostenlose Ärzte Wo finde ich einen in meiner Nähe</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77777777" w:rsidR="0052201C" w:rsidRDefault="0052201C" w:rsidP="0052201C">
      <w:pPr>
        <w:numPr>
          <w:ilvl w:val="1"/>
          <w:numId w:val="8"/>
        </w:numPr>
        <w:spacing w:after="0" w:line="276" w:lineRule="auto"/>
        <w:ind w:hanging="360"/>
        <w:contextualSpacing/>
      </w:pPr>
      <w:r>
        <w:tab/>
        <w:t>…</w:t>
      </w:r>
    </w:p>
    <w:p w14:paraId="33CBDE33" w14:textId="77777777"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(„wo 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77777777" w:rsidR="0052201C" w:rsidRDefault="0052201C" w:rsidP="0052201C">
      <w:pPr>
        <w:numPr>
          <w:ilvl w:val="0"/>
          <w:numId w:val="9"/>
        </w:numPr>
        <w:spacing w:after="0" w:line="276" w:lineRule="auto"/>
        <w:ind w:hanging="360"/>
        <w:contextualSpacing/>
      </w:pPr>
      <w:r>
        <w:t xml:space="preserve">Ein Forum, aufgebaut wie ein schwarzes Brett und standortspezifisch, um Dienste anzugeben. Also eine Plattform für Helfer und hilfesuchende – was brauche ich genau? Wer kann mir helfen? </w:t>
      </w:r>
    </w:p>
    <w:p w14:paraId="5DFC2E18" w14:textId="77777777" w:rsidR="0052201C" w:rsidRDefault="0052201C" w:rsidP="0052201C">
      <w:pPr>
        <w:numPr>
          <w:ilvl w:val="0"/>
          <w:numId w:val="15"/>
        </w:numPr>
        <w:spacing w:after="0" w:line="276" w:lineRule="auto"/>
        <w:ind w:hanging="360"/>
        <w:contextualSpacing/>
      </w:pPr>
      <w:r>
        <w:t xml:space="preserve">Freizeitbeschäftigung: </w:t>
      </w:r>
      <w:proofErr w:type="spellStart"/>
      <w:r>
        <w:t>Map</w:t>
      </w:r>
      <w:proofErr w:type="spellEnd"/>
      <w:r>
        <w:t>/Wiki/Forum -&gt; was kann ich in meiner Umgebung machen? Fußball etc.</w:t>
      </w:r>
    </w:p>
    <w:p w14:paraId="2E8134D9" w14:textId="77777777"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 Wie heißen die Supermärkte? Und dann direkt eine Integration „auf Karte anzeigen“ – dort werden dann die benötigten Kategorien eingeblendet. (fließender Übergang)</w:t>
      </w:r>
    </w:p>
    <w:p w14:paraId="2DD5326A" w14:textId="77777777" w:rsidR="0052201C" w:rsidRDefault="0052201C" w:rsidP="0052201C">
      <w:pPr>
        <w:numPr>
          <w:ilvl w:val="0"/>
          <w:numId w:val="7"/>
        </w:numPr>
        <w:spacing w:after="0" w:line="276" w:lineRule="auto"/>
        <w:ind w:hanging="360"/>
        <w:contextualSpacing/>
      </w:pPr>
      <w:r>
        <w:t>Suchfunktion: Einfaches Schlagwortfiltern. Ich möchte mich nicht durchklicken? Okay – ich such danach</w:t>
      </w:r>
    </w:p>
    <w:p w14:paraId="66FBCE38" w14:textId="77777777" w:rsidR="0052201C" w:rsidRDefault="0052201C" w:rsidP="0052201C">
      <w:pPr>
        <w:numPr>
          <w:ilvl w:val="0"/>
          <w:numId w:val="16"/>
        </w:numPr>
        <w:spacing w:after="0" w:line="276" w:lineRule="auto"/>
        <w:ind w:hanging="360"/>
        <w:contextualSpacing/>
        <w:rPr>
          <w:ins w:id="412" w:author="J.-P. K." w:date="2016-01-02T13:24:00Z"/>
        </w:rPr>
      </w:pPr>
      <w:r>
        <w:t xml:space="preserve">Formular Template: Deutschland hat ein Bürokratischer </w:t>
      </w:r>
      <w:proofErr w:type="spellStart"/>
      <w:r>
        <w:t>Djungel</w:t>
      </w:r>
      <w:proofErr w:type="spellEnd"/>
      <w:r>
        <w:t xml:space="preserve"> der allein für deutsche nicht immer durchschaubar ist – für Menschen die dann nicht einmal deutsch sprechen eine noch viel größere Herausforderung. Eine Standortbezogene Auflistung der benötigten Formularen mit Ausfüllhilfe: Was bedeutet das Feld oder das? Was muss ich hier eintragen?</w:t>
      </w:r>
    </w:p>
    <w:p w14:paraId="745149C4" w14:textId="77777777" w:rsidR="00455330" w:rsidRDefault="00455330">
      <w:pPr>
        <w:spacing w:after="0" w:line="276" w:lineRule="auto"/>
        <w:ind w:left="720"/>
        <w:contextualSpacing/>
        <w:rPr>
          <w:ins w:id="413" w:author="J.-P. K." w:date="2016-01-02T13:24:00Z"/>
        </w:rPr>
        <w:pPrChange w:id="414" w:author="J.-P. K." w:date="2016-01-02T13:24:00Z">
          <w:pPr>
            <w:numPr>
              <w:numId w:val="16"/>
            </w:numPr>
            <w:spacing w:after="0" w:line="276" w:lineRule="auto"/>
            <w:ind w:left="720" w:hanging="360"/>
            <w:contextualSpacing/>
          </w:pPr>
        </w:pPrChange>
      </w:pPr>
    </w:p>
    <w:p w14:paraId="6DCCE9EF" w14:textId="77777777" w:rsidR="00455330" w:rsidRDefault="00455330">
      <w:pPr>
        <w:spacing w:after="0" w:line="276" w:lineRule="auto"/>
        <w:ind w:left="720"/>
        <w:contextualSpacing/>
        <w:pPrChange w:id="415" w:author="J.-P. K." w:date="2016-01-02T13:24:00Z">
          <w:pPr>
            <w:numPr>
              <w:numId w:val="16"/>
            </w:numPr>
            <w:spacing w:after="0" w:line="276" w:lineRule="auto"/>
            <w:ind w:left="720" w:hanging="360"/>
            <w:contextualSpacing/>
          </w:pPr>
        </w:pPrChange>
      </w:pPr>
    </w:p>
    <w:p w14:paraId="65231FA5" w14:textId="476093DD" w:rsidR="0052201C" w:rsidDel="005277D2" w:rsidRDefault="0052201C" w:rsidP="0052201C">
      <w:pPr>
        <w:rPr>
          <w:del w:id="416" w:author="sheldon edward" w:date="2015-12-02T18:47:00Z"/>
        </w:rPr>
      </w:pPr>
      <w:bookmarkStart w:id="417" w:name="_Toc439502490"/>
      <w:bookmarkEnd w:id="417"/>
    </w:p>
    <w:p w14:paraId="0F81ECF6" w14:textId="0E0BFEB0" w:rsidR="0052201C" w:rsidRDefault="0052201C" w:rsidP="0052201C">
      <w:pPr>
        <w:pStyle w:val="berschrift3"/>
        <w:rPr>
          <w:ins w:id="418" w:author="sheldon edward" w:date="2015-12-02T18:46:00Z"/>
        </w:rPr>
      </w:pPr>
      <w:bookmarkStart w:id="419" w:name="h.bxdw5qzhu7pt" w:colFirst="0" w:colLast="0"/>
      <w:bookmarkEnd w:id="419"/>
      <w:del w:id="420" w:author="sheldon edward" w:date="2015-12-02T18:47:00Z">
        <w:r w:rsidDel="005277D2">
          <w:delText>Genutzte Medien</w:delText>
        </w:r>
      </w:del>
      <w:ins w:id="421" w:author="sheldon edward" w:date="2015-12-02T18:48:00Z">
        <w:r w:rsidR="005277D2">
          <w:t xml:space="preserve"> </w:t>
        </w:r>
        <w:bookmarkStart w:id="422" w:name="_Toc439502491"/>
        <w:r w:rsidR="005277D2">
          <w:t>Genutzte Plattformen</w:t>
        </w:r>
      </w:ins>
      <w:bookmarkEnd w:id="422"/>
    </w:p>
    <w:p w14:paraId="181060DC" w14:textId="401148DC" w:rsidR="005277D2" w:rsidDel="00455330" w:rsidRDefault="005277D2" w:rsidP="0052201C">
      <w:pPr>
        <w:rPr>
          <w:del w:id="423" w:author="J.-P. K." w:date="2016-01-02T13:23:00Z"/>
        </w:rPr>
      </w:pPr>
      <w:ins w:id="424" w:author="sheldon edward" w:date="2015-12-02T18:48:00Z">
        <w:r>
          <w:t>In der ers</w:t>
        </w:r>
      </w:ins>
      <w:ins w:id="425" w:author="sheldon edward" w:date="2015-12-02T18:49:00Z">
        <w:r>
          <w:t>ten Version fertigen wir eine Webseite an, die man aus den gängigen Browser abrufen kann. Diese Webseite wird immer weitergepflegt und erweitert. Z</w:t>
        </w:r>
      </w:ins>
      <w:ins w:id="426" w:author="sheldon edward" w:date="2015-12-02T18:50:00Z">
        <w:r>
          <w:t xml:space="preserve">usätzlich soll in den nächsten Version (Version 2 und höher) auch eine App für Smartphones entwickelt </w:t>
        </w:r>
      </w:ins>
      <w:ins w:id="427" w:author="sheldon edward" w:date="2015-12-02T18:51:00Z">
        <w:r>
          <w:t xml:space="preserve">werden. </w:t>
        </w:r>
      </w:ins>
    </w:p>
    <w:p w14:paraId="6937774C" w14:textId="77777777" w:rsidR="00455330" w:rsidRPr="005277D2" w:rsidRDefault="00455330">
      <w:pPr>
        <w:rPr>
          <w:ins w:id="428" w:author="J.-P. K." w:date="2016-01-02T13:24:00Z"/>
        </w:rPr>
        <w:pPrChange w:id="429" w:author="sheldon edward" w:date="2015-12-02T18:46:00Z">
          <w:pPr>
            <w:pStyle w:val="berschrift3"/>
          </w:pPr>
        </w:pPrChange>
      </w:pPr>
    </w:p>
    <w:p w14:paraId="066C620D" w14:textId="0EAE499A" w:rsidR="0052201C" w:rsidDel="005277D2" w:rsidRDefault="0052201C" w:rsidP="0052201C">
      <w:pPr>
        <w:numPr>
          <w:ilvl w:val="0"/>
          <w:numId w:val="12"/>
        </w:numPr>
        <w:spacing w:after="0" w:line="276" w:lineRule="auto"/>
        <w:ind w:hanging="360"/>
        <w:contextualSpacing/>
        <w:rPr>
          <w:del w:id="430" w:author="sheldon edward" w:date="2015-12-02T18:51:00Z"/>
        </w:rPr>
      </w:pPr>
      <w:del w:id="431" w:author="sheldon edward" w:date="2015-12-02T18:51:00Z">
        <w:r w:rsidDel="005277D2">
          <w:tab/>
          <w:delText>Webseite</w:delText>
        </w:r>
      </w:del>
    </w:p>
    <w:p w14:paraId="06FA478C" w14:textId="727F0497" w:rsidR="0052201C" w:rsidDel="005277D2" w:rsidRDefault="0052201C" w:rsidP="0052201C">
      <w:pPr>
        <w:numPr>
          <w:ilvl w:val="0"/>
          <w:numId w:val="12"/>
        </w:numPr>
        <w:spacing w:after="0" w:line="276" w:lineRule="auto"/>
        <w:ind w:hanging="360"/>
        <w:contextualSpacing/>
        <w:rPr>
          <w:del w:id="432" w:author="sheldon edward" w:date="2015-12-02T18:51:00Z"/>
        </w:rPr>
      </w:pPr>
      <w:del w:id="433" w:author="sheldon edward" w:date="2015-12-02T18:51:00Z">
        <w:r w:rsidDel="005277D2">
          <w:tab/>
          <w:delText>App (nicht in „Version 1.0)</w:delText>
        </w:r>
      </w:del>
    </w:p>
    <w:p w14:paraId="4A976986" w14:textId="77777777" w:rsidR="0052201C" w:rsidRDefault="0052201C" w:rsidP="0052201C"/>
    <w:p w14:paraId="2DB82534" w14:textId="77777777" w:rsidR="0052201C" w:rsidRDefault="0052201C" w:rsidP="0052201C">
      <w:pPr>
        <w:pStyle w:val="berschrift3"/>
        <w:rPr>
          <w:ins w:id="434" w:author="J.-P. K." w:date="2016-01-02T13:24:00Z"/>
        </w:rPr>
      </w:pPr>
      <w:bookmarkStart w:id="435" w:name="_Toc439502492"/>
      <w:r>
        <w:t>Rahmenbedingungen</w:t>
      </w:r>
      <w:bookmarkEnd w:id="435"/>
    </w:p>
    <w:p w14:paraId="0FE89A05" w14:textId="77777777" w:rsidR="00455330" w:rsidRPr="00455330" w:rsidRDefault="00455330">
      <w:pPr>
        <w:rPr>
          <w:rPrChange w:id="436" w:author="J.-P. K." w:date="2016-01-02T13:24:00Z">
            <w:rPr/>
          </w:rPrChange>
        </w:rPr>
        <w:pPrChange w:id="437" w:author="J.-P. K." w:date="2016-01-02T13:24:00Z">
          <w:pPr>
            <w:pStyle w:val="berschrift3"/>
          </w:pPr>
        </w:pPrChange>
      </w:pPr>
    </w:p>
    <w:p w14:paraId="0C780879" w14:textId="77777777" w:rsidR="0052201C" w:rsidRDefault="0052201C" w:rsidP="0052201C">
      <w:pPr>
        <w:pStyle w:val="berschrift3"/>
      </w:pPr>
      <w:bookmarkStart w:id="438" w:name="h.pww4n79rjpco" w:colFirst="0" w:colLast="0"/>
      <w:bookmarkStart w:id="439" w:name="_Toc439502493"/>
      <w:bookmarkEnd w:id="438"/>
      <w:r>
        <w:t>Technische Umgebung</w:t>
      </w:r>
      <w:bookmarkEnd w:id="439"/>
    </w:p>
    <w:p w14:paraId="73E9AF7E" w14:textId="62C6D65D" w:rsidR="0052201C" w:rsidRDefault="0052201C" w:rsidP="0052201C">
      <w:del w:id="440" w:author="sheldon edward" w:date="2015-12-02T18:54:00Z">
        <w:r w:rsidDel="00420AFD">
          <w:delText xml:space="preserve">Die technische Lösung sollte möglichst in den Bereich des „no-Budgets“ fallen. Daher wird auf überwiegend Open-Source Software gesetzt. </w:delText>
        </w:r>
      </w:del>
      <w:ins w:id="441" w:author="sheldon edward" w:date="2015-12-02T18:53:00Z">
        <w:r w:rsidR="00420AFD">
          <w:t>Bei den technischen Lösungen sollen keine monetären Kosten anfallen, daher werden wir überw</w:t>
        </w:r>
      </w:ins>
      <w:ins w:id="442" w:author="sheldon edward" w:date="2015-12-02T18:54:00Z">
        <w:r w:rsidR="00420AFD">
          <w:t xml:space="preserve">iegend auf Open-Source Software nutzen. </w:t>
        </w:r>
      </w:ins>
      <w:r>
        <w:t xml:space="preserve">Das verwendete Modell soll eine Tier-3 Architektur sein – somit sind Skalierungsmöglichkeiten, falls ein durchschlagender Erfolg </w:t>
      </w:r>
      <w:del w:id="443" w:author="sheldon edward" w:date="2015-12-02T18:55:00Z">
        <w:r w:rsidDel="00420AFD">
          <w:delText>kommen sollte</w:delText>
        </w:r>
      </w:del>
      <w:ins w:id="444" w:author="sheldon edward" w:date="2015-12-02T18:55:00Z">
        <w:r w:rsidR="00420AFD">
          <w:t>eintritt</w:t>
        </w:r>
      </w:ins>
      <w:r>
        <w:t>, gegeben.</w:t>
      </w:r>
    </w:p>
    <w:p w14:paraId="66FE750C" w14:textId="055E20DE" w:rsidR="0052201C" w:rsidRDefault="0052201C" w:rsidP="0052201C">
      <w:pPr>
        <w:rPr>
          <w:ins w:id="445" w:author="J.-P. K." w:date="2016-01-02T13:24:00Z"/>
        </w:rPr>
      </w:pPr>
      <w:r>
        <w:t>Als Client kommen alle Geräte in Frage, welche Webs</w:t>
      </w:r>
      <w:ins w:id="446" w:author="sheldon edward" w:date="2015-12-02T18:52:00Z">
        <w:r w:rsidR="005A3E08">
          <w:t>e</w:t>
        </w:r>
      </w:ins>
      <w:r>
        <w:t>ite</w:t>
      </w:r>
      <w:ins w:id="447" w:author="sheldon edward" w:date="2015-12-02T18:52:00Z">
        <w:r w:rsidR="005A3E08">
          <w:t>n</w:t>
        </w:r>
      </w:ins>
      <w:del w:id="448" w:author="sheldon edward" w:date="2015-12-02T18:52:00Z">
        <w:r w:rsidDel="005A3E08">
          <w:delText>s</w:delText>
        </w:r>
      </w:del>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449" w:name="h.vvybf5zi3sg2" w:colFirst="0" w:colLast="0"/>
      <w:bookmarkStart w:id="450" w:name="_Toc439502494"/>
      <w:bookmarkEnd w:id="449"/>
      <w:r>
        <w:lastRenderedPageBreak/>
        <w:t>Einsatzbedingungen</w:t>
      </w:r>
      <w:bookmarkEnd w:id="450"/>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pPr>
        <w:rPr>
          <w:ins w:id="451" w:author="J.-P. K." w:date="2016-01-02T13:24:00Z"/>
        </w:rPr>
      </w:pPr>
      <w:r>
        <w:t>Die Webs</w:t>
      </w:r>
      <w:ins w:id="452" w:author="sheldon edward" w:date="2015-12-02T18:52:00Z">
        <w:r w:rsidR="00420AFD">
          <w:t>e</w:t>
        </w:r>
      </w:ins>
      <w:r>
        <w:t>ite sollte innerhalb üblicher Reaktionszeiten agieren (max. 3 Sekunden beim Kunden).</w:t>
      </w:r>
    </w:p>
    <w:p w14:paraId="4EEDCEE5" w14:textId="77777777" w:rsidR="00455330" w:rsidRDefault="00455330" w:rsidP="0052201C"/>
    <w:p w14:paraId="2A033C2C" w14:textId="77777777" w:rsidR="0052201C" w:rsidRDefault="0052201C" w:rsidP="0052201C">
      <w:pPr>
        <w:pStyle w:val="berschrift3"/>
        <w:rPr>
          <w:ins w:id="453" w:author="J.-P. K." w:date="2016-01-02T13:24:00Z"/>
        </w:rPr>
      </w:pPr>
      <w:bookmarkStart w:id="454" w:name="_Toc439502495"/>
      <w:r>
        <w:t>Rechtliches</w:t>
      </w:r>
      <w:del w:id="455" w:author="J.-P. K." w:date="2016-01-02T13:24:00Z">
        <w:r w:rsidDel="00455330">
          <w:delText>:</w:delText>
        </w:r>
      </w:del>
      <w:bookmarkEnd w:id="454"/>
    </w:p>
    <w:p w14:paraId="60759DC1" w14:textId="77777777" w:rsidR="00455330" w:rsidRPr="00455330" w:rsidRDefault="00455330">
      <w:pPr>
        <w:rPr>
          <w:rPrChange w:id="456" w:author="J.-P. K." w:date="2016-01-02T13:24:00Z">
            <w:rPr/>
          </w:rPrChange>
        </w:rPr>
        <w:pPrChange w:id="457" w:author="J.-P. K." w:date="2016-01-02T13:24:00Z">
          <w:pPr>
            <w:pStyle w:val="berschrift3"/>
          </w:pPr>
        </w:pPrChange>
      </w:pPr>
    </w:p>
    <w:p w14:paraId="59281B5B" w14:textId="77777777" w:rsidR="0052201C" w:rsidRDefault="0052201C" w:rsidP="0052201C">
      <w:pPr>
        <w:pStyle w:val="berschrift3"/>
      </w:pPr>
      <w:bookmarkStart w:id="458" w:name="h.n2cappxx30mq" w:colFirst="0" w:colLast="0"/>
      <w:bookmarkStart w:id="459" w:name="_Toc439502496"/>
      <w:bookmarkEnd w:id="458"/>
      <w:r>
        <w:t>Vorkenntnisse</w:t>
      </w:r>
      <w:bookmarkEnd w:id="459"/>
    </w:p>
    <w:p w14:paraId="72AE54D0" w14:textId="6FDE04BB" w:rsidR="0052201C" w:rsidRDefault="0052201C" w:rsidP="0052201C">
      <w:pPr>
        <w:numPr>
          <w:ilvl w:val="0"/>
          <w:numId w:val="14"/>
        </w:numPr>
        <w:spacing w:after="0" w:line="276" w:lineRule="auto"/>
        <w:ind w:hanging="360"/>
        <w:contextualSpacing/>
        <w:rPr>
          <w:ins w:id="460" w:author="J.-P. K." w:date="2016-01-02T13:24:00Z"/>
        </w:rPr>
      </w:pPr>
      <w:del w:id="461" w:author="sheldon edward" w:date="2015-12-02T18:55:00Z">
        <w:r w:rsidDel="00420AFD">
          <w:delText>Standard Hochschulwissen. Keine Besonderen Qualifikationen vorhanden.</w:delText>
        </w:r>
      </w:del>
      <w:ins w:id="462" w:author="sheldon edward" w:date="2015-12-02T18:55:00Z">
        <w:r w:rsidR="00420AFD">
          <w:t>Die einzigen Vorkenntnisse besitzen wi</w:t>
        </w:r>
      </w:ins>
      <w:ins w:id="463" w:author="sheldon edward" w:date="2015-12-02T18:56:00Z">
        <w:r w:rsidR="00420AFD">
          <w:t>r aus den Inhalten, des im Rahmen des dualen Studiums der Wirtschaftsinformatik angeeignet haben.</w:t>
        </w:r>
      </w:ins>
      <w:ins w:id="464" w:author="sheldon edward" w:date="2015-12-02T18:57:00Z">
        <w:r w:rsidR="00420AFD">
          <w:t xml:space="preserve"> Darunter fallen Programmierkenntnisse, wie das Programmieren mit </w:t>
        </w:r>
      </w:ins>
      <w:ins w:id="465" w:author="sheldon edward" w:date="2015-12-02T18:59:00Z">
        <w:r w:rsidR="00420AFD">
          <w:t xml:space="preserve">u. a. </w:t>
        </w:r>
      </w:ins>
      <w:ins w:id="466" w:author="sheldon edward" w:date="2015-12-02T18:57:00Z">
        <w:r w:rsidR="00420AFD">
          <w:t xml:space="preserve">Java, </w:t>
        </w:r>
      </w:ins>
      <w:ins w:id="467" w:author="sheldon edward" w:date="2015-12-02T18:58:00Z">
        <w:r w:rsidR="00420AFD">
          <w:t>SQL</w:t>
        </w:r>
      </w:ins>
      <w:ins w:id="468" w:author="sheldon edward" w:date="2015-12-02T18:57:00Z">
        <w:r w:rsidR="00420AFD">
          <w:t>, sowie Projektmanagementkenntnis</w:t>
        </w:r>
      </w:ins>
      <w:ins w:id="469" w:author="sheldon edward" w:date="2015-12-02T18:58:00Z">
        <w:r w:rsidR="00420AFD">
          <w:t>se (unterstützt mit Microsoft Project).</w:t>
        </w:r>
      </w:ins>
    </w:p>
    <w:p w14:paraId="18DADFEC" w14:textId="77777777" w:rsidR="00455330" w:rsidRDefault="00455330">
      <w:pPr>
        <w:spacing w:after="0" w:line="276" w:lineRule="auto"/>
        <w:contextualSpacing/>
        <w:pPrChange w:id="470" w:author="J.-P. K." w:date="2016-01-02T13:24:00Z">
          <w:pPr>
            <w:numPr>
              <w:numId w:val="14"/>
            </w:numPr>
            <w:spacing w:after="0" w:line="276" w:lineRule="auto"/>
            <w:ind w:left="720" w:hanging="360"/>
            <w:contextualSpacing/>
          </w:pPr>
        </w:pPrChange>
      </w:pPr>
    </w:p>
    <w:p w14:paraId="24F898D7" w14:textId="77777777" w:rsidR="0052201C" w:rsidRDefault="0052201C" w:rsidP="0052201C">
      <w:pPr>
        <w:pStyle w:val="berschrift3"/>
      </w:pPr>
      <w:bookmarkStart w:id="471" w:name="h.pre3xv7wcz3u" w:colFirst="0" w:colLast="0"/>
      <w:bookmarkStart w:id="472" w:name="_Toc439502497"/>
      <w:bookmarkEnd w:id="471"/>
      <w:r>
        <w:t>Einschränkungen</w:t>
      </w:r>
      <w:bookmarkEnd w:id="472"/>
    </w:p>
    <w:p w14:paraId="700C2B85" w14:textId="0CE3E979" w:rsidR="0052201C" w:rsidRDefault="0052201C" w:rsidP="00420AFD">
      <w:pPr>
        <w:numPr>
          <w:ilvl w:val="0"/>
          <w:numId w:val="17"/>
        </w:numPr>
        <w:spacing w:after="0" w:line="276" w:lineRule="auto"/>
        <w:ind w:hanging="360"/>
        <w:contextualSpacing/>
      </w:pPr>
      <w:r>
        <w:t xml:space="preserve">Durch fehlendes tiefergehendes </w:t>
      </w:r>
      <w:proofErr w:type="spellStart"/>
      <w:r>
        <w:t>Know</w:t>
      </w:r>
      <w:proofErr w:type="spellEnd"/>
      <w:r>
        <w:t xml:space="preserve"> </w:t>
      </w:r>
      <w:proofErr w:type="spellStart"/>
      <w:r>
        <w:t>how</w:t>
      </w:r>
      <w:proofErr w:type="spellEnd"/>
      <w:r>
        <w:t xml:space="preserve"> an vielen Stellen, ist eine 80% Lösung ausreichend. Es muss kein technisches Meisterwerk sein – vor allem da nur sehr begrenzte Zeit vorhanden ist im Rahmen des Projektes. Weiterentwicklung nach Abschluss der Ersten Phase steht derzeitig nicht fest.</w:t>
      </w:r>
      <w:ins w:id="473" w:author="sheldon edward" w:date="2015-12-02T19:00:00Z">
        <w:r w:rsidR="00420AFD">
          <w:t xml:space="preserve"> Aufgrund begrenzter Ressourcen wird eine fertige Lösung nicht </w:t>
        </w:r>
      </w:ins>
      <w:ins w:id="474" w:author="sheldon edward" w:date="2015-12-02T19:01:00Z">
        <w:r w:rsidR="00420AFD">
          <w:t>möglich sein.</w:t>
        </w:r>
        <w:r w:rsidR="00831879">
          <w:t xml:space="preserve"> D</w:t>
        </w:r>
      </w:ins>
      <w:ins w:id="475" w:author="sheldon edward" w:date="2015-12-02T19:03:00Z">
        <w:r w:rsidR="00831879">
          <w:t>ie erste Version (diese wird Frau Wieland als Abschlussarbeit eingereicht)</w:t>
        </w:r>
      </w:ins>
      <w:ins w:id="476" w:author="sheldon edward" w:date="2015-12-02T19:04:00Z">
        <w:r w:rsidR="00831879">
          <w:t xml:space="preserve"> bedarf weitere Arbeit, um alle Anwendungen zu implementieren und eine App</w:t>
        </w:r>
      </w:ins>
      <w:ins w:id="477" w:author="sheldon edward" w:date="2015-12-02T19:05:00Z">
        <w:r w:rsidR="00831879">
          <w:t xml:space="preserve"> zu erstellen. </w:t>
        </w:r>
      </w:ins>
      <w:ins w:id="478" w:author="sheldon edward" w:date="2015-12-02T19:06:00Z">
        <w:r w:rsidR="00831879">
          <w:t>D</w:t>
        </w:r>
      </w:ins>
      <w:ins w:id="479" w:author="sheldon edward" w:date="2015-12-02T19:05:00Z">
        <w:r w:rsidR="00831879">
          <w:t xml:space="preserve">ie Weiterentwicklung nach der ersten Version </w:t>
        </w:r>
      </w:ins>
      <w:ins w:id="480" w:author="sheldon edward" w:date="2015-12-02T19:07:00Z">
        <w:r w:rsidR="00831879">
          <w:t>ist</w:t>
        </w:r>
      </w:ins>
      <w:ins w:id="481" w:author="sheldon edward" w:date="2015-12-02T19:05:00Z">
        <w:r w:rsidR="00831879">
          <w:t xml:space="preserve"> noch nich</w:t>
        </w:r>
      </w:ins>
      <w:ins w:id="482" w:author="sheldon edward" w:date="2015-12-02T19:06:00Z">
        <w:r w:rsidR="00831879">
          <w:t xml:space="preserve">t </w:t>
        </w:r>
      </w:ins>
      <w:ins w:id="483" w:author="sheldon edward" w:date="2015-12-02T19:07:00Z">
        <w:r w:rsidR="00831879">
          <w:t>festgelegt</w:t>
        </w:r>
      </w:ins>
      <w:ins w:id="484" w:author="sheldon edward" w:date="2015-12-02T19:05:00Z">
        <w:r w:rsidR="00831879">
          <w:t>.</w:t>
        </w:r>
      </w:ins>
    </w:p>
    <w:p w14:paraId="1DEE8F18" w14:textId="77777777" w:rsidR="0052201C" w:rsidRDefault="00CA3C14" w:rsidP="0052201C">
      <w:pPr>
        <w:rPr>
          <w:ins w:id="485" w:author="J.-P. K." w:date="2016-01-02T13:24:00Z"/>
        </w:rPr>
      </w:pPr>
      <w:sdt>
        <w:sdtPr>
          <w:id w:val="-206341450"/>
          <w:citation/>
        </w:sdt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63F45645" w14:textId="69F4EE53" w:rsidR="00E34EF5" w:rsidDel="00455330" w:rsidRDefault="00E34EF5" w:rsidP="00CA3C14">
      <w:pPr>
        <w:pStyle w:val="berschrift2"/>
        <w:rPr>
          <w:del w:id="486" w:author="J.-P. K." w:date="2016-01-02T13:25:00Z"/>
        </w:rPr>
      </w:pPr>
      <w:bookmarkStart w:id="487" w:name="_Toc439502498"/>
      <w:commentRangeStart w:id="488"/>
      <w:r>
        <w:t>Meilensteine</w:t>
      </w:r>
      <w:commentRangeEnd w:id="488"/>
      <w:r w:rsidR="007D2024">
        <w:rPr>
          <w:rStyle w:val="Kommentarzeichen"/>
          <w:rFonts w:asciiTheme="minorHAnsi" w:eastAsiaTheme="minorHAnsi" w:hAnsiTheme="minorHAnsi" w:cstheme="minorBidi"/>
          <w:color w:val="auto"/>
        </w:rPr>
        <w:commentReference w:id="488"/>
      </w:r>
      <w:bookmarkEnd w:id="487"/>
    </w:p>
    <w:p w14:paraId="7B2D8B4F" w14:textId="77777777" w:rsidR="002B5F0C" w:rsidRDefault="002B5F0C">
      <w:pPr>
        <w:pStyle w:val="berschrift2"/>
        <w:rPr>
          <w:ins w:id="489" w:author="Nico Remus" w:date="2015-12-01T13:49:00Z"/>
          <w:rStyle w:val="berschrift4Zchn"/>
        </w:rPr>
        <w:pPrChange w:id="490" w:author="J.-P. K." w:date="2016-01-02T13:25:00Z">
          <w:pPr/>
        </w:pPrChange>
      </w:pPr>
    </w:p>
    <w:p w14:paraId="2F9E8B01" w14:textId="4FDD123A" w:rsidR="000F0F7C" w:rsidRPr="000F0F7C" w:rsidDel="002B5F0C" w:rsidRDefault="002B5F0C" w:rsidP="000F0F7C">
      <w:pPr>
        <w:pStyle w:val="berschrift3"/>
        <w:numPr>
          <w:ilvl w:val="0"/>
          <w:numId w:val="0"/>
        </w:numPr>
        <w:ind w:left="992"/>
        <w:rPr>
          <w:del w:id="491" w:author="Nico Remus" w:date="2015-12-01T13:48:00Z"/>
        </w:rPr>
      </w:pPr>
      <w:ins w:id="492" w:author="Nico Remus" w:date="2015-12-01T13:49:00Z">
        <w:r w:rsidRPr="002B5F0C">
          <w:rPr>
            <w:rStyle w:val="berschrift4Zchn"/>
          </w:rPr>
          <w:t>https://docs.google.com/spreadsheets/d/1Ssdn-gzXDYjQ3ldQSXaKPz8bGzdTRwECd5rJbsxSwsw/edit?usp=sharing</w:t>
        </w:r>
      </w:ins>
      <w:del w:id="493" w:author="Nico Remus" w:date="2015-12-01T13:48:00Z">
        <w:r w:rsidR="000F0F7C" w:rsidRPr="000F0F7C" w:rsidDel="002B5F0C">
          <w:rPr>
            <w:rStyle w:val="berschrift4Zchn"/>
          </w:rPr>
          <w:delText>Initialmeeting</w:delText>
        </w:r>
        <w:r w:rsidR="000F0F7C" w:rsidDel="002B5F0C">
          <w:rPr>
            <w:rStyle w:val="berschrift4Zchn"/>
          </w:rPr>
          <w:delText xml:space="preserve"> 09.10.2015</w:delText>
        </w:r>
        <w:r w:rsidR="000F0F7C" w:rsidDel="002B5F0C">
          <w:rPr>
            <w:rStyle w:val="Funotenzeichen"/>
          </w:rPr>
          <w:footnoteReference w:id="2"/>
        </w:r>
      </w:del>
    </w:p>
    <w:p w14:paraId="70477B74" w14:textId="659FBA5E" w:rsidR="000F0F7C" w:rsidDel="002B5F0C" w:rsidRDefault="000F0F7C" w:rsidP="000F0F7C">
      <w:pPr>
        <w:rPr>
          <w:del w:id="496" w:author="Nico Remus" w:date="2015-12-01T13:48:00Z"/>
        </w:rPr>
      </w:pPr>
      <w:del w:id="497" w:author="Nico Remus" w:date="2015-12-01T13:48:00Z">
        <w:r w:rsidDel="002B5F0C">
          <w:delText xml:space="preserve">Datum </w:delText>
        </w:r>
        <w:r w:rsidDel="002B5F0C">
          <w:tab/>
        </w:r>
        <w:r w:rsidDel="002B5F0C">
          <w:tab/>
        </w:r>
        <w:r w:rsidDel="002B5F0C">
          <w:tab/>
          <w:delText>09.10.2015</w:delText>
        </w:r>
      </w:del>
    </w:p>
    <w:p w14:paraId="01580608" w14:textId="752CDF29" w:rsidR="000F0F7C" w:rsidDel="002B5F0C" w:rsidRDefault="000F0F7C" w:rsidP="000F0F7C">
      <w:pPr>
        <w:rPr>
          <w:del w:id="498" w:author="Nico Remus" w:date="2015-12-01T13:48:00Z"/>
        </w:rPr>
      </w:pPr>
      <w:del w:id="499" w:author="Nico Remus" w:date="2015-12-01T13:48:00Z">
        <w:r w:rsidDel="002B5F0C">
          <w:delText>Schriftführung:</w:delText>
        </w:r>
        <w:r w:rsidDel="002B5F0C">
          <w:tab/>
        </w:r>
        <w:r w:rsidDel="002B5F0C">
          <w:tab/>
          <w:delText>Nico Remus</w:delText>
        </w:r>
      </w:del>
    </w:p>
    <w:p w14:paraId="28EC222C" w14:textId="465087A5" w:rsidR="000F0F7C" w:rsidDel="002B5F0C" w:rsidRDefault="000F0F7C" w:rsidP="000F0F7C">
      <w:pPr>
        <w:rPr>
          <w:del w:id="500" w:author="Nico Remus" w:date="2015-12-01T13:48:00Z"/>
        </w:rPr>
      </w:pPr>
      <w:del w:id="501" w:author="Nico Remus" w:date="2015-12-01T13:48:00Z">
        <w:r w:rsidDel="002B5F0C">
          <w:delText>Anlass: Initiales Meeting SoftwareEntwicklung</w:delText>
        </w:r>
      </w:del>
    </w:p>
    <w:p w14:paraId="05E7AD7C" w14:textId="6DDB8C93" w:rsidR="000F0F7C" w:rsidDel="002B5F0C" w:rsidRDefault="000F0F7C" w:rsidP="000F0F7C">
      <w:pPr>
        <w:rPr>
          <w:del w:id="502" w:author="Nico Remus" w:date="2015-12-01T13:48:00Z"/>
        </w:rPr>
      </w:pPr>
      <w:del w:id="503" w:author="Nico Remus" w:date="2015-12-01T13:48:00Z">
        <w:r w:rsidDel="002B5F0C">
          <w:delText>14.00-15:00</w:delText>
        </w:r>
      </w:del>
    </w:p>
    <w:p w14:paraId="23F70F34" w14:textId="74E9AB89" w:rsidR="000F0F7C" w:rsidDel="002B5F0C" w:rsidRDefault="000F0F7C" w:rsidP="000F0F7C">
      <w:pPr>
        <w:rPr>
          <w:del w:id="504" w:author="Nico Remus" w:date="2015-12-01T13:48:00Z"/>
        </w:rPr>
      </w:pPr>
      <w:del w:id="505" w:author="Nico Remus" w:date="2015-12-01T13:48:00Z">
        <w:r w:rsidDel="002B5F0C">
          <w:delText>Agenda:</w:delText>
        </w:r>
      </w:del>
    </w:p>
    <w:p w14:paraId="580F12F8" w14:textId="504C3C61" w:rsidR="000F0F7C" w:rsidDel="002B5F0C" w:rsidRDefault="000F0F7C" w:rsidP="000F0F7C">
      <w:pPr>
        <w:rPr>
          <w:del w:id="506" w:author="Nico Remus" w:date="2015-12-01T13:48:00Z"/>
        </w:rPr>
      </w:pPr>
      <w:del w:id="507" w:author="Nico Remus" w:date="2015-12-01T13:48:00Z">
        <w:r w:rsidDel="002B5F0C">
          <w:delText>Konzeptvorstellung und Besprechung</w:delText>
        </w:r>
      </w:del>
    </w:p>
    <w:p w14:paraId="5557AAD1" w14:textId="5A4A8E8F" w:rsidR="000F0F7C" w:rsidDel="002B5F0C" w:rsidRDefault="000F0F7C" w:rsidP="000F0F7C">
      <w:pPr>
        <w:rPr>
          <w:del w:id="508" w:author="Nico Remus" w:date="2015-12-01T13:48:00Z"/>
        </w:rPr>
      </w:pPr>
      <w:del w:id="509" w:author="Nico Remus" w:date="2015-12-01T13:48:00Z">
        <w:r w:rsidDel="002B5F0C">
          <w:delText>Individuelle Vorstellungsrunde</w:delText>
        </w:r>
      </w:del>
    </w:p>
    <w:p w14:paraId="1F40F9AE" w14:textId="720937B4" w:rsidR="000F0F7C" w:rsidDel="002B5F0C" w:rsidRDefault="000F0F7C" w:rsidP="000F0F7C">
      <w:pPr>
        <w:rPr>
          <w:del w:id="510" w:author="Nico Remus" w:date="2015-12-01T13:48:00Z"/>
        </w:rPr>
      </w:pPr>
      <w:del w:id="511" w:author="Nico Remus" w:date="2015-12-01T13:48:00Z">
        <w:r w:rsidDel="002B5F0C">
          <w:delText>Anpassung der Teams</w:delText>
        </w:r>
      </w:del>
    </w:p>
    <w:p w14:paraId="1AB75551" w14:textId="4473DFA0" w:rsidR="000F0F7C" w:rsidDel="002B5F0C" w:rsidRDefault="000F0F7C" w:rsidP="000F0F7C">
      <w:pPr>
        <w:rPr>
          <w:del w:id="512" w:author="Nico Remus" w:date="2015-12-01T13:48:00Z"/>
        </w:rPr>
      </w:pPr>
      <w:del w:id="513" w:author="Nico Remus" w:date="2015-12-01T13:48:00Z">
        <w:r w:rsidDel="002B5F0C">
          <w:delText>Festlegen von Regelterminen und Meilensteinen</w:delText>
        </w:r>
      </w:del>
    </w:p>
    <w:p w14:paraId="0650B462" w14:textId="0822D22C" w:rsidR="000F0F7C" w:rsidRPr="000F0F7C" w:rsidDel="002B5F0C" w:rsidRDefault="000F0F7C" w:rsidP="000F0F7C">
      <w:pPr>
        <w:pStyle w:val="berschrift3"/>
        <w:numPr>
          <w:ilvl w:val="0"/>
          <w:numId w:val="0"/>
        </w:numPr>
        <w:ind w:left="992"/>
        <w:rPr>
          <w:del w:id="514" w:author="Nico Remus" w:date="2015-12-01T13:48:00Z"/>
        </w:rPr>
      </w:pPr>
      <w:del w:id="515" w:author="Nico Remus" w:date="2015-12-01T13:48:00Z">
        <w:r w:rsidRPr="000F0F7C" w:rsidDel="002B5F0C">
          <w:rPr>
            <w:rStyle w:val="berschrift4Zchn"/>
          </w:rPr>
          <w:delText>Initialmeeting</w:delText>
        </w:r>
        <w:r w:rsidDel="002B5F0C">
          <w:rPr>
            <w:rStyle w:val="berschrift4Zchn"/>
          </w:rPr>
          <w:delText xml:space="preserve"> 20.10.2015</w:delText>
        </w:r>
        <w:r w:rsidDel="002B5F0C">
          <w:rPr>
            <w:rStyle w:val="Funotenzeichen"/>
          </w:rPr>
          <w:footnoteReference w:id="3"/>
        </w:r>
      </w:del>
    </w:p>
    <w:p w14:paraId="6124D0AB" w14:textId="121FBE83" w:rsidR="000F0F7C" w:rsidDel="002B5F0C" w:rsidRDefault="000F0F7C" w:rsidP="000F0F7C">
      <w:pPr>
        <w:rPr>
          <w:del w:id="518" w:author="Nico Remus" w:date="2015-12-01T13:48:00Z"/>
        </w:rPr>
      </w:pPr>
      <w:del w:id="519" w:author="Nico Remus" w:date="2015-12-01T13:48:00Z">
        <w:r w:rsidDel="002B5F0C">
          <w:delText xml:space="preserve">Priorisierung der Funktionalitäten </w:delText>
        </w:r>
      </w:del>
    </w:p>
    <w:p w14:paraId="5C660B62" w14:textId="2EE9297D" w:rsidR="000F0F7C" w:rsidDel="002B5F0C" w:rsidRDefault="000F0F7C" w:rsidP="000F0F7C">
      <w:pPr>
        <w:rPr>
          <w:del w:id="520" w:author="Nico Remus" w:date="2015-12-01T13:48:00Z"/>
        </w:rPr>
      </w:pPr>
      <w:del w:id="521" w:author="Nico Remus" w:date="2015-12-01T13:48:00Z">
        <w:r w:rsidDel="002B5F0C">
          <w:delText>Beschluss der 4 Phasen</w:delText>
        </w:r>
      </w:del>
    </w:p>
    <w:p w14:paraId="51CF9195" w14:textId="30637035" w:rsidR="000F0F7C" w:rsidRPr="000F0F7C" w:rsidDel="002B5F0C" w:rsidRDefault="000F0F7C" w:rsidP="000F0F7C">
      <w:pPr>
        <w:pStyle w:val="berschrift3"/>
        <w:numPr>
          <w:ilvl w:val="0"/>
          <w:numId w:val="0"/>
        </w:numPr>
        <w:ind w:left="992"/>
        <w:rPr>
          <w:del w:id="522" w:author="Nico Remus" w:date="2015-12-01T13:48:00Z"/>
        </w:rPr>
      </w:pPr>
      <w:del w:id="523" w:author="Nico Remus" w:date="2015-12-01T13:48:00Z">
        <w:r w:rsidDel="002B5F0C">
          <w:rPr>
            <w:rStyle w:val="berschrift4Zchn"/>
          </w:rPr>
          <w:delText>Blanko</w:delText>
        </w:r>
      </w:del>
    </w:p>
    <w:p w14:paraId="2310D8F2" w14:textId="706337A6" w:rsidR="000F0F7C" w:rsidRDefault="000F0F7C" w:rsidP="000F0F7C"/>
    <w:p w14:paraId="585F9142" w14:textId="77777777" w:rsidR="00597D84" w:rsidRPr="00597D84" w:rsidRDefault="00597D84" w:rsidP="0058701F">
      <w:pPr>
        <w:pStyle w:val="berschrift1"/>
      </w:pPr>
      <w:bookmarkStart w:id="524" w:name="_Toc439502499"/>
      <w:r w:rsidRPr="00597D84">
        <w:t>Organisation</w:t>
      </w:r>
      <w:bookmarkEnd w:id="524"/>
    </w:p>
    <w:p w14:paraId="6554668B" w14:textId="77777777" w:rsidR="00597D84" w:rsidRDefault="00A95B83" w:rsidP="00597D84">
      <w:pPr>
        <w:pStyle w:val="berschrift2"/>
      </w:pPr>
      <w:bookmarkStart w:id="525" w:name="_Toc439502500"/>
      <w:r>
        <w:t>Aufbauorganisation</w:t>
      </w:r>
      <w:bookmarkEnd w:id="525"/>
    </w:p>
    <w:p w14:paraId="5D7D1020" w14:textId="1D0B82E8" w:rsidR="00972D70" w:rsidRDefault="00A95B83" w:rsidP="00972D70">
      <w:pPr>
        <w:pStyle w:val="berschrift3"/>
      </w:pPr>
      <w:commentRangeStart w:id="526"/>
      <w:commentRangeStart w:id="527"/>
      <w:commentRangeStart w:id="528"/>
      <w:del w:id="529" w:author="Nico Remus" w:date="2015-11-28T16:56:00Z">
        <w:r w:rsidDel="009867CE">
          <w:delText>(1PL-3TP-12PM)</w:delText>
        </w:r>
        <w:commentRangeEnd w:id="526"/>
        <w:r w:rsidR="00972D70" w:rsidDel="009867CE">
          <w:rPr>
            <w:rStyle w:val="Kommentarzeichen"/>
            <w:rFonts w:asciiTheme="minorHAnsi" w:eastAsiaTheme="minorHAnsi" w:hAnsiTheme="minorHAnsi" w:cstheme="minorBidi"/>
            <w:color w:val="auto"/>
          </w:rPr>
          <w:commentReference w:id="526"/>
        </w:r>
      </w:del>
      <w:bookmarkStart w:id="530" w:name="_Toc439502501"/>
      <w:commentRangeEnd w:id="527"/>
      <w:ins w:id="531" w:author="Nico Remus" w:date="2015-11-28T16:54:00Z">
        <w:r w:rsidR="009867CE">
          <w:t>Projekt Hierarchie</w:t>
        </w:r>
      </w:ins>
      <w:r w:rsidR="00785680">
        <w:rPr>
          <w:rStyle w:val="Kommentarzeichen"/>
          <w:rFonts w:asciiTheme="minorHAnsi" w:eastAsiaTheme="minorHAnsi" w:hAnsiTheme="minorHAnsi" w:cstheme="minorBidi"/>
          <w:color w:val="auto"/>
        </w:rPr>
        <w:commentReference w:id="527"/>
      </w:r>
      <w:commentRangeEnd w:id="528"/>
      <w:r w:rsidR="009867CE">
        <w:rPr>
          <w:rStyle w:val="Kommentarzeichen"/>
          <w:rFonts w:asciiTheme="minorHAnsi" w:eastAsiaTheme="minorHAnsi" w:hAnsiTheme="minorHAnsi" w:cstheme="minorBidi"/>
          <w:color w:val="auto"/>
        </w:rPr>
        <w:commentReference w:id="528"/>
      </w:r>
      <w:bookmarkEnd w:id="530"/>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657"/>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lastRenderedPageBreak/>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Stefan Ludowicy</w:t>
            </w:r>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Aras </w:t>
            </w:r>
            <w:proofErr w:type="spellStart"/>
            <w:r w:rsidRPr="008C0AA8">
              <w:rPr>
                <w:rFonts w:ascii="Arial" w:eastAsia="Times New Roman" w:hAnsi="Arial" w:cs="Arial"/>
                <w:sz w:val="20"/>
                <w:szCs w:val="20"/>
                <w:lang w:eastAsia="de-DE"/>
              </w:rPr>
              <w:t>Mousavii</w:t>
            </w:r>
            <w:proofErr w:type="spellEnd"/>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Philipp </w:t>
            </w:r>
            <w:proofErr w:type="spellStart"/>
            <w:r w:rsidRPr="008C0AA8">
              <w:rPr>
                <w:rFonts w:ascii="Arial" w:eastAsia="Times New Roman" w:hAnsi="Arial" w:cs="Arial"/>
                <w:sz w:val="20"/>
                <w:szCs w:val="20"/>
                <w:lang w:eastAsia="de-DE"/>
              </w:rPr>
              <w:t>Kneist</w:t>
            </w:r>
            <w:proofErr w:type="spellEnd"/>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w:t>
            </w:r>
            <w:commentRangeStart w:id="532"/>
            <w:r w:rsidRPr="008C0AA8">
              <w:rPr>
                <w:rFonts w:ascii="Arial" w:eastAsia="Times New Roman" w:hAnsi="Arial" w:cs="Arial"/>
                <w:strike/>
                <w:sz w:val="20"/>
                <w:szCs w:val="20"/>
                <w:lang w:eastAsia="de-DE"/>
              </w:rPr>
              <w:t>Karhof</w:t>
            </w:r>
            <w:commentRangeEnd w:id="532"/>
            <w:r w:rsidR="00E256F5">
              <w:rPr>
                <w:rStyle w:val="Kommentarzeichen"/>
              </w:rPr>
              <w:commentReference w:id="532"/>
            </w:r>
            <w:r w:rsidRPr="008C0AA8">
              <w:rPr>
                <w:rFonts w:ascii="Arial" w:eastAsia="Times New Roman" w:hAnsi="Arial" w:cs="Arial"/>
                <w:strike/>
                <w:sz w:val="20"/>
                <w:szCs w:val="20"/>
                <w:lang w:eastAsia="de-DE"/>
              </w:rPr>
              <w:t xml:space="preserve"> </w:t>
            </w:r>
            <w:r w:rsidRPr="008C0AA8">
              <w:rPr>
                <w:rFonts w:ascii="Arial" w:eastAsia="Times New Roman" w:hAnsi="Arial" w:cs="Arial"/>
                <w:strike/>
                <w:sz w:val="20"/>
                <w:szCs w:val="20"/>
                <w:lang w:eastAsia="de-DE"/>
              </w:rPr>
              <w:br/>
              <w:t>(134124)</w:t>
            </w:r>
            <w:ins w:id="533" w:author="sheldon edward" w:date="2015-12-02T19:10:00Z">
              <w:r w:rsidR="00044AF5">
                <w:rPr>
                  <w:rStyle w:val="Funotenzeichen"/>
                  <w:rFonts w:ascii="Arial" w:eastAsia="Times New Roman" w:hAnsi="Arial" w:cs="Arial"/>
                  <w:strike/>
                  <w:sz w:val="20"/>
                  <w:szCs w:val="20"/>
                  <w:lang w:eastAsia="de-DE"/>
                </w:rPr>
                <w:footnoteReference w:id="4"/>
              </w:r>
            </w:ins>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Sebastian </w:t>
            </w:r>
            <w:proofErr w:type="spellStart"/>
            <w:r w:rsidRPr="008C0AA8">
              <w:rPr>
                <w:rFonts w:ascii="Arial" w:eastAsia="Times New Roman" w:hAnsi="Arial" w:cs="Arial"/>
                <w:sz w:val="20"/>
                <w:szCs w:val="20"/>
                <w:lang w:eastAsia="de-DE"/>
              </w:rPr>
              <w:t>Treske</w:t>
            </w:r>
            <w:proofErr w:type="spellEnd"/>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w:t>
            </w:r>
            <w:proofErr w:type="spellStart"/>
            <w:r w:rsidRPr="008C0AA8">
              <w:rPr>
                <w:rFonts w:ascii="Arial" w:eastAsia="Times New Roman" w:hAnsi="Arial" w:cs="Arial"/>
                <w:sz w:val="20"/>
                <w:szCs w:val="20"/>
                <w:lang w:eastAsia="de-DE"/>
              </w:rPr>
              <w:t>Clos</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Christoph Ramp</w:t>
            </w:r>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w:t>
            </w:r>
            <w:proofErr w:type="spellStart"/>
            <w:r w:rsidRPr="008C0AA8">
              <w:rPr>
                <w:rFonts w:ascii="Arial" w:eastAsia="Times New Roman" w:hAnsi="Arial" w:cs="Arial"/>
                <w:sz w:val="20"/>
                <w:szCs w:val="20"/>
                <w:lang w:eastAsia="de-DE"/>
              </w:rPr>
              <w:t>Bickmann</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Jean Klodzinski</w:t>
            </w:r>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Skowronski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5"/>
      </w:r>
    </w:p>
    <w:p w14:paraId="08E9CCB6" w14:textId="77777777" w:rsidR="00517312" w:rsidRDefault="00517312">
      <w:pPr>
        <w:rPr>
          <w:rFonts w:asciiTheme="majorHAnsi" w:eastAsiaTheme="majorEastAsia" w:hAnsiTheme="majorHAnsi" w:cstheme="majorBidi"/>
          <w:i/>
          <w:iCs/>
          <w:color w:val="2E74B5" w:themeColor="accent1" w:themeShade="BF"/>
          <w:u w:val="single"/>
        </w:rPr>
      </w:pPr>
      <w:r>
        <w:br w:type="page"/>
      </w:r>
    </w:p>
    <w:p w14:paraId="5E8BBE1F" w14:textId="3D29D554" w:rsidR="00B72CC8" w:rsidRDefault="00972D70" w:rsidP="00B72CC8">
      <w:pPr>
        <w:pStyle w:val="berschrift4"/>
      </w:pPr>
      <w:r>
        <w:lastRenderedPageBreak/>
        <w:t>Projektleiter - PL</w:t>
      </w:r>
    </w:p>
    <w:p w14:paraId="39B9DEA1" w14:textId="23459F02" w:rsidR="00972D70" w:rsidRDefault="00972D70" w:rsidP="00972D70">
      <w:r>
        <w:t>Die Gesamtprojektleitung übernimmt Philipp Staats.</w:t>
      </w:r>
    </w:p>
    <w:p w14:paraId="738AD05F" w14:textId="0E4FF6DD" w:rsidR="00517312" w:rsidRDefault="00972D70" w:rsidP="00972D70">
      <w:commentRangeStart w:id="538"/>
      <w:r>
        <w:t xml:space="preserve">Die Rolle des Projektleiters dient der Gesamtkoordination des Projekts in Abstimmung mit den Teilprojektleitern. </w:t>
      </w:r>
      <w:r w:rsidR="00896F05">
        <w:t xml:space="preserve">Der Schwerpunkt liegt hierbei im Controlling. </w:t>
      </w:r>
      <w:r w:rsidR="00517312">
        <w:br/>
        <w:t xml:space="preserve">Zu den </w:t>
      </w:r>
      <w:proofErr w:type="spellStart"/>
      <w:r w:rsidR="00517312">
        <w:t>Controlling</w:t>
      </w:r>
      <w:r w:rsidR="004E1ECD">
        <w:t>aufgaben</w:t>
      </w:r>
      <w:proofErr w:type="spellEnd"/>
      <w:r w:rsidR="004E1ECD">
        <w:t xml:space="preserve"> werden die Steuerung der Teams sowie der Gruppenmeetings, aber auch Einhaltung von Terminen zählen. Dabei wird der Projektleiter in direkter Kommunikation mit dem PO (Fr. Wieland) stehen und über</w:t>
      </w:r>
      <w:ins w:id="539" w:author="Nico Remus" w:date="2015-11-28T16:26:00Z">
        <w:r w:rsidR="00273FF2">
          <w:t xml:space="preserve"> projektspezifische</w:t>
        </w:r>
      </w:ins>
      <w:r w:rsidR="004E1ECD">
        <w:t xml:space="preserve"> Missstände aber auch Erfolge in Kenntnis setzen. Er ist für das Risikomanagement verantwortlich, so dass bei projektgefährden Ereignissen der Handlungsbedarf von Ihm ausgehen muss.</w:t>
      </w:r>
    </w:p>
    <w:p w14:paraId="40F1D110" w14:textId="38DF8F57" w:rsidR="00972D70" w:rsidRPr="00972D70" w:rsidRDefault="00972D70" w:rsidP="00972D70">
      <w:r>
        <w:t xml:space="preserve">Fachliche Fragestellungen werden sind im Detail von den </w:t>
      </w:r>
      <w:proofErr w:type="spellStart"/>
      <w:r>
        <w:t>Know-How</w:t>
      </w:r>
      <w:proofErr w:type="spellEnd"/>
      <w:r>
        <w:t xml:space="preserve"> Trägern in den Task-Forces (siehe </w:t>
      </w:r>
      <w:r>
        <w:fldChar w:fldCharType="begin"/>
      </w:r>
      <w:r>
        <w:instrText xml:space="preserve"> REF _Ref436480645 \r \h </w:instrText>
      </w:r>
      <w:r>
        <w:fldChar w:fldCharType="separate"/>
      </w:r>
      <w:r w:rsidR="00044AF5">
        <w:t>2.1.2</w:t>
      </w:r>
      <w:r>
        <w:fldChar w:fldCharType="end"/>
      </w:r>
      <w:r>
        <w:t xml:space="preserve">) beschlossen. </w:t>
      </w:r>
      <w:commentRangeEnd w:id="538"/>
      <w:r w:rsidR="00123D99">
        <w:rPr>
          <w:rStyle w:val="Kommentarzeichen"/>
        </w:rPr>
        <w:commentReference w:id="538"/>
      </w: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Stefan Ludowicy</w:t>
      </w:r>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540" w:name="_Ref436480645"/>
      <w:bookmarkStart w:id="541" w:name="_Toc439502502"/>
      <w:proofErr w:type="spellStart"/>
      <w:r>
        <w:t>Taskforces</w:t>
      </w:r>
      <w:bookmarkEnd w:id="540"/>
      <w:bookmarkEnd w:id="541"/>
      <w:proofErr w:type="spellEnd"/>
    </w:p>
    <w:p w14:paraId="65223F22" w14:textId="77777777" w:rsidR="00A95B83" w:rsidRPr="00A95B83" w:rsidRDefault="00A95B83" w:rsidP="00A95B83">
      <w:pPr>
        <w:ind w:left="360"/>
        <w:rPr>
          <w:i/>
        </w:rPr>
      </w:pPr>
      <w:r>
        <w:rPr>
          <w:i/>
        </w:rPr>
        <w:t xml:space="preserve">(Aufbau nach Einsetzen der </w:t>
      </w:r>
      <w:proofErr w:type="spellStart"/>
      <w:r>
        <w:rPr>
          <w:i/>
        </w:rPr>
        <w:t>Scrum</w:t>
      </w:r>
      <w:proofErr w:type="spellEnd"/>
      <w:r>
        <w:rPr>
          <w:i/>
        </w:rPr>
        <w:t>-Methodik )</w:t>
      </w:r>
    </w:p>
    <w:p w14:paraId="6DDCF6C2" w14:textId="77777777" w:rsidR="00A95B83" w:rsidRDefault="00A95B83" w:rsidP="0058701F">
      <w:pPr>
        <w:pStyle w:val="berschrift4"/>
        <w:rPr>
          <w:ins w:id="542" w:author="J.-P. K." w:date="2016-01-02T12:53:00Z"/>
        </w:rPr>
      </w:pPr>
      <w:proofErr w:type="spellStart"/>
      <w:r>
        <w:t>Anfoteam</w:t>
      </w:r>
      <w:proofErr w:type="spellEnd"/>
    </w:p>
    <w:p w14:paraId="62F96BB1" w14:textId="77777777" w:rsidR="00CF1F33" w:rsidRDefault="00CF1F33">
      <w:pPr>
        <w:rPr>
          <w:ins w:id="543" w:author="J.-P. K." w:date="2016-01-02T12:53:00Z"/>
        </w:rPr>
        <w:pPrChange w:id="544" w:author="J.-P. K." w:date="2016-01-02T12:53:00Z">
          <w:pPr>
            <w:pStyle w:val="berschrift4"/>
          </w:pPr>
        </w:pPrChange>
      </w:pPr>
    </w:p>
    <w:p w14:paraId="15A54703" w14:textId="03D716CD" w:rsidR="00CF1F33" w:rsidRDefault="00CF1F33">
      <w:pPr>
        <w:rPr>
          <w:ins w:id="545" w:author="J.-P. K." w:date="2016-01-02T12:53:00Z"/>
        </w:rPr>
        <w:pPrChange w:id="546" w:author="J.-P. K." w:date="2016-01-02T12:53:00Z">
          <w:pPr>
            <w:pStyle w:val="berschrift4"/>
          </w:pPr>
        </w:pPrChange>
      </w:pPr>
      <w:ins w:id="547" w:author="J.-P. K." w:date="2016-01-02T12:53:00Z">
        <w:r>
          <w:t>Das komplette Anforderungsmanagementteam bestand aus folgenden Personen:</w:t>
        </w:r>
      </w:ins>
    </w:p>
    <w:p w14:paraId="571CB84C" w14:textId="63E686D1" w:rsidR="00CF1F33" w:rsidDel="00CF1F33" w:rsidRDefault="00CF1F33" w:rsidP="00A95B83">
      <w:pPr>
        <w:rPr>
          <w:del w:id="548" w:author="J.-P. K." w:date="2016-01-02T12:54:00Z"/>
        </w:rPr>
      </w:pPr>
      <w:ins w:id="549" w:author="J.-P. K." w:date="2016-01-02T12:54:00Z">
        <w:r w:rsidRPr="00CF1F33">
          <w:t xml:space="preserve">Jasmin </w:t>
        </w:r>
        <w:proofErr w:type="spellStart"/>
        <w:r w:rsidRPr="00CF1F33">
          <w:t>Clos</w:t>
        </w:r>
        <w:proofErr w:type="spellEnd"/>
        <w:r w:rsidRPr="00CF1F33">
          <w:t>, Stefan Ludowicy, Philipp S</w:t>
        </w:r>
        <w:r>
          <w:t>taats, Jean-Pierre Klodzinski, Nico Remus, Tobias Karhof (der uns leider verlassen hat)</w:t>
        </w:r>
      </w:ins>
    </w:p>
    <w:p w14:paraId="1DCEE648" w14:textId="77777777" w:rsidR="00CF1F33" w:rsidRDefault="00CF1F33">
      <w:pPr>
        <w:rPr>
          <w:ins w:id="550" w:author="J.-P. K." w:date="2016-01-02T12:54:00Z"/>
        </w:rPr>
        <w:pPrChange w:id="551" w:author="J.-P. K." w:date="2016-01-02T12:53:00Z">
          <w:pPr>
            <w:pStyle w:val="berschrift4"/>
          </w:pPr>
        </w:pPrChange>
      </w:pPr>
    </w:p>
    <w:p w14:paraId="312E4F82" w14:textId="4785BCFA" w:rsidR="00CF1F33" w:rsidRPr="00CF1F33" w:rsidRDefault="00CF1F33">
      <w:pPr>
        <w:rPr>
          <w:ins w:id="552" w:author="J.-P. K." w:date="2016-01-02T12:54:00Z"/>
          <w:rPrChange w:id="553" w:author="J.-P. K." w:date="2016-01-02T12:53:00Z">
            <w:rPr>
              <w:ins w:id="554" w:author="J.-P. K." w:date="2016-01-02T12:54:00Z"/>
            </w:rPr>
          </w:rPrChange>
        </w:rPr>
        <w:pPrChange w:id="555" w:author="J.-P. K." w:date="2016-01-02T12:53:00Z">
          <w:pPr>
            <w:pStyle w:val="berschrift4"/>
          </w:pPr>
        </w:pPrChange>
      </w:pPr>
      <w:ins w:id="556" w:author="J.-P. K." w:date="2016-01-02T12:54:00Z">
        <w:r>
          <w:t xml:space="preserve">Das </w:t>
        </w:r>
        <w:proofErr w:type="spellStart"/>
        <w:r>
          <w:t>Anf</w:t>
        </w:r>
      </w:ins>
      <w:ins w:id="557" w:author="J.-P. K." w:date="2016-01-02T12:55:00Z">
        <w:r>
          <w:t>o</w:t>
        </w:r>
        <w:proofErr w:type="spellEnd"/>
        <w:r>
          <w:t xml:space="preserve">-Team ist dafür zuständig neue Anforderungen in Form von Stories zu definieren und die Ergebnisse zu überprüfen. </w:t>
        </w:r>
        <w:proofErr w:type="spellStart"/>
        <w:r>
          <w:t>Darüberhinaus</w:t>
        </w:r>
        <w:proofErr w:type="spellEnd"/>
        <w:r>
          <w:t xml:space="preserve"> kümmert es sich um die Steuerung des Teams, falls es intern Probleme gibt. </w:t>
        </w:r>
      </w:ins>
      <w:ins w:id="558" w:author="J.-P. K." w:date="2016-01-02T12:56:00Z">
        <w:r>
          <w:t>Probleme sind unter anderem aufkommende Fragen oder wenn es einen Disput zwischen den Mitgliedern geben sollte.</w:t>
        </w:r>
      </w:ins>
    </w:p>
    <w:p w14:paraId="50F35089" w14:textId="77777777" w:rsidR="00A95B83" w:rsidRDefault="00A95B83" w:rsidP="00A95B83"/>
    <w:p w14:paraId="21656C84" w14:textId="5DA9B37B" w:rsidR="00A95B83" w:rsidRDefault="00A95B83" w:rsidP="0058701F">
      <w:pPr>
        <w:pStyle w:val="berschrift4"/>
        <w:rPr>
          <w:ins w:id="559" w:author="J.-P. K." w:date="2016-01-02T12:56:00Z"/>
        </w:rPr>
      </w:pPr>
      <w:proofErr w:type="spellStart"/>
      <w:r>
        <w:t>Scrum</w:t>
      </w:r>
      <w:proofErr w:type="spellEnd"/>
      <w:r>
        <w:t xml:space="preserve"> Masters</w:t>
      </w:r>
      <w:ins w:id="560" w:author="Nico Remus" w:date="2015-11-28T16:56:00Z">
        <w:r w:rsidR="009867CE">
          <w:rPr>
            <w:rStyle w:val="Funotenzeichen"/>
          </w:rPr>
          <w:footnoteReference w:id="6"/>
        </w:r>
      </w:ins>
    </w:p>
    <w:p w14:paraId="409D8D29" w14:textId="773D45F8" w:rsidR="00CF1F33" w:rsidRPr="00CF1F33" w:rsidRDefault="00CF1F33">
      <w:pPr>
        <w:rPr>
          <w:rPrChange w:id="562" w:author="J.-P. K." w:date="2016-01-02T12:56:00Z">
            <w:rPr/>
          </w:rPrChange>
        </w:rPr>
        <w:pPrChange w:id="563" w:author="J.-P. K." w:date="2016-01-02T12:56:00Z">
          <w:pPr>
            <w:pStyle w:val="berschrift4"/>
          </w:pPr>
        </w:pPrChange>
      </w:pPr>
      <w:ins w:id="564" w:author="J.-P. K." w:date="2016-01-02T12:56:00Z">
        <w:r>
          <w:t xml:space="preserve">Die beiden </w:t>
        </w:r>
        <w:proofErr w:type="spellStart"/>
        <w:r>
          <w:t>Scrum</w:t>
        </w:r>
        <w:proofErr w:type="spellEnd"/>
        <w:r>
          <w:t xml:space="preserve"> Master lauten:</w:t>
        </w:r>
      </w:ins>
    </w:p>
    <w:p w14:paraId="4B00C823" w14:textId="382B68FC" w:rsidR="00A95B83" w:rsidRDefault="00123D99" w:rsidP="00A95B83">
      <w:r>
        <w:t>Stefan Ludowicy und Jean</w:t>
      </w:r>
      <w:ins w:id="565" w:author="sheldon edward" w:date="2015-12-02T19:09:00Z">
        <w:r w:rsidR="00044AF5">
          <w:t>-Pierre Klodzinski</w:t>
        </w:r>
      </w:ins>
    </w:p>
    <w:p w14:paraId="3B14541E" w14:textId="35CB1B38" w:rsidR="00123D99" w:rsidRPr="00CF1F33" w:rsidRDefault="00123D99" w:rsidP="00A95B83">
      <w:pPr>
        <w:rPr>
          <w:rPrChange w:id="566" w:author="J.-P. K." w:date="2016-01-02T12:56:00Z">
            <w:rPr>
              <w:i/>
            </w:rPr>
          </w:rPrChange>
        </w:rPr>
      </w:pPr>
      <w:commentRangeStart w:id="567"/>
      <w:commentRangeStart w:id="568"/>
      <w:commentRangeStart w:id="569"/>
      <w:commentRangeStart w:id="570"/>
      <w:del w:id="571" w:author="J.-P. K." w:date="2016-01-02T12:56:00Z">
        <w:r w:rsidRPr="00CF1F33" w:rsidDel="00CF1F33">
          <w:rPr>
            <w:rPrChange w:id="572" w:author="J.-P. K." w:date="2016-01-02T12:56:00Z">
              <w:rPr>
                <w:i/>
              </w:rPr>
            </w:rPrChange>
          </w:rPr>
          <w:delText>Aufgabenbeschreibung</w:delText>
        </w:r>
        <w:commentRangeEnd w:id="567"/>
        <w:r w:rsidRPr="00CF1F33" w:rsidDel="00CF1F33">
          <w:rPr>
            <w:rStyle w:val="Kommentarzeichen"/>
          </w:rPr>
          <w:commentReference w:id="567"/>
        </w:r>
        <w:commentRangeEnd w:id="568"/>
        <w:r w:rsidR="009E3744" w:rsidRPr="00CF1F33" w:rsidDel="00CF1F33">
          <w:rPr>
            <w:rStyle w:val="Kommentarzeichen"/>
          </w:rPr>
          <w:commentReference w:id="568"/>
        </w:r>
        <w:commentRangeEnd w:id="569"/>
        <w:r w:rsidR="00591122" w:rsidRPr="00CF1F33" w:rsidDel="00CF1F33">
          <w:rPr>
            <w:rStyle w:val="Kommentarzeichen"/>
          </w:rPr>
          <w:commentReference w:id="569"/>
        </w:r>
        <w:commentRangeEnd w:id="570"/>
        <w:r w:rsidR="009867CE" w:rsidRPr="00CF1F33" w:rsidDel="00CF1F33">
          <w:rPr>
            <w:rStyle w:val="Kommentarzeichen"/>
          </w:rPr>
          <w:commentReference w:id="570"/>
        </w:r>
      </w:del>
      <w:ins w:id="573" w:author="J.-P. K." w:date="2016-01-02T12:56:00Z">
        <w:r w:rsidR="00CF1F33" w:rsidRPr="00CF1F33">
          <w:rPr>
            <w:rPrChange w:id="574" w:author="J.-P. K." w:date="2016-01-02T12:56:00Z">
              <w:rPr>
                <w:i/>
              </w:rPr>
            </w:rPrChange>
          </w:rPr>
          <w:t xml:space="preserve">Die </w:t>
        </w:r>
        <w:proofErr w:type="spellStart"/>
        <w:r w:rsidR="00CF1F33" w:rsidRPr="00CF1F33">
          <w:rPr>
            <w:rPrChange w:id="575" w:author="J.-P. K." w:date="2016-01-02T12:56:00Z">
              <w:rPr>
                <w:i/>
              </w:rPr>
            </w:rPrChange>
          </w:rPr>
          <w:t>Scrum</w:t>
        </w:r>
        <w:proofErr w:type="spellEnd"/>
        <w:r w:rsidR="00CF1F33" w:rsidRPr="00CF1F33">
          <w:rPr>
            <w:rPrChange w:id="576" w:author="J.-P. K." w:date="2016-01-02T12:56:00Z">
              <w:rPr>
                <w:i/>
              </w:rPr>
            </w:rPrChange>
          </w:rPr>
          <w:t xml:space="preserve"> Master sind dafür zuständig das </w:t>
        </w:r>
        <w:proofErr w:type="spellStart"/>
        <w:r w:rsidR="00CF1F33" w:rsidRPr="00CF1F33">
          <w:rPr>
            <w:rPrChange w:id="577" w:author="J.-P. K." w:date="2016-01-02T12:56:00Z">
              <w:rPr>
                <w:i/>
              </w:rPr>
            </w:rPrChange>
          </w:rPr>
          <w:t>Scrum</w:t>
        </w:r>
        <w:proofErr w:type="spellEnd"/>
        <w:r w:rsidR="00CF1F33" w:rsidRPr="00CF1F33">
          <w:rPr>
            <w:rPrChange w:id="578" w:author="J.-P. K." w:date="2016-01-02T12:56:00Z">
              <w:rPr>
                <w:i/>
              </w:rPr>
            </w:rPrChange>
          </w:rPr>
          <w:t xml:space="preserve"> Board zu pflegen</w:t>
        </w:r>
      </w:ins>
      <w:ins w:id="579" w:author="J.-P. K." w:date="2016-01-02T12:57:00Z">
        <w:r w:rsidR="00CF1F33">
          <w:t xml:space="preserve">, Fragen und Probleme zu lösen wie der Disput zwischen Mitgliedern, fehlende Ausarbeitungen </w:t>
        </w:r>
        <w:proofErr w:type="spellStart"/>
        <w:r w:rsidR="00CF1F33">
          <w:t>oä</w:t>
        </w:r>
        <w:proofErr w:type="spellEnd"/>
        <w:r w:rsidR="00CF1F33">
          <w:t xml:space="preserve">. und haben in letzter Instanz die höchste Entscheidungsgewalt bezüglich Stories. </w:t>
        </w:r>
      </w:ins>
    </w:p>
    <w:p w14:paraId="533C7017" w14:textId="77777777" w:rsidR="00123D99" w:rsidRDefault="00123D99" w:rsidP="00A95B83"/>
    <w:p w14:paraId="780ACBCA" w14:textId="77777777" w:rsidR="00A95B83" w:rsidRPr="00CA3C14" w:rsidRDefault="00A95B83" w:rsidP="0058701F">
      <w:pPr>
        <w:pStyle w:val="berschrift4"/>
        <w:rPr>
          <w:lang w:val="en-US"/>
          <w:rPrChange w:id="580" w:author="J.-P. K." w:date="2016-01-02T14:56:00Z">
            <w:rPr/>
          </w:rPrChange>
        </w:rPr>
      </w:pPr>
      <w:commentRangeStart w:id="581"/>
      <w:r w:rsidRPr="00CA3C14">
        <w:rPr>
          <w:lang w:val="en-US"/>
          <w:rPrChange w:id="582" w:author="J.-P. K." w:date="2016-01-02T14:56:00Z">
            <w:rPr/>
          </w:rPrChange>
        </w:rPr>
        <w:t>Translators</w:t>
      </w:r>
      <w:commentRangeEnd w:id="581"/>
      <w:r w:rsidR="00182135">
        <w:rPr>
          <w:rStyle w:val="Kommentarzeichen"/>
          <w:rFonts w:asciiTheme="minorHAnsi" w:eastAsiaTheme="minorHAnsi" w:hAnsiTheme="minorHAnsi" w:cstheme="minorBidi"/>
          <w:i w:val="0"/>
          <w:iCs w:val="0"/>
          <w:color w:val="auto"/>
          <w:u w:val="none"/>
        </w:rPr>
        <w:commentReference w:id="581"/>
      </w:r>
    </w:p>
    <w:p w14:paraId="513905DC" w14:textId="77777777" w:rsidR="00A95B83" w:rsidRPr="00CA3C14" w:rsidRDefault="00A95B83" w:rsidP="00A95B83">
      <w:pPr>
        <w:rPr>
          <w:lang w:val="en-US"/>
          <w:rPrChange w:id="583" w:author="J.-P. K." w:date="2016-01-02T14:56:00Z">
            <w:rPr/>
          </w:rPrChange>
        </w:rPr>
      </w:pPr>
    </w:p>
    <w:p w14:paraId="13A29DF8" w14:textId="77777777" w:rsidR="00A95B83" w:rsidRPr="00CA3C14" w:rsidRDefault="00A95B83" w:rsidP="0058701F">
      <w:pPr>
        <w:pStyle w:val="berschrift4"/>
        <w:rPr>
          <w:lang w:val="en-US"/>
          <w:rPrChange w:id="584" w:author="J.-P. K." w:date="2016-01-02T14:56:00Z">
            <w:rPr/>
          </w:rPrChange>
        </w:rPr>
      </w:pPr>
      <w:r w:rsidRPr="00CA3C14">
        <w:rPr>
          <w:lang w:val="en-US"/>
          <w:rPrChange w:id="585" w:author="J.-P. K." w:date="2016-01-02T14:56:00Z">
            <w:rPr/>
          </w:rPrChange>
        </w:rPr>
        <w:t>Development</w:t>
      </w:r>
    </w:p>
    <w:p w14:paraId="6092ECC9" w14:textId="77777777" w:rsidR="00A95B83" w:rsidRPr="00CA3C14" w:rsidRDefault="00A95B83" w:rsidP="00A95B83">
      <w:pPr>
        <w:rPr>
          <w:lang w:val="en-US"/>
          <w:rPrChange w:id="586" w:author="J.-P. K." w:date="2016-01-02T14:56:00Z">
            <w:rPr/>
          </w:rPrChange>
        </w:rPr>
      </w:pPr>
    </w:p>
    <w:p w14:paraId="7F92D5F9" w14:textId="77777777" w:rsidR="00A95B83" w:rsidRPr="00CA3C14" w:rsidRDefault="00A95B83" w:rsidP="0058701F">
      <w:pPr>
        <w:pStyle w:val="berschrift4"/>
        <w:rPr>
          <w:lang w:val="en-US"/>
          <w:rPrChange w:id="587" w:author="J.-P. K." w:date="2016-01-02T14:56:00Z">
            <w:rPr/>
          </w:rPrChange>
        </w:rPr>
      </w:pPr>
      <w:proofErr w:type="spellStart"/>
      <w:r w:rsidRPr="00CA3C14">
        <w:rPr>
          <w:lang w:val="en-US"/>
          <w:rPrChange w:id="588" w:author="J.-P. K." w:date="2016-01-02T14:56:00Z">
            <w:rPr/>
          </w:rPrChange>
        </w:rPr>
        <w:t>Redaktion</w:t>
      </w:r>
      <w:proofErr w:type="spellEnd"/>
      <w:r w:rsidRPr="00CA3C14">
        <w:rPr>
          <w:lang w:val="en-US"/>
          <w:rPrChange w:id="589" w:author="J.-P. K." w:date="2016-01-02T14:56:00Z">
            <w:rPr/>
          </w:rPrChange>
        </w:rPr>
        <w:t xml:space="preserve"> und </w:t>
      </w:r>
      <w:proofErr w:type="spellStart"/>
      <w:r w:rsidRPr="00CA3C14">
        <w:rPr>
          <w:lang w:val="en-US"/>
          <w:rPrChange w:id="590" w:author="J.-P. K." w:date="2016-01-02T14:56:00Z">
            <w:rPr/>
          </w:rPrChange>
        </w:rPr>
        <w:t>Frontendlayout</w:t>
      </w:r>
      <w:proofErr w:type="spellEnd"/>
    </w:p>
    <w:p w14:paraId="3F27B46F" w14:textId="77777777" w:rsidR="00A95B83" w:rsidRPr="00CA3C14" w:rsidRDefault="00A95B83" w:rsidP="00A95B83">
      <w:pPr>
        <w:ind w:left="360"/>
        <w:rPr>
          <w:i/>
          <w:sz w:val="20"/>
          <w:lang w:val="en-US"/>
          <w:rPrChange w:id="591" w:author="J.-P. K." w:date="2016-01-02T14:56:00Z">
            <w:rPr>
              <w:i/>
              <w:sz w:val="20"/>
            </w:rPr>
          </w:rPrChange>
        </w:rPr>
      </w:pPr>
      <w:r w:rsidRPr="00CA3C14">
        <w:rPr>
          <w:i/>
          <w:sz w:val="20"/>
          <w:lang w:val="en-US"/>
          <w:rPrChange w:id="592" w:author="J.-P. K." w:date="2016-01-02T14:56:00Z">
            <w:rPr>
              <w:i/>
              <w:sz w:val="20"/>
            </w:rPr>
          </w:rPrChange>
        </w:rPr>
        <w:t>(</w:t>
      </w:r>
      <w:proofErr w:type="spellStart"/>
      <w:r w:rsidRPr="00CA3C14">
        <w:rPr>
          <w:i/>
          <w:sz w:val="20"/>
          <w:lang w:val="en-US"/>
          <w:rPrChange w:id="593" w:author="J.-P. K." w:date="2016-01-02T14:56:00Z">
            <w:rPr>
              <w:i/>
              <w:sz w:val="20"/>
            </w:rPr>
          </w:rPrChange>
        </w:rPr>
        <w:t>Frontendtest</w:t>
      </w:r>
      <w:proofErr w:type="spellEnd"/>
      <w:r w:rsidRPr="00CA3C14">
        <w:rPr>
          <w:i/>
          <w:sz w:val="20"/>
          <w:lang w:val="en-US"/>
          <w:rPrChange w:id="594" w:author="J.-P. K." w:date="2016-01-02T14:56:00Z">
            <w:rPr>
              <w:i/>
              <w:sz w:val="20"/>
            </w:rPr>
          </w:rPrChange>
        </w:rPr>
        <w:t>, Usability)</w:t>
      </w:r>
    </w:p>
    <w:p w14:paraId="7141CD47" w14:textId="77777777" w:rsidR="00A95B83" w:rsidRDefault="00A95B83" w:rsidP="00A95B83">
      <w:pPr>
        <w:pStyle w:val="berschrift2"/>
      </w:pPr>
      <w:bookmarkStart w:id="595" w:name="_Toc439502503"/>
      <w:proofErr w:type="spellStart"/>
      <w:r>
        <w:t>Skillsheet</w:t>
      </w:r>
      <w:bookmarkEnd w:id="595"/>
      <w:proofErr w:type="spellEnd"/>
    </w:p>
    <w:p w14:paraId="046D1D86" w14:textId="77777777" w:rsidR="00597D84" w:rsidRDefault="00A95B83">
      <w:pPr>
        <w:rPr>
          <w:i/>
        </w:rPr>
      </w:pPr>
      <w:r>
        <w:rPr>
          <w:i/>
        </w:rPr>
        <w:t xml:space="preserve">(Ermittlung von </w:t>
      </w:r>
      <w:proofErr w:type="spellStart"/>
      <w:r>
        <w:rPr>
          <w:i/>
        </w:rPr>
        <w:t>Know-How</w:t>
      </w:r>
      <w:proofErr w:type="spellEnd"/>
      <w:r>
        <w:rPr>
          <w:i/>
        </w:rPr>
        <w:t xml:space="preserve">-Trägern zur Bildung von </w:t>
      </w:r>
      <w:proofErr w:type="spellStart"/>
      <w:r>
        <w:rPr>
          <w:i/>
        </w:rPr>
        <w:t>Self-teaching</w:t>
      </w:r>
      <w:proofErr w:type="spellEnd"/>
      <w:r>
        <w:rPr>
          <w:i/>
        </w:rPr>
        <w:t xml:space="preserve"> Teams-&gt;1erfahren+1semierfahren)</w:t>
      </w:r>
    </w:p>
    <w:p w14:paraId="55F38D6A" w14:textId="7496EEB7" w:rsidR="00896F05" w:rsidRPr="00896F05" w:rsidRDefault="00896F05">
      <w:r>
        <w:t xml:space="preserve">Mit einem Gesamtprojekt übergreifenden </w:t>
      </w:r>
      <w:proofErr w:type="spellStart"/>
      <w:r>
        <w:t>Skillsheet</w:t>
      </w:r>
      <w:proofErr w:type="spellEnd"/>
      <w:r>
        <w:t xml:space="preserve"> werden besondere Fähigkeiten und Vorkenntnisse der einzelnen Projektmitglieder ermittelt. Daraus Ergibt sich ein </w:t>
      </w:r>
      <w:proofErr w:type="spellStart"/>
      <w:r>
        <w:t>Kompetenzenpool</w:t>
      </w:r>
      <w:proofErr w:type="spellEnd"/>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596" w:name="_Toc439502504"/>
      <w:commentRangeStart w:id="597"/>
      <w:r w:rsidRPr="00597D84">
        <w:lastRenderedPageBreak/>
        <w:t>Ablauf</w:t>
      </w:r>
      <w:r w:rsidR="00A95B83">
        <w:t>steuerung</w:t>
      </w:r>
      <w:commentRangeEnd w:id="597"/>
      <w:r w:rsidR="00B71FE2">
        <w:rPr>
          <w:rStyle w:val="Kommentarzeichen"/>
          <w:rFonts w:asciiTheme="minorHAnsi" w:eastAsiaTheme="minorHAnsi" w:hAnsiTheme="minorHAnsi" w:cstheme="minorBidi"/>
          <w:color w:val="auto"/>
        </w:rPr>
        <w:commentReference w:id="597"/>
      </w:r>
      <w:bookmarkEnd w:id="596"/>
    </w:p>
    <w:p w14:paraId="78C609C7" w14:textId="03FE42A7" w:rsidR="00A95B83" w:rsidRDefault="00A95B83" w:rsidP="00A95B83">
      <w:pPr>
        <w:pStyle w:val="berschrift2"/>
        <w:rPr>
          <w:ins w:id="598" w:author="Nico Remus" w:date="2015-11-28T17:09:00Z"/>
        </w:rPr>
      </w:pPr>
      <w:bookmarkStart w:id="599" w:name="_Ref436480151"/>
      <w:bookmarkStart w:id="600" w:name="_Ref436480164"/>
      <w:bookmarkStart w:id="601" w:name="_Ref436480175"/>
      <w:bookmarkStart w:id="602" w:name="_Ref436480177"/>
      <w:bookmarkStart w:id="603" w:name="_Ref436480178"/>
      <w:bookmarkStart w:id="604" w:name="_Ref436480200"/>
      <w:bookmarkStart w:id="605" w:name="_Toc439502505"/>
      <w:commentRangeStart w:id="606"/>
      <w:r>
        <w:t>Phasenmodell</w:t>
      </w:r>
      <w:bookmarkEnd w:id="599"/>
      <w:bookmarkEnd w:id="600"/>
      <w:bookmarkEnd w:id="601"/>
      <w:bookmarkEnd w:id="602"/>
      <w:bookmarkEnd w:id="603"/>
      <w:bookmarkEnd w:id="604"/>
      <w:commentRangeEnd w:id="606"/>
      <w:r w:rsidR="004C7744">
        <w:rPr>
          <w:rStyle w:val="Kommentarzeichen"/>
          <w:rFonts w:asciiTheme="minorHAnsi" w:eastAsiaTheme="minorHAnsi" w:hAnsiTheme="minorHAnsi" w:cstheme="minorBidi"/>
          <w:color w:val="auto"/>
        </w:rPr>
        <w:commentReference w:id="606"/>
      </w:r>
      <w:r w:rsidR="00896F05">
        <w:rPr>
          <w:rStyle w:val="Funotenzeichen"/>
        </w:rPr>
        <w:footnoteReference w:id="7"/>
      </w:r>
      <w:bookmarkEnd w:id="605"/>
    </w:p>
    <w:p w14:paraId="6AAD25E3" w14:textId="191072C7" w:rsidR="00322626" w:rsidRDefault="00322626">
      <w:pPr>
        <w:rPr>
          <w:ins w:id="607" w:author="Nico Remus" w:date="2015-11-28T17:14:00Z"/>
          <w:i/>
        </w:rPr>
        <w:pPrChange w:id="608" w:author="Nico Remus" w:date="2015-11-28T17:09:00Z">
          <w:pPr>
            <w:pStyle w:val="berschrift2"/>
          </w:pPr>
        </w:pPrChange>
      </w:pPr>
      <w:ins w:id="609" w:author="Nico Remus" w:date="2015-11-28T17:09:00Z">
        <w:r>
          <w:rPr>
            <w:i/>
          </w:rPr>
          <w:t>Warum Phasenmodell</w:t>
        </w:r>
      </w:ins>
    </w:p>
    <w:p w14:paraId="26126202" w14:textId="5361C50F" w:rsidR="00322626" w:rsidRPr="00322626" w:rsidRDefault="00322626">
      <w:pPr>
        <w:rPr>
          <w:i/>
          <w:rPrChange w:id="610" w:author="Nico Remus" w:date="2015-11-28T17:09:00Z">
            <w:rPr/>
          </w:rPrChange>
        </w:rPr>
        <w:pPrChange w:id="611" w:author="Nico Remus" w:date="2015-11-28T17:09:00Z">
          <w:pPr>
            <w:pStyle w:val="berschrift2"/>
          </w:pPr>
        </w:pPrChange>
      </w:pPr>
      <w:ins w:id="612" w:author="Nico Remus" w:date="2015-11-28T17:14:00Z">
        <w:r>
          <w:rPr>
            <w:i/>
          </w:rPr>
          <w:t xml:space="preserve">Warum </w:t>
        </w:r>
        <w:proofErr w:type="spellStart"/>
        <w:r>
          <w:rPr>
            <w:i/>
          </w:rPr>
          <w:t>wechsel</w:t>
        </w:r>
        <w:proofErr w:type="spellEnd"/>
        <w:r>
          <w:rPr>
            <w:i/>
          </w:rPr>
          <w:t xml:space="preserve"> auf neues Modell</w:t>
        </w:r>
      </w:ins>
    </w:p>
    <w:p w14:paraId="4555B49A" w14:textId="4D5404A8" w:rsidR="00896F05" w:rsidRPr="00896F05" w:rsidRDefault="00322626">
      <w:pPr>
        <w:pStyle w:val="berschrift3"/>
        <w:pPrChange w:id="613" w:author="Nico Remus" w:date="2015-11-28T17:09:00Z">
          <w:pPr/>
        </w:pPrChange>
      </w:pPr>
      <w:bookmarkStart w:id="614" w:name="_Toc439502506"/>
      <w:ins w:id="615" w:author="Nico Remus" w:date="2015-11-28T17:10:00Z">
        <w:r>
          <w:t>Erste Planung</w:t>
        </w:r>
      </w:ins>
      <w:bookmarkEnd w:id="614"/>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Ludowicy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w:t>
      </w:r>
      <w:proofErr w:type="spellStart"/>
      <w:r>
        <w:t>AnforderrungsSpezifikation</w:t>
      </w:r>
      <w:proofErr w:type="spellEnd"/>
      <w:r>
        <w:t>) - Erstspezifikation</w:t>
      </w:r>
    </w:p>
    <w:p w14:paraId="52C18F1D" w14:textId="77777777" w:rsidR="00896F05" w:rsidRDefault="00896F05" w:rsidP="00896F05">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Team 2 Ludowicy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Team 2 Ludowicy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rPr>
          <w:ins w:id="616" w:author="Nico Remus" w:date="2015-11-28T17:11:00Z"/>
        </w:rPr>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617" w:name="_Toc439502507"/>
      <w:commentRangeStart w:id="618"/>
      <w:r>
        <w:t>Zweite Planung</w:t>
      </w:r>
      <w:commentRangeEnd w:id="618"/>
      <w:r>
        <w:rPr>
          <w:rStyle w:val="Kommentarzeichen"/>
          <w:rFonts w:asciiTheme="minorHAnsi" w:eastAsiaTheme="minorHAnsi" w:hAnsiTheme="minorHAnsi" w:cstheme="minorBidi"/>
          <w:color w:val="auto"/>
        </w:rPr>
        <w:commentReference w:id="618"/>
      </w:r>
      <w:bookmarkEnd w:id="617"/>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Ludowicy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w:t>
      </w:r>
      <w:proofErr w:type="spellStart"/>
      <w:r>
        <w:t>AnforderrungsSpezifikation</w:t>
      </w:r>
      <w:proofErr w:type="spellEnd"/>
      <w:r>
        <w:t>) - Erstspezifikation</w:t>
      </w:r>
    </w:p>
    <w:p w14:paraId="0EC66E5D" w14:textId="77777777" w:rsidR="00322626" w:rsidRDefault="00322626" w:rsidP="00322626">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Team 2 Ludowicy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Team 2 Ludowicy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619" w:name="_Toc439502508"/>
      <w:commentRangeStart w:id="620"/>
      <w:commentRangeStart w:id="621"/>
      <w:commentRangeStart w:id="622"/>
      <w:proofErr w:type="spellStart"/>
      <w:r w:rsidRPr="00A95B83">
        <w:t>Scrum</w:t>
      </w:r>
      <w:commentRangeEnd w:id="620"/>
      <w:proofErr w:type="spellEnd"/>
      <w:r w:rsidR="00454420">
        <w:rPr>
          <w:rStyle w:val="Kommentarzeichen"/>
          <w:rFonts w:asciiTheme="minorHAnsi" w:eastAsiaTheme="minorHAnsi" w:hAnsiTheme="minorHAnsi" w:cstheme="minorBidi"/>
          <w:color w:val="auto"/>
        </w:rPr>
        <w:commentReference w:id="620"/>
      </w:r>
      <w:commentRangeEnd w:id="621"/>
      <w:r w:rsidR="008534AF">
        <w:rPr>
          <w:rStyle w:val="Kommentarzeichen"/>
          <w:rFonts w:asciiTheme="minorHAnsi" w:eastAsiaTheme="minorHAnsi" w:hAnsiTheme="minorHAnsi" w:cstheme="minorBidi"/>
          <w:color w:val="auto"/>
        </w:rPr>
        <w:commentReference w:id="621"/>
      </w:r>
      <w:commentRangeEnd w:id="622"/>
      <w:r w:rsidR="00591122">
        <w:rPr>
          <w:rStyle w:val="Kommentarzeichen"/>
          <w:rFonts w:asciiTheme="minorHAnsi" w:eastAsiaTheme="minorHAnsi" w:hAnsiTheme="minorHAnsi" w:cstheme="minorBidi"/>
          <w:color w:val="auto"/>
        </w:rPr>
        <w:commentReference w:id="622"/>
      </w:r>
      <w:bookmarkEnd w:id="619"/>
    </w:p>
    <w:p w14:paraId="632C1DCD" w14:textId="77777777" w:rsidR="007D2024" w:rsidRDefault="007D2024" w:rsidP="007D2024">
      <w:pPr>
        <w:rPr>
          <w:ins w:id="623" w:author="J.-P. K." w:date="2016-01-02T13:02:00Z"/>
        </w:rPr>
      </w:pPr>
    </w:p>
    <w:p w14:paraId="073F3F1A" w14:textId="16ED2C2B" w:rsidR="00CF1F33" w:rsidRDefault="00CF1F33" w:rsidP="007D2024">
      <w:pPr>
        <w:rPr>
          <w:ins w:id="624" w:author="Nico Remus" w:date="2015-11-28T16:59:00Z"/>
        </w:rPr>
      </w:pPr>
      <w:proofErr w:type="spellStart"/>
      <w:ins w:id="625" w:author="J.-P. K." w:date="2016-01-02T13:02:00Z">
        <w:r>
          <w:t>Scrum</w:t>
        </w:r>
        <w:proofErr w:type="spellEnd"/>
        <w:r>
          <w:t xml:space="preserve"> als agile Vorgehensmethode beruht auf so genannten Sprints. Jeder Sprint beginnt mit einem </w:t>
        </w:r>
        <w:proofErr w:type="spellStart"/>
        <w:r>
          <w:t>Planning</w:t>
        </w:r>
        <w:proofErr w:type="spellEnd"/>
        <w:r>
          <w:t>, in dem die Aufgaben</w:t>
        </w:r>
      </w:ins>
      <w:ins w:id="626" w:author="J.-P. K." w:date="2016-01-02T13:05:00Z">
        <w:r w:rsidR="007657B7">
          <w:t xml:space="preserve"> an das Team verteilt</w:t>
        </w:r>
      </w:ins>
      <w:ins w:id="627" w:author="J.-P. K." w:date="2016-01-02T13:02:00Z">
        <w:r>
          <w:t xml:space="preserve"> verteilt werden und endet mit dem Review, in dem die verteilten Stories vorgestellt und </w:t>
        </w:r>
      </w:ins>
      <w:ins w:id="628" w:author="J.-P. K." w:date="2016-01-02T13:05:00Z">
        <w:r w:rsidR="007657B7">
          <w:t xml:space="preserve">vom </w:t>
        </w:r>
        <w:proofErr w:type="spellStart"/>
        <w:r w:rsidR="007657B7">
          <w:t>Product</w:t>
        </w:r>
        <w:proofErr w:type="spellEnd"/>
        <w:r w:rsidR="007657B7">
          <w:t xml:space="preserve"> </w:t>
        </w:r>
        <w:proofErr w:type="spellStart"/>
        <w:r w:rsidR="007657B7">
          <w:t>Owner</w:t>
        </w:r>
        <w:proofErr w:type="spellEnd"/>
        <w:r w:rsidR="007657B7">
          <w:t xml:space="preserve"> </w:t>
        </w:r>
      </w:ins>
      <w:ins w:id="629" w:author="J.-P. K." w:date="2016-01-02T13:02:00Z">
        <w:r>
          <w:t>abgenommen werden.</w:t>
        </w:r>
      </w:ins>
      <w:ins w:id="630" w:author="J.-P. K." w:date="2016-01-02T13:03:00Z">
        <w:r w:rsidR="007657B7">
          <w:t xml:space="preserve"> Die Sprints dauern zwischen einer und meiste vier Wochen, </w:t>
        </w:r>
      </w:ins>
      <w:ins w:id="631" w:author="J.-P. K." w:date="2016-01-02T13:04:00Z">
        <w:r w:rsidR="007657B7">
          <w:t>basierend auf der Komplexität der Aufgaben.</w:t>
        </w:r>
      </w:ins>
      <w:ins w:id="632" w:author="J.-P. K." w:date="2016-01-02T13:06:00Z">
        <w:r w:rsidR="007657B7">
          <w:t xml:space="preserve"> Mehr oder weniger ist selbstverständlich möglich.</w:t>
        </w:r>
      </w:ins>
      <w:ins w:id="633" w:author="J.-P. K." w:date="2016-01-02T13:03:00Z">
        <w:r w:rsidR="007657B7">
          <w:t xml:space="preserve"> </w:t>
        </w:r>
      </w:ins>
    </w:p>
    <w:p w14:paraId="6760168E" w14:textId="1CDDE24C" w:rsidR="00877D50" w:rsidRDefault="00877D50" w:rsidP="007D2024">
      <w:pPr>
        <w:rPr>
          <w:ins w:id="634" w:author="J.-P. K." w:date="2016-01-02T13:06:00Z"/>
        </w:rPr>
      </w:pPr>
      <w:ins w:id="635" w:author="Nico Remus" w:date="2015-11-28T16:59:00Z">
        <w:del w:id="636" w:author="J.-P. K." w:date="2016-01-02T12:59:00Z">
          <w:r w:rsidDel="00CF1F33">
            <w:rPr>
              <w:i/>
            </w:rPr>
            <w:delText>Allgemeines zu scrum</w:delText>
          </w:r>
        </w:del>
      </w:ins>
      <w:proofErr w:type="spellStart"/>
      <w:ins w:id="637" w:author="J.-P. K." w:date="2016-01-02T12:59:00Z">
        <w:r w:rsidR="00CF1F33">
          <w:t>Scrum</w:t>
        </w:r>
        <w:proofErr w:type="spellEnd"/>
        <w:r w:rsidR="00CF1F33">
          <w:t xml:space="preserve"> als sehr bekannte Form der agilen Vorgehensmethoden kam auch für unser Projekt in Frage. Als Alternativen boten sich Extreme </w:t>
        </w:r>
        <w:proofErr w:type="spellStart"/>
        <w:r w:rsidR="00CF1F33">
          <w:t>Programming</w:t>
        </w:r>
        <w:proofErr w:type="spellEnd"/>
        <w:r w:rsidR="00CF1F33">
          <w:t xml:space="preserve"> und das Wasserfallmodell. Wir entschieden und gemeinschaftlich für </w:t>
        </w:r>
        <w:proofErr w:type="spellStart"/>
        <w:r w:rsidR="00CF1F33">
          <w:t>Scrum</w:t>
        </w:r>
        <w:proofErr w:type="spellEnd"/>
        <w:r w:rsidR="00CF1F33">
          <w:t xml:space="preserve"> weil es verschiedene Vorteile resultierend aus dem Vorgehen bietet. </w:t>
        </w:r>
      </w:ins>
      <w:ins w:id="638" w:author="J.-P. K." w:date="2016-01-02T13:00:00Z">
        <w:r w:rsidR="00CF1F33">
          <w:t xml:space="preserve">So musste nicht von Anfang an das komplette Softwaresystem ausspezifiziert worden sein. </w:t>
        </w:r>
      </w:ins>
      <w:ins w:id="639" w:author="J.-P. K." w:date="2016-01-02T13:01:00Z">
        <w:r w:rsidR="00CF1F33">
          <w:t xml:space="preserve">Es war uns möglich durch die Sprints nach und nach die Dinge zu durchdenken. </w:t>
        </w:r>
        <w:proofErr w:type="spellStart"/>
        <w:r w:rsidR="00CF1F33">
          <w:t>Darüberhinaus</w:t>
        </w:r>
        <w:proofErr w:type="spellEnd"/>
        <w:r w:rsidR="00CF1F33">
          <w:t xml:space="preserve"> hatten wir nach jedem Sprint ein besseres Gefühl bis wann das Projekt etwa fertig sein wird, bzw. „wie weit“. Auch lässt sich mit </w:t>
        </w:r>
        <w:proofErr w:type="spellStart"/>
        <w:r w:rsidR="00CF1F33">
          <w:t>Scrum</w:t>
        </w:r>
        <w:proofErr w:type="spellEnd"/>
        <w:r w:rsidR="00CF1F33">
          <w:t xml:space="preserve"> besser die Last im Team verteilen, da jede Woche </w:t>
        </w:r>
      </w:ins>
      <w:ins w:id="640" w:author="J.-P. K." w:date="2016-01-02T13:02:00Z">
        <w:r w:rsidR="00CF1F33">
          <w:t>neu „gewählt“ wurde.</w:t>
        </w:r>
      </w:ins>
    </w:p>
    <w:p w14:paraId="23C438A0" w14:textId="77777777" w:rsidR="007657B7" w:rsidRPr="00CF1F33" w:rsidRDefault="007657B7" w:rsidP="007D2024">
      <w:pPr>
        <w:rPr>
          <w:ins w:id="641" w:author="Nico Remus" w:date="2015-11-28T16:59:00Z"/>
          <w:rPrChange w:id="642" w:author="J.-P. K." w:date="2016-01-02T12:59:00Z">
            <w:rPr>
              <w:ins w:id="643" w:author="Nico Remus" w:date="2015-11-28T16:59:00Z"/>
              <w:i/>
            </w:rPr>
          </w:rPrChange>
        </w:rPr>
      </w:pPr>
    </w:p>
    <w:p w14:paraId="201AD9A8" w14:textId="61DC9C2B" w:rsidR="00877D50" w:rsidRPr="007D2024" w:rsidRDefault="00877D50" w:rsidP="00A71A4B">
      <w:pPr>
        <w:pStyle w:val="berschrift3"/>
      </w:pPr>
      <w:bookmarkStart w:id="644" w:name="_Toc439502509"/>
      <w:proofErr w:type="spellStart"/>
      <w:ins w:id="645" w:author="Nico Remus" w:date="2015-11-28T16:59:00Z">
        <w:r>
          <w:t>Scrum</w:t>
        </w:r>
        <w:proofErr w:type="spellEnd"/>
        <w:r>
          <w:t xml:space="preserve"> im Projekt</w:t>
        </w:r>
      </w:ins>
      <w:bookmarkEnd w:id="644"/>
    </w:p>
    <w:p w14:paraId="045C6B7B" w14:textId="6050F41A" w:rsidR="000A68D2" w:rsidRDefault="00590C07" w:rsidP="00B91245">
      <w:pPr>
        <w:rPr>
          <w:ins w:id="646" w:author="J.-P. K." w:date="2016-01-02T13:15:00Z"/>
        </w:rPr>
      </w:pPr>
      <w:del w:id="647" w:author="J.-P. K." w:date="2016-01-02T13:06:00Z">
        <w:r w:rsidRPr="007657B7" w:rsidDel="007657B7">
          <w:rPr>
            <w:rPrChange w:id="648" w:author="J.-P. K." w:date="2016-01-02T13:06:00Z">
              <w:rPr>
                <w:i/>
              </w:rPr>
            </w:rPrChange>
          </w:rPr>
          <w:delText>Wie verstehen scrum</w:delText>
        </w:r>
        <w:r w:rsidR="00454420" w:rsidRPr="007657B7" w:rsidDel="007657B7">
          <w:rPr>
            <w:rPrChange w:id="649" w:author="J.-P. K." w:date="2016-01-02T13:06:00Z">
              <w:rPr>
                <w:i/>
              </w:rPr>
            </w:rPrChange>
          </w:rPr>
          <w:delText xml:space="preserve"> </w:delText>
        </w:r>
        <w:r w:rsidRPr="007657B7" w:rsidDel="007657B7">
          <w:rPr>
            <w:rPrChange w:id="650" w:author="J.-P. K." w:date="2016-01-02T13:06:00Z">
              <w:rPr>
                <w:i/>
              </w:rPr>
            </w:rPrChange>
          </w:rPr>
          <w:delText xml:space="preserve">&amp; wie setzen wir es um </w:delText>
        </w:r>
        <w:r w:rsidR="007D2024" w:rsidRPr="007657B7" w:rsidDel="007657B7">
          <w:rPr>
            <w:rStyle w:val="Funotenzeichen"/>
            <w:rPrChange w:id="651" w:author="J.-P. K." w:date="2016-01-02T13:06:00Z">
              <w:rPr>
                <w:rStyle w:val="Funotenzeichen"/>
                <w:i/>
              </w:rPr>
            </w:rPrChange>
          </w:rPr>
          <w:footnoteReference w:id="8"/>
        </w:r>
      </w:del>
      <w:ins w:id="654" w:author="J.-P. K." w:date="2016-01-02T13:06:00Z">
        <w:r w:rsidR="007657B7">
          <w:t xml:space="preserve">Die </w:t>
        </w:r>
        <w:proofErr w:type="spellStart"/>
        <w:r w:rsidR="007657B7">
          <w:t>Scrum</w:t>
        </w:r>
        <w:proofErr w:type="spellEnd"/>
        <w:r w:rsidR="007657B7">
          <w:t xml:space="preserve"> </w:t>
        </w:r>
        <w:proofErr w:type="spellStart"/>
        <w:r w:rsidR="007657B7">
          <w:t>vorgehensweise</w:t>
        </w:r>
        <w:proofErr w:type="spellEnd"/>
        <w:r w:rsidR="007657B7">
          <w:t xml:space="preserve"> wurde in unserem Team gemeinschaftlich beschlossen und fast vollständig umgesetzt.</w:t>
        </w:r>
      </w:ins>
      <w:ins w:id="655" w:author="J.-P. K." w:date="2016-01-02T13:07:00Z">
        <w:r w:rsidR="007657B7">
          <w:t xml:space="preserve"> Wir verstehen </w:t>
        </w:r>
        <w:proofErr w:type="spellStart"/>
        <w:r w:rsidR="007657B7">
          <w:t>Scrum</w:t>
        </w:r>
        <w:proofErr w:type="spellEnd"/>
        <w:r w:rsidR="007657B7">
          <w:t xml:space="preserve"> als Richtlinie wonach </w:t>
        </w:r>
      </w:ins>
      <w:ins w:id="656" w:author="J.-P. K." w:date="2016-01-02T13:08:00Z">
        <w:r w:rsidR="007657B7">
          <w:t>wir</w:t>
        </w:r>
      </w:ins>
      <w:ins w:id="657" w:author="J.-P. K." w:date="2016-01-02T13:10:00Z">
        <w:r w:rsidR="007657B7">
          <w:t xml:space="preserve"> die mehrheitlichen Regeln befolgen. So haben wir</w:t>
        </w:r>
      </w:ins>
      <w:ins w:id="658" w:author="J.-P. K." w:date="2016-01-02T13:08:00Z">
        <w:r w:rsidR="007657B7">
          <w:t xml:space="preserve"> eine Menge fester Rollen haben, welche ein festes Aufgabengebiet übernehmen. </w:t>
        </w:r>
      </w:ins>
      <w:ins w:id="659" w:author="J.-P. K." w:date="2016-01-02T13:09:00Z">
        <w:r w:rsidR="007657B7">
          <w:t xml:space="preserve">Jedoch kann in unserem Team eine Person mehrere Rollen gleichzeitig wahrnehmen und wirkt entsprechend anders an dem Fortschritt des Projektes mit. </w:t>
        </w:r>
      </w:ins>
      <w:ins w:id="660" w:author="J.-P. K." w:date="2016-01-02T13:14:00Z">
        <w:r w:rsidR="000A68D2">
          <w:t>Darüber hinaus</w:t>
        </w:r>
      </w:ins>
      <w:ins w:id="661" w:author="J.-P. K." w:date="2016-01-02T13:10:00Z">
        <w:r w:rsidR="007657B7">
          <w:t xml:space="preserve"> ist auch das Vorgehen, mit Sprint, </w:t>
        </w:r>
        <w:proofErr w:type="spellStart"/>
        <w:r w:rsidR="007657B7">
          <w:t>Planning</w:t>
        </w:r>
        <w:proofErr w:type="spellEnd"/>
        <w:r w:rsidR="007657B7">
          <w:t xml:space="preserve">, Review, Retrospektive (war sehr wichtig für das </w:t>
        </w:r>
        <w:proofErr w:type="spellStart"/>
        <w:r w:rsidR="007657B7">
          <w:t>Anfo</w:t>
        </w:r>
        <w:proofErr w:type="spellEnd"/>
        <w:r w:rsidR="007657B7">
          <w:t xml:space="preserve">-Team) dem </w:t>
        </w:r>
        <w:proofErr w:type="spellStart"/>
        <w:r w:rsidR="007657B7">
          <w:t>Scrum</w:t>
        </w:r>
        <w:proofErr w:type="spellEnd"/>
        <w:r w:rsidR="007657B7">
          <w:t xml:space="preserve"> Vorbild </w:t>
        </w:r>
      </w:ins>
      <w:ins w:id="662" w:author="J.-P. K." w:date="2016-01-02T13:11:00Z">
        <w:r w:rsidR="007657B7">
          <w:t xml:space="preserve">nachempfunden. Jedoch verzichteten wir auf </w:t>
        </w:r>
        <w:proofErr w:type="spellStart"/>
        <w:r w:rsidR="007657B7">
          <w:t>Daylies</w:t>
        </w:r>
        <w:proofErr w:type="spellEnd"/>
        <w:r w:rsidR="007657B7">
          <w:t xml:space="preserve"> und haben stattdessen eine selbstständige Eintragung in unserer Story </w:t>
        </w:r>
      </w:ins>
      <w:ins w:id="663" w:author="J.-P. K." w:date="2016-01-02T13:12:00Z">
        <w:r w:rsidR="007657B7">
          <w:t>Bord</w:t>
        </w:r>
      </w:ins>
      <w:ins w:id="664" w:author="J.-P. K." w:date="2016-01-02T13:11:00Z">
        <w:r w:rsidR="007657B7">
          <w:t xml:space="preserve"> in Form von Kommentaren bevorzugt. Dies reduzierte die extreme organisationslast auf Seiten der </w:t>
        </w:r>
        <w:proofErr w:type="spellStart"/>
        <w:r w:rsidR="007657B7">
          <w:t>Scrum</w:t>
        </w:r>
        <w:proofErr w:type="spellEnd"/>
        <w:r w:rsidR="007657B7">
          <w:t xml:space="preserve"> Master ein wenig und jeder </w:t>
        </w:r>
      </w:ins>
      <w:ins w:id="665" w:author="J.-P. K." w:date="2016-01-02T13:12:00Z">
        <w:r w:rsidR="007657B7">
          <w:t>konnte</w:t>
        </w:r>
      </w:ins>
      <w:ins w:id="666" w:author="J.-P. K." w:date="2016-01-02T13:11:00Z">
        <w:r w:rsidR="007657B7">
          <w:t xml:space="preserve"> </w:t>
        </w:r>
      </w:ins>
      <w:ins w:id="667" w:author="J.-P. K." w:date="2016-01-02T13:12:00Z">
        <w:r w:rsidR="007657B7">
          <w:t>sich einteilen wann er welche Aufgaben macht. Wichtig war uns das die Aufgaben erledigt werden innerhalb des Zeitraums – nicht aber auf welche Art und Weise. Das Ergebnis musste stimmen.</w:t>
        </w:r>
      </w:ins>
      <w:ins w:id="668" w:author="J.-P. K." w:date="2016-01-02T13:14:00Z">
        <w:r w:rsidR="000A68D2">
          <w:t xml:space="preserve"> Als weiteren Unterschied wurden die Stories kategorisiert. Dies half uns bei der Verteilung den jeweilig richtigen Personen die Aufgaben zu überreichen. </w:t>
        </w:r>
      </w:ins>
      <w:ins w:id="669" w:author="J.-P. K." w:date="2016-01-02T13:15:00Z">
        <w:r w:rsidR="000A68D2">
          <w:t xml:space="preserve">Selbstständiges Wählen der Aufgaben und raten durch die Mitglieder des Teams hat leider nicht wie erwartet funktioniert. </w:t>
        </w:r>
      </w:ins>
      <w:ins w:id="670" w:author="J.-P. K." w:date="2016-01-02T13:25:00Z">
        <w:r w:rsidR="00455330">
          <w:br/>
          <w:t xml:space="preserve">Zum Ende des Projektes, also über die Weihnachtsfeiertage, als die Zuarbeit des Teams gegen null lief, wurde das Vorgehen auf extreme </w:t>
        </w:r>
        <w:proofErr w:type="spellStart"/>
        <w:r w:rsidR="00455330">
          <w:t>Programming</w:t>
        </w:r>
        <w:proofErr w:type="spellEnd"/>
        <w:r w:rsidR="00455330">
          <w:t xml:space="preserve"> umgestellt. </w:t>
        </w:r>
      </w:ins>
      <w:ins w:id="671" w:author="J.-P. K." w:date="2016-01-02T13:26:00Z">
        <w:r w:rsidR="00455330">
          <w:t>Eine kleine Gruppe setzte dann alle notwendigen Funktionen um.</w:t>
        </w:r>
      </w:ins>
    </w:p>
    <w:p w14:paraId="27491F81" w14:textId="6D6506D0" w:rsidR="000A68D2" w:rsidRPr="007657B7" w:rsidRDefault="000A68D2" w:rsidP="00B91245">
      <w:pPr>
        <w:rPr>
          <w:rPrChange w:id="672" w:author="J.-P. K." w:date="2016-01-02T13:06:00Z">
            <w:rPr>
              <w:i/>
            </w:rPr>
          </w:rPrChange>
        </w:rPr>
      </w:pPr>
      <w:ins w:id="673" w:author="J.-P. K." w:date="2016-01-02T13:16:00Z">
        <w:r>
          <w:t>Hier eine kurze Zusammenfassung unserer Rahmenwerte:</w:t>
        </w:r>
      </w:ins>
    </w:p>
    <w:p w14:paraId="60956263" w14:textId="77777777" w:rsidR="00B91245" w:rsidRDefault="00B91245" w:rsidP="008C697F">
      <w:pPr>
        <w:pStyle w:val="berschrift4"/>
        <w:rPr>
          <w:ins w:id="674" w:author="J.-P. K." w:date="2016-01-02T13:17:00Z"/>
        </w:rPr>
      </w:pPr>
      <w:r w:rsidRPr="00CF1F33">
        <w:lastRenderedPageBreak/>
        <w:t>Agil</w:t>
      </w:r>
    </w:p>
    <w:p w14:paraId="67A597AB" w14:textId="77777777" w:rsidR="000A68D2" w:rsidRPr="000A68D2" w:rsidRDefault="000A68D2">
      <w:pPr>
        <w:rPr>
          <w:rPrChange w:id="675" w:author="J.-P. K." w:date="2016-01-02T13:17:00Z">
            <w:rPr/>
          </w:rPrChange>
        </w:rPr>
        <w:pPrChange w:id="676" w:author="J.-P. K." w:date="2016-01-02T13:17:00Z">
          <w:pPr>
            <w:pStyle w:val="berschrift4"/>
          </w:pPr>
        </w:pPrChange>
      </w:pPr>
    </w:p>
    <w:p w14:paraId="5DEC477B" w14:textId="33C0956C" w:rsidR="00B91245" w:rsidRDefault="00B91245">
      <w:pPr>
        <w:pStyle w:val="Listenabsatz"/>
        <w:numPr>
          <w:ilvl w:val="0"/>
          <w:numId w:val="21"/>
        </w:numPr>
        <w:spacing w:after="0" w:line="276" w:lineRule="auto"/>
        <w:rPr>
          <w:ins w:id="677" w:author="J.-P. K." w:date="2016-01-02T13:17:00Z"/>
        </w:rPr>
        <w:pPrChange w:id="678" w:author="J.-P. K." w:date="2016-01-02T13:17:00Z">
          <w:pPr>
            <w:spacing w:after="0" w:line="276" w:lineRule="auto"/>
            <w:ind w:left="720"/>
            <w:contextualSpacing/>
          </w:pPr>
        </w:pPrChange>
      </w:pPr>
      <w:r w:rsidRPr="00CF1F33">
        <w:rPr>
          <w:rPrChange w:id="679" w:author="J.-P. K." w:date="2016-01-02T12:59:00Z">
            <w:rPr>
              <w:lang w:val="en-US"/>
            </w:rPr>
          </w:rPrChange>
        </w:rPr>
        <w:t>Sprintlänge: 1 Woche</w:t>
      </w:r>
    </w:p>
    <w:p w14:paraId="56B86704" w14:textId="77777777" w:rsidR="000A68D2" w:rsidRPr="00CF1F33" w:rsidRDefault="000A68D2" w:rsidP="008C697F">
      <w:pPr>
        <w:spacing w:after="0" w:line="276" w:lineRule="auto"/>
        <w:ind w:left="720"/>
        <w:contextualSpacing/>
        <w:rPr>
          <w:rPrChange w:id="680" w:author="J.-P. K." w:date="2016-01-02T12:59:00Z">
            <w:rPr>
              <w:lang w:val="en-US"/>
            </w:rPr>
          </w:rPrChange>
        </w:rPr>
      </w:pPr>
    </w:p>
    <w:p w14:paraId="33B77EEF" w14:textId="77777777" w:rsidR="00877D50" w:rsidRDefault="00B91245" w:rsidP="00333884">
      <w:pPr>
        <w:spacing w:after="0" w:line="276" w:lineRule="auto"/>
        <w:contextualSpacing/>
        <w:rPr>
          <w:ins w:id="681" w:author="J.-P. K." w:date="2016-01-02T13:17:00Z"/>
          <w:rStyle w:val="berschrift4Zchn"/>
        </w:rPr>
      </w:pPr>
      <w:r w:rsidRPr="00CF1F33">
        <w:rPr>
          <w:rStyle w:val="berschrift4Zchn"/>
        </w:rPr>
        <w:t xml:space="preserve">Story - </w:t>
      </w:r>
      <w:proofErr w:type="spellStart"/>
      <w:r w:rsidRPr="00CF1F33">
        <w:rPr>
          <w:rStyle w:val="berschrift4Zchn"/>
        </w:rPr>
        <w:t>Creation</w:t>
      </w:r>
      <w:proofErr w:type="spellEnd"/>
      <w:r w:rsidRPr="00CF1F33">
        <w:rPr>
          <w:rStyle w:val="berschrift4Zchn"/>
        </w:rPr>
        <w:t xml:space="preserve"> Team</w:t>
      </w:r>
    </w:p>
    <w:p w14:paraId="7B54F3DE" w14:textId="77777777" w:rsidR="000A68D2" w:rsidRPr="00CF1F33" w:rsidRDefault="000A68D2" w:rsidP="00333884">
      <w:pPr>
        <w:spacing w:after="0" w:line="276" w:lineRule="auto"/>
        <w:contextualSpacing/>
        <w:rPr>
          <w:rStyle w:val="berschrift4Zchn"/>
          <w:rPrChange w:id="682" w:author="J.-P. K." w:date="2016-01-02T12:59:00Z">
            <w:rPr>
              <w:rStyle w:val="berschrift4Zchn"/>
              <w:lang w:val="en-US"/>
            </w:rPr>
          </w:rPrChange>
        </w:rPr>
      </w:pPr>
    </w:p>
    <w:p w14:paraId="4C7F1984" w14:textId="143F69A0" w:rsidR="00B91245" w:rsidRPr="000A68D2" w:rsidDel="007657B7" w:rsidRDefault="007657B7">
      <w:pPr>
        <w:rPr>
          <w:del w:id="683" w:author="J.-P. K." w:date="2016-01-02T13:13:00Z"/>
          <w:rPrChange w:id="684" w:author="J.-P. K." w:date="2016-01-02T13:14:00Z">
            <w:rPr>
              <w:del w:id="685" w:author="J.-P. K." w:date="2016-01-02T13:13:00Z"/>
              <w:lang w:val="en-US"/>
            </w:rPr>
          </w:rPrChange>
        </w:rPr>
        <w:pPrChange w:id="686" w:author="J.-P. K." w:date="2016-01-02T13:13:00Z">
          <w:pPr>
            <w:spacing w:after="0" w:line="276" w:lineRule="auto"/>
            <w:contextualSpacing/>
          </w:pPr>
        </w:pPrChange>
      </w:pPr>
      <w:ins w:id="687" w:author="J.-P. K." w:date="2016-01-02T13:13:00Z">
        <w:r>
          <w:t xml:space="preserve">siehe 2.1.1 </w:t>
        </w:r>
        <w:proofErr w:type="spellStart"/>
        <w:r>
          <w:t>Anfo</w:t>
        </w:r>
        <w:proofErr w:type="spellEnd"/>
        <w:r>
          <w:t xml:space="preserve"> Team.</w:t>
        </w:r>
      </w:ins>
      <w:del w:id="688" w:author="J.-P. K." w:date="2016-01-02T13:13:00Z">
        <w:r w:rsidR="00B91245" w:rsidRPr="00CF1F33" w:rsidDel="007657B7">
          <w:rPr>
            <w:rPrChange w:id="689" w:author="J.-P. K." w:date="2016-01-02T12:59:00Z">
              <w:rPr>
                <w:lang w:val="en-US"/>
              </w:rPr>
            </w:rPrChange>
          </w:rPr>
          <w:delText xml:space="preserve">: to be </w:delText>
        </w:r>
        <w:r w:rsidR="00B91245" w:rsidRPr="000A68D2" w:rsidDel="007657B7">
          <w:rPr>
            <w:rPrChange w:id="690" w:author="J.-P. K." w:date="2016-01-02T13:14:00Z">
              <w:rPr>
                <w:lang w:val="en-US"/>
              </w:rPr>
            </w:rPrChange>
          </w:rPr>
          <w:delText>defined</w:delText>
        </w:r>
      </w:del>
    </w:p>
    <w:p w14:paraId="68F70906" w14:textId="77777777" w:rsidR="007657B7" w:rsidRDefault="007657B7">
      <w:pPr>
        <w:rPr>
          <w:ins w:id="691" w:author="J.-P. K." w:date="2016-01-02T13:13:00Z"/>
        </w:rPr>
        <w:pPrChange w:id="692" w:author="J.-P. K." w:date="2016-01-02T13:13:00Z">
          <w:pPr>
            <w:pStyle w:val="berschrift4"/>
          </w:pPr>
        </w:pPrChange>
      </w:pPr>
    </w:p>
    <w:p w14:paraId="220A94CE" w14:textId="0D6AA444" w:rsidR="00877D50" w:rsidRDefault="00877D50" w:rsidP="00333884">
      <w:pPr>
        <w:pStyle w:val="berschrift4"/>
        <w:rPr>
          <w:ins w:id="693" w:author="J.-P. K." w:date="2016-01-02T13:13:00Z"/>
        </w:rPr>
      </w:pPr>
      <w:r w:rsidRPr="008715B8">
        <w:rPr>
          <w:rPrChange w:id="694" w:author="sheldon edward" w:date="2015-12-02T18:26:00Z">
            <w:rPr>
              <w:lang w:val="en-US"/>
            </w:rPr>
          </w:rPrChange>
        </w:rPr>
        <w:t>Kategorisierung</w:t>
      </w:r>
      <w:ins w:id="695" w:author="J.-P. K." w:date="2016-01-02T13:17:00Z">
        <w:r w:rsidR="000A68D2">
          <w:t xml:space="preserve"> der Stories </w:t>
        </w:r>
      </w:ins>
    </w:p>
    <w:p w14:paraId="5F0C6EAF" w14:textId="77777777" w:rsidR="007657B7" w:rsidRPr="007657B7" w:rsidRDefault="007657B7">
      <w:pPr>
        <w:rPr>
          <w:rPrChange w:id="696" w:author="J.-P. K." w:date="2016-01-02T13:13:00Z">
            <w:rPr>
              <w:lang w:val="en-US"/>
            </w:rPr>
          </w:rPrChange>
        </w:rPr>
        <w:pPrChange w:id="697" w:author="J.-P. K." w:date="2016-01-02T13:13:00Z">
          <w:pPr>
            <w:pStyle w:val="berschrift4"/>
          </w:pPr>
        </w:pPrChange>
      </w:pPr>
    </w:p>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rPr>
          <w:ins w:id="698" w:author="J.-P. K." w:date="2016-01-02T13:07:00Z"/>
        </w:rPr>
      </w:pPr>
      <w:r>
        <w:t>Visual Design</w:t>
      </w:r>
    </w:p>
    <w:p w14:paraId="1FD4540A" w14:textId="2FA8CBF1" w:rsidR="007657B7" w:rsidRDefault="007657B7" w:rsidP="00B91245">
      <w:pPr>
        <w:numPr>
          <w:ilvl w:val="1"/>
          <w:numId w:val="10"/>
        </w:numPr>
        <w:spacing w:after="0" w:line="276" w:lineRule="auto"/>
        <w:ind w:hanging="360"/>
        <w:contextualSpacing/>
      </w:pPr>
      <w:proofErr w:type="spellStart"/>
      <w:ins w:id="699" w:author="J.-P. K." w:date="2016-01-02T13:07:00Z">
        <w:r>
          <w:t>Pre-Dev</w:t>
        </w:r>
      </w:ins>
      <w:proofErr w:type="spellEnd"/>
    </w:p>
    <w:p w14:paraId="63DAE977" w14:textId="77777777" w:rsidR="00877D50" w:rsidRDefault="00B91245" w:rsidP="008C697F">
      <w:pPr>
        <w:spacing w:after="0" w:line="276" w:lineRule="auto"/>
        <w:contextualSpacing/>
        <w:rPr>
          <w:ins w:id="700" w:author="Nico Remus" w:date="2015-11-28T17:03:00Z"/>
        </w:rPr>
      </w:pPr>
      <w:proofErr w:type="spellStart"/>
      <w:r w:rsidRPr="008C697F">
        <w:rPr>
          <w:rStyle w:val="berschrift4Zchn"/>
        </w:rPr>
        <w:t>Storypoints</w:t>
      </w:r>
      <w:proofErr w:type="spellEnd"/>
      <w:r>
        <w:t xml:space="preserve"> </w:t>
      </w:r>
    </w:p>
    <w:p w14:paraId="4732F3AE" w14:textId="64000F90" w:rsidR="00B91245" w:rsidRDefault="00B91245" w:rsidP="008C697F">
      <w:pPr>
        <w:spacing w:after="0" w:line="276" w:lineRule="auto"/>
        <w:contextualSpacing/>
      </w:pPr>
      <w:r>
        <w:t xml:space="preserve">= </w:t>
      </w:r>
      <w:proofErr w:type="spellStart"/>
      <w:r>
        <w:t>Arbeitstunden</w:t>
      </w:r>
      <w:proofErr w:type="spellEnd"/>
      <w:r>
        <w:t xml:space="preserve"> (60min reale Arbeit)</w:t>
      </w:r>
    </w:p>
    <w:p w14:paraId="5D6FABB3" w14:textId="77777777" w:rsidR="00877D50" w:rsidRDefault="00877D50" w:rsidP="008C697F">
      <w:pPr>
        <w:rPr>
          <w:ins w:id="701" w:author="Nico Remus" w:date="2015-11-28T16:59:00Z"/>
        </w:rPr>
      </w:pPr>
    </w:p>
    <w:p w14:paraId="13FFD563" w14:textId="0BA98D70" w:rsidR="00877D50" w:rsidRDefault="00877D50" w:rsidP="008C697F">
      <w:pPr>
        <w:pStyle w:val="berschrift4"/>
      </w:pPr>
      <w:proofErr w:type="spellStart"/>
      <w:r w:rsidRPr="008C697F">
        <w:t>Scrum</w:t>
      </w:r>
      <w:proofErr w:type="spellEnd"/>
      <w:r w:rsidRPr="008C697F">
        <w:t>-Storyboard</w:t>
      </w:r>
      <w:r>
        <w:rPr>
          <w:rStyle w:val="Kommentarzeichen"/>
        </w:rPr>
        <w:commentReference w:id="702"/>
      </w:r>
      <w:r>
        <w:rPr>
          <w:rStyle w:val="Funotenzeichen"/>
        </w:rPr>
        <w:footnoteReference w:id="9"/>
      </w:r>
    </w:p>
    <w:p w14:paraId="035E1769" w14:textId="5C061AD4" w:rsidR="000A68D2" w:rsidRPr="000A68D2" w:rsidRDefault="00814524" w:rsidP="008C697F">
      <w:pPr>
        <w:rPr>
          <w:rPrChange w:id="704" w:author="J.-P. K." w:date="2016-01-02T13:17:00Z">
            <w:rPr>
              <w:i/>
            </w:rPr>
          </w:rPrChange>
        </w:rPr>
      </w:pPr>
      <w:del w:id="705" w:author="J.-P. K." w:date="2016-01-02T13:17:00Z">
        <w:r w:rsidDel="000A68D2">
          <w:rPr>
            <w:i/>
          </w:rPr>
          <w:delText>Was ist es /</w:delText>
        </w:r>
        <w:r w:rsidR="00877D50" w:rsidDel="000A68D2">
          <w:rPr>
            <w:i/>
          </w:rPr>
          <w:delText>wer ist technisch für zuständig/wer inhaltlich</w:delText>
        </w:r>
      </w:del>
      <w:ins w:id="706" w:author="J.-P. K." w:date="2016-01-02T13:17:00Z">
        <w:r w:rsidR="000A68D2">
          <w:t xml:space="preserve">Das Story Board ist das zentrale </w:t>
        </w:r>
      </w:ins>
      <w:ins w:id="707" w:author="J.-P. K." w:date="2016-01-02T13:18:00Z">
        <w:r w:rsidR="000A68D2">
          <w:t xml:space="preserve">Fortschritts-Messinstrument gewesen. Auf dem Story </w:t>
        </w:r>
      </w:ins>
      <w:ins w:id="708" w:author="J.-P. K." w:date="2016-01-02T13:22:00Z">
        <w:r w:rsidR="000A68D2">
          <w:t>Bord</w:t>
        </w:r>
      </w:ins>
      <w:ins w:id="709" w:author="J.-P. K." w:date="2016-01-02T13:18:00Z">
        <w:r w:rsidR="000A68D2">
          <w:t xml:space="preserve"> sind alle Aufgaben hinterlegt. Es zeigt den aktuellen Status (Fertig, in Bearbeitung und offen) sowie welche Personen zuständig sind und wie komplex die Aufgabe scheint. </w:t>
        </w:r>
      </w:ins>
      <w:ins w:id="710" w:author="J.-P. K." w:date="2016-01-02T13:20:00Z">
        <w:r w:rsidR="000A68D2">
          <w:t xml:space="preserve">Die Idee zum </w:t>
        </w:r>
      </w:ins>
      <w:ins w:id="711" w:author="J.-P. K." w:date="2016-01-02T13:22:00Z">
        <w:r w:rsidR="000A68D2">
          <w:t>Story</w:t>
        </w:r>
      </w:ins>
      <w:ins w:id="712" w:author="J.-P. K." w:date="2016-01-02T13:20:00Z">
        <w:r w:rsidR="000A68D2">
          <w:t xml:space="preserve"> </w:t>
        </w:r>
      </w:ins>
      <w:ins w:id="713" w:author="J.-P. K." w:date="2016-01-02T13:22:00Z">
        <w:r w:rsidR="000A68D2">
          <w:t>Bord</w:t>
        </w:r>
      </w:ins>
      <w:ins w:id="714" w:author="J.-P. K." w:date="2016-01-02T13:20:00Z">
        <w:r w:rsidR="000A68D2">
          <w:t xml:space="preserve"> kam während des ersten Sprints zur Erfassung des Fortschritts und um Motivation bei den Gruppenmitgliedern zu fördern. Auf dem Board sieht man sehr gut wie viel Arbeit noch getan werden muss.</w:t>
        </w:r>
      </w:ins>
      <w:ins w:id="715" w:author="J.-P. K." w:date="2016-01-02T13:21:00Z">
        <w:r w:rsidR="000A68D2">
          <w:t xml:space="preserve"> Hauptverantwortlich für die Anforderungsdefinition war Jean-Pierre Klodzinski (in Zusammenarbeit mit Stefan Ludowicy und Philipp Staats) und </w:t>
        </w:r>
      </w:ins>
      <w:ins w:id="716" w:author="J.-P. K." w:date="2016-01-02T13:22:00Z">
        <w:r w:rsidR="000A68D2">
          <w:t>letztendlich</w:t>
        </w:r>
      </w:ins>
      <w:ins w:id="717" w:author="J.-P. K." w:date="2016-01-02T13:21:00Z">
        <w:r w:rsidR="000A68D2">
          <w:t xml:space="preserve"> umgesetzt wurde es von Nico Remus (in Kooperation mit Philipp </w:t>
        </w:r>
      </w:ins>
      <w:ins w:id="718" w:author="J.-P. K." w:date="2016-01-02T13:22:00Z">
        <w:r w:rsidR="000A68D2">
          <w:t>Staats</w:t>
        </w:r>
      </w:ins>
      <w:ins w:id="719" w:author="J.-P. K." w:date="2016-01-02T13:21:00Z">
        <w:r w:rsidR="000A68D2">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720" w:name="_Toc439502510"/>
      <w:r w:rsidRPr="00A95B83">
        <w:t xml:space="preserve">Extreme </w:t>
      </w:r>
      <w:proofErr w:type="spellStart"/>
      <w:r w:rsidRPr="00A95B83">
        <w:t>Programming</w:t>
      </w:r>
      <w:bookmarkEnd w:id="720"/>
      <w:proofErr w:type="spellEnd"/>
    </w:p>
    <w:p w14:paraId="5901636F" w14:textId="77777777" w:rsidR="0005585B" w:rsidRDefault="0005585B">
      <w:pPr>
        <w:rPr>
          <w:i/>
        </w:rPr>
      </w:pPr>
      <w:commentRangeStart w:id="721"/>
      <w:r>
        <w:rPr>
          <w:i/>
        </w:rPr>
        <w:t xml:space="preserve">Funktionalität der </w:t>
      </w:r>
      <w:proofErr w:type="spellStart"/>
      <w:r>
        <w:rPr>
          <w:i/>
        </w:rPr>
        <w:t>CoOp</w:t>
      </w:r>
      <w:proofErr w:type="spellEnd"/>
      <w:r>
        <w:rPr>
          <w:i/>
        </w:rPr>
        <w:t xml:space="preserve"> Arbeit von 2-3 Entwicklern + Backup</w:t>
      </w:r>
      <w:commentRangeEnd w:id="721"/>
      <w:r w:rsidR="00896F05">
        <w:rPr>
          <w:rStyle w:val="Kommentarzeichen"/>
        </w:rPr>
        <w:commentReference w:id="721"/>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5pt" o:ole="">
            <v:imagedata r:id="rId10" o:title=""/>
          </v:shape>
          <o:OLEObject Type="Embed" ProgID="PowerPoint.Show.12" ShapeID="_x0000_i1025" DrawAspect="Icon" ObjectID="_1513258428" r:id="rId11"/>
        </w:object>
      </w:r>
      <w:r w:rsidR="007D2024">
        <w:rPr>
          <w:rStyle w:val="Funotenzeichen"/>
          <w:i/>
        </w:rPr>
        <w:footnoteReference w:id="10"/>
      </w:r>
      <w:r w:rsidR="0058701F">
        <w:br w:type="page"/>
      </w:r>
    </w:p>
    <w:p w14:paraId="508560CD" w14:textId="77777777" w:rsidR="00F35580" w:rsidRDefault="00597D84" w:rsidP="0058701F">
      <w:pPr>
        <w:pStyle w:val="berschrift1"/>
        <w:rPr>
          <w:ins w:id="722" w:author="J.-P. K." w:date="2016-01-02T12:46:00Z"/>
        </w:rPr>
      </w:pPr>
      <w:bookmarkStart w:id="723" w:name="_Toc439502511"/>
      <w:commentRangeStart w:id="724"/>
      <w:commentRangeStart w:id="725"/>
      <w:commentRangeStart w:id="726"/>
      <w:r w:rsidRPr="00597D84">
        <w:lastRenderedPageBreak/>
        <w:t>Risikomanagement</w:t>
      </w:r>
      <w:commentRangeEnd w:id="724"/>
      <w:r w:rsidR="004E5C27">
        <w:rPr>
          <w:rStyle w:val="Kommentarzeichen"/>
          <w:rFonts w:asciiTheme="minorHAnsi" w:eastAsiaTheme="minorHAnsi" w:hAnsiTheme="minorHAnsi" w:cstheme="minorBidi"/>
          <w:color w:val="auto"/>
        </w:rPr>
        <w:commentReference w:id="724"/>
      </w:r>
      <w:bookmarkEnd w:id="723"/>
      <w:commentRangeEnd w:id="725"/>
    </w:p>
    <w:p w14:paraId="14C58C3F" w14:textId="77777777" w:rsidR="00F35580" w:rsidRPr="00F35580" w:rsidRDefault="00F35580">
      <w:pPr>
        <w:rPr>
          <w:ins w:id="727" w:author="J.-P. K." w:date="2016-01-02T12:46:00Z"/>
          <w:rPrChange w:id="728" w:author="J.-P. K." w:date="2016-01-02T12:46:00Z">
            <w:rPr>
              <w:ins w:id="729" w:author="J.-P. K." w:date="2016-01-02T12:46:00Z"/>
            </w:rPr>
          </w:rPrChange>
        </w:rPr>
        <w:pPrChange w:id="730" w:author="J.-P. K." w:date="2016-01-02T12:46:00Z">
          <w:pPr>
            <w:pStyle w:val="berschrift1"/>
          </w:pPr>
        </w:pPrChange>
      </w:pPr>
      <w:ins w:id="731" w:author="J.-P. K." w:date="2016-01-02T12:47:00Z">
        <w:r>
          <w:object w:dxaOrig="1531" w:dyaOrig="1002" w14:anchorId="39AC1F8F">
            <v:shape id="_x0000_i1026" type="#_x0000_t75" style="width:76.5pt;height:50.25pt" o:ole="">
              <v:imagedata r:id="rId12" o:title=""/>
            </v:shape>
            <o:OLEObject Type="Embed" ProgID="Excel.Sheet.12" ShapeID="_x0000_i1026" DrawAspect="Icon" ObjectID="_1513258429" r:id="rId13"/>
          </w:object>
        </w:r>
      </w:ins>
    </w:p>
    <w:p w14:paraId="1BD772FE" w14:textId="47151F36" w:rsidR="00597D84" w:rsidRPr="00597D84" w:rsidDel="00F35580" w:rsidRDefault="00F90ACB">
      <w:pPr>
        <w:pStyle w:val="berschrift1"/>
        <w:numPr>
          <w:ilvl w:val="0"/>
          <w:numId w:val="0"/>
        </w:numPr>
        <w:rPr>
          <w:del w:id="732" w:author="J.-P. K." w:date="2016-01-02T12:46:00Z"/>
        </w:rPr>
        <w:pPrChange w:id="733" w:author="J.-P. K." w:date="2016-01-02T12:46:00Z">
          <w:pPr>
            <w:pStyle w:val="berschrift1"/>
          </w:pPr>
        </w:pPrChange>
      </w:pPr>
      <w:del w:id="734" w:author="J.-P. K." w:date="2016-01-02T12:46:00Z">
        <w:r w:rsidDel="00F35580">
          <w:rPr>
            <w:rStyle w:val="Kommentarzeichen"/>
            <w:rFonts w:asciiTheme="minorHAnsi" w:eastAsiaTheme="minorHAnsi" w:hAnsiTheme="minorHAnsi" w:cstheme="minorBidi"/>
            <w:color w:val="auto"/>
          </w:rPr>
          <w:commentReference w:id="725"/>
        </w:r>
        <w:commentRangeEnd w:id="726"/>
        <w:r w:rsidR="00333884" w:rsidDel="00F35580">
          <w:rPr>
            <w:rStyle w:val="Kommentarzeichen"/>
            <w:rFonts w:asciiTheme="minorHAnsi" w:eastAsiaTheme="minorHAnsi" w:hAnsiTheme="minorHAnsi" w:cstheme="minorBidi"/>
            <w:color w:val="auto"/>
          </w:rPr>
          <w:commentReference w:id="726"/>
        </w:r>
        <w:bookmarkStart w:id="735" w:name="_Toc439502512"/>
        <w:bookmarkEnd w:id="735"/>
      </w:del>
    </w:p>
    <w:p w14:paraId="33632A87" w14:textId="77777777" w:rsidR="0058701F" w:rsidRDefault="00597D84" w:rsidP="0058701F">
      <w:pPr>
        <w:pStyle w:val="berschrift2"/>
      </w:pPr>
      <w:bookmarkStart w:id="736" w:name="_Toc439502513"/>
      <w:proofErr w:type="spellStart"/>
      <w:r>
        <w:t>Stakeholderanalyse</w:t>
      </w:r>
      <w:bookmarkEnd w:id="736"/>
      <w:proofErr w:type="spellEnd"/>
    </w:p>
    <w:p w14:paraId="7E6355FB" w14:textId="77777777" w:rsidR="00597D84" w:rsidRDefault="00597D84" w:rsidP="00597D84">
      <w:pPr>
        <w:pStyle w:val="berschrift3"/>
      </w:pPr>
      <w:bookmarkStart w:id="737" w:name="_Toc439502514"/>
      <w:r>
        <w:t>Intern</w:t>
      </w:r>
      <w:bookmarkEnd w:id="737"/>
    </w:p>
    <w:p w14:paraId="43E66F53" w14:textId="77777777" w:rsidR="00597D84" w:rsidRDefault="00597D84" w:rsidP="0058701F">
      <w:pPr>
        <w:pStyle w:val="berschrift4"/>
      </w:pPr>
      <w:r w:rsidRPr="0058701F">
        <w:t>Projektmitglied fällt temporär aus</w:t>
      </w:r>
    </w:p>
    <w:p w14:paraId="7A49A7C7" w14:textId="77777777" w:rsidR="009016DF" w:rsidRPr="009016DF" w:rsidRDefault="009016DF" w:rsidP="009016DF"/>
    <w:p w14:paraId="76B67B52" w14:textId="77777777" w:rsidR="00597D84" w:rsidRDefault="00597D84" w:rsidP="0058701F">
      <w:pPr>
        <w:pStyle w:val="berschrift4"/>
      </w:pPr>
      <w:r w:rsidRPr="0058701F">
        <w:t>Projektmitglied fällt dauerhaft aus</w:t>
      </w:r>
    </w:p>
    <w:p w14:paraId="51A5E6B5" w14:textId="77777777" w:rsidR="0058701F" w:rsidRPr="00597D84" w:rsidRDefault="0058701F" w:rsidP="00597D84">
      <w:pPr>
        <w:pStyle w:val="berschrift3"/>
      </w:pPr>
      <w:bookmarkStart w:id="738" w:name="_Toc439502515"/>
      <w:r>
        <w:t>Extern</w:t>
      </w:r>
      <w:bookmarkEnd w:id="738"/>
    </w:p>
    <w:p w14:paraId="64909993" w14:textId="77777777" w:rsidR="00597D84" w:rsidRDefault="00597D84" w:rsidP="0058701F">
      <w:pPr>
        <w:pStyle w:val="berschrift4"/>
      </w:pPr>
      <w:r>
        <w:t xml:space="preserve">Frau </w:t>
      </w:r>
      <w:proofErr w:type="spellStart"/>
      <w:r>
        <w:t>Dr.Wieland</w:t>
      </w:r>
      <w:proofErr w:type="spellEnd"/>
    </w:p>
    <w:p w14:paraId="1A6084DB" w14:textId="77777777" w:rsidR="00597D84" w:rsidRPr="00597D84" w:rsidRDefault="00597D84" w:rsidP="00AE40AE">
      <w:pPr>
        <w:pStyle w:val="berschrift4"/>
      </w:pPr>
      <w:proofErr w:type="spellStart"/>
      <w:r>
        <w:t>Cooperation</w:t>
      </w:r>
      <w:proofErr w:type="spellEnd"/>
      <w:r>
        <w:t xml:space="preserve"> mit T-Systems allgemein</w:t>
      </w:r>
    </w:p>
    <w:p w14:paraId="03D580FB" w14:textId="77777777" w:rsidR="00597D84" w:rsidRDefault="00597D84" w:rsidP="0058701F">
      <w:pPr>
        <w:pStyle w:val="berschrift4"/>
      </w:pPr>
      <w:proofErr w:type="spellStart"/>
      <w:r>
        <w:t>Cooperation</w:t>
      </w:r>
      <w:proofErr w:type="spellEnd"/>
      <w:r>
        <w:t xml:space="preserve"> mit telekom.refugee.de </w:t>
      </w:r>
    </w:p>
    <w:p w14:paraId="30C1D23C" w14:textId="77777777" w:rsidR="00597D84" w:rsidRPr="00597D84" w:rsidRDefault="00597D84" w:rsidP="00597D84"/>
    <w:p w14:paraId="16AB125A" w14:textId="77777777" w:rsidR="00597D84" w:rsidRPr="00597D84" w:rsidRDefault="00597D84" w:rsidP="00597D84">
      <w:pPr>
        <w:pStyle w:val="berschrift2"/>
      </w:pPr>
      <w:bookmarkStart w:id="739" w:name="_Toc439502516"/>
      <w:r>
        <w:t>Umweltanalyse</w:t>
      </w:r>
      <w:bookmarkEnd w:id="739"/>
    </w:p>
    <w:p w14:paraId="3BEBD645" w14:textId="77777777" w:rsidR="00597D84" w:rsidRPr="00597D84" w:rsidRDefault="00597D84" w:rsidP="00AE40AE">
      <w:pPr>
        <w:pStyle w:val="berschrift4"/>
      </w:pPr>
      <w:r>
        <w:t>Flüchtlingskriese könnte sich auflösen</w:t>
      </w:r>
    </w:p>
    <w:p w14:paraId="6187EB28" w14:textId="77777777" w:rsidR="00597D84" w:rsidRDefault="00597D84" w:rsidP="00AE40AE">
      <w:pPr>
        <w:pStyle w:val="berschrift4"/>
      </w:pPr>
      <w:r>
        <w:t>Server brechen weg</w:t>
      </w:r>
    </w:p>
    <w:p w14:paraId="3655526C" w14:textId="77777777" w:rsidR="00597D84" w:rsidRPr="00597D84" w:rsidRDefault="00597D84" w:rsidP="00AE40AE">
      <w:pPr>
        <w:pStyle w:val="berschrift4"/>
      </w:pPr>
      <w:r>
        <w:t>Software Lizenzen ändern sich (/laufen aus)</w:t>
      </w:r>
    </w:p>
    <w:p w14:paraId="0247BA80" w14:textId="77777777" w:rsidR="00597D84" w:rsidRDefault="00597D84" w:rsidP="00AE40AE">
      <w:pPr>
        <w:pStyle w:val="berschrift4"/>
      </w:pPr>
      <w:r>
        <w:t>Eingriff des Telekomkonzerns in die Projekttätigkeit</w:t>
      </w:r>
    </w:p>
    <w:p w14:paraId="14CA7BFF" w14:textId="77777777" w:rsidR="00597D84" w:rsidRDefault="00597D84" w:rsidP="00AE40AE">
      <w:pPr>
        <w:pStyle w:val="berschrift4"/>
      </w:pPr>
      <w:r>
        <w:t xml:space="preserve">Technisches </w:t>
      </w:r>
      <w:proofErr w:type="spellStart"/>
      <w:r>
        <w:t>Know</w:t>
      </w:r>
      <w:proofErr w:type="spellEnd"/>
      <w:r>
        <w:t xml:space="preserve"> </w:t>
      </w:r>
      <w:proofErr w:type="spellStart"/>
      <w:r>
        <w:t>How</w:t>
      </w:r>
      <w:proofErr w:type="spellEnd"/>
      <w:r>
        <w:t xml:space="preserve"> unzureichend</w:t>
      </w:r>
    </w:p>
    <w:p w14:paraId="3703A1A8" w14:textId="77777777" w:rsidR="00597D84" w:rsidRDefault="00597D84" w:rsidP="00AE40AE">
      <w:pPr>
        <w:pStyle w:val="berschrift4"/>
      </w:pPr>
      <w:r>
        <w:t xml:space="preserve">Verlust der </w:t>
      </w:r>
      <w:proofErr w:type="spellStart"/>
      <w:r>
        <w:t>GitHub</w:t>
      </w:r>
      <w:proofErr w:type="spellEnd"/>
      <w:r>
        <w:t xml:space="preserve"> Plattform</w:t>
      </w:r>
    </w:p>
    <w:p w14:paraId="215D8778" w14:textId="3F13F913" w:rsidR="00597D84" w:rsidRDefault="00597D84" w:rsidP="0058701F">
      <w:pPr>
        <w:pStyle w:val="berschrift4"/>
        <w:rPr>
          <w:ins w:id="740" w:author="J.-P. K." w:date="2016-01-02T12:43:00Z"/>
        </w:rPr>
      </w:pPr>
      <w:r>
        <w:t>Supporteinstellung von Softwareanbietern</w:t>
      </w:r>
      <w:ins w:id="741" w:author="Nico Remus" w:date="2015-12-28T19:44:00Z">
        <w:r w:rsidR="00B171BB">
          <w:t xml:space="preserve"> </w:t>
        </w:r>
      </w:ins>
    </w:p>
    <w:p w14:paraId="62F58340" w14:textId="77777777" w:rsidR="00F35580" w:rsidRDefault="00F35580">
      <w:pPr>
        <w:rPr>
          <w:ins w:id="742" w:author="J.-P. K." w:date="2016-01-02T12:43:00Z"/>
        </w:rPr>
        <w:pPrChange w:id="743" w:author="J.-P. K." w:date="2016-01-02T12:43:00Z">
          <w:pPr>
            <w:pStyle w:val="berschrift4"/>
          </w:pPr>
        </w:pPrChange>
      </w:pPr>
    </w:p>
    <w:p w14:paraId="7FB91B0B" w14:textId="25A1F01D" w:rsidR="00F35580" w:rsidRDefault="00F35580">
      <w:pPr>
        <w:pStyle w:val="berschrift1"/>
        <w:rPr>
          <w:ins w:id="744" w:author="J.-P. K." w:date="2016-01-02T13:31:00Z"/>
        </w:rPr>
        <w:pPrChange w:id="745" w:author="J.-P. K." w:date="2016-01-02T12:43:00Z">
          <w:pPr>
            <w:pStyle w:val="berschrift4"/>
          </w:pPr>
        </w:pPrChange>
      </w:pPr>
      <w:bookmarkStart w:id="746" w:name="_Toc439502517"/>
      <w:ins w:id="747" w:author="J.-P. K." w:date="2016-01-02T12:43:00Z">
        <w:r>
          <w:t>Das Softwaresystem</w:t>
        </w:r>
      </w:ins>
      <w:bookmarkEnd w:id="746"/>
    </w:p>
    <w:p w14:paraId="2D966B9B" w14:textId="28F9BF88" w:rsidR="00B12FBF" w:rsidRDefault="00B12FBF">
      <w:pPr>
        <w:rPr>
          <w:ins w:id="748" w:author="J.-P. K." w:date="2016-01-02T13:35:00Z"/>
        </w:rPr>
        <w:pPrChange w:id="749" w:author="J.-P. K." w:date="2016-01-02T13:31:00Z">
          <w:pPr>
            <w:pStyle w:val="berschrift4"/>
          </w:pPr>
        </w:pPrChange>
      </w:pPr>
      <w:ins w:id="750" w:author="J.-P. K." w:date="2016-01-02T13:31:00Z">
        <w:r>
          <w:t xml:space="preserve">In diesem Kapitel werden die </w:t>
        </w:r>
      </w:ins>
      <w:ins w:id="751" w:author="J.-P. K." w:date="2016-01-02T13:32:00Z">
        <w:r>
          <w:t>für die Prüfungsleistung benötigten Dokumente und UML Diagramme hinterlegt.</w:t>
        </w:r>
      </w:ins>
      <w:ins w:id="752" w:author="J.-P. K." w:date="2016-01-02T13:34:00Z">
        <w:r>
          <w:t xml:space="preserve"> Sofern ein bestimmter Anwendungsfall gewünscht war, wird im </w:t>
        </w:r>
        <w:proofErr w:type="spellStart"/>
        <w:proofErr w:type="gramStart"/>
        <w:r>
          <w:t>folgenden</w:t>
        </w:r>
        <w:proofErr w:type="spellEnd"/>
        <w:proofErr w:type="gramEnd"/>
        <w:r>
          <w:t xml:space="preserve"> die Funktionalität „Wo Gibt Es Was“ benutzt.</w:t>
        </w:r>
      </w:ins>
      <w:ins w:id="753" w:author="J.-P. K." w:date="2016-01-02T14:39:00Z">
        <w:r w:rsidR="007D3FBA">
          <w:t xml:space="preserve"> Folgend eine Wörtliche Beschreibung aus dem Solution Design Dokument:</w:t>
        </w:r>
      </w:ins>
    </w:p>
    <w:p w14:paraId="5A94C900" w14:textId="77777777" w:rsidR="00B12FBF" w:rsidRPr="00786DB6" w:rsidRDefault="00B12FBF" w:rsidP="00B12FBF">
      <w:pPr>
        <w:rPr>
          <w:ins w:id="754" w:author="J.-P. K." w:date="2016-01-02T13:35:00Z"/>
          <w:i/>
          <w:rPrChange w:id="755" w:author="J.-P. K." w:date="2016-01-02T13:35:00Z">
            <w:rPr>
              <w:ins w:id="756" w:author="J.-P. K." w:date="2016-01-02T13:35:00Z"/>
            </w:rPr>
          </w:rPrChange>
        </w:rPr>
      </w:pPr>
      <w:ins w:id="757" w:author="J.-P. K." w:date="2016-01-02T13:35:00Z">
        <w:r w:rsidRPr="00786DB6">
          <w:rPr>
            <w:i/>
            <w:rPrChange w:id="758" w:author="J.-P. K." w:date="2016-01-02T13:35:00Z">
              <w:rPr/>
            </w:rPrChange>
          </w:rPr>
          <w:t>Mit der Funktion "Wo gibt es was" soll dem Benutzer ermöglicht werden auf einfache Art und Weise herauszufinden, in welchem Laden er welche Dinge kaufen kann.</w:t>
        </w:r>
      </w:ins>
    </w:p>
    <w:p w14:paraId="18EFEE80" w14:textId="77777777" w:rsidR="00B12FBF" w:rsidRPr="00786DB6" w:rsidRDefault="00B12FBF" w:rsidP="00B12FBF">
      <w:pPr>
        <w:rPr>
          <w:ins w:id="759" w:author="J.-P. K." w:date="2016-01-02T13:35:00Z"/>
          <w:i/>
          <w:rPrChange w:id="760" w:author="J.-P. K." w:date="2016-01-02T13:35:00Z">
            <w:rPr>
              <w:ins w:id="761" w:author="J.-P. K." w:date="2016-01-02T13:35:00Z"/>
            </w:rPr>
          </w:rPrChange>
        </w:rPr>
      </w:pPr>
      <w:ins w:id="762" w:author="J.-P. K." w:date="2016-01-02T13:35:00Z">
        <w:r w:rsidRPr="00786DB6">
          <w:rPr>
            <w:i/>
            <w:rPrChange w:id="763" w:author="J.-P. K." w:date="2016-01-02T13:35:00Z">
              <w:rPr/>
            </w:rPrChange>
          </w:rPr>
          <w:t xml:space="preserve">Um das möglichst einfach zu gestalten, wählt der Nutzer als erstes ein Bild einer Produktkategorie aus (Beispielsweise Nahrung). Neben dem Bild </w:t>
        </w:r>
        <w:proofErr w:type="spellStart"/>
        <w:r w:rsidRPr="00786DB6">
          <w:rPr>
            <w:i/>
            <w:rPrChange w:id="764" w:author="J.-P. K." w:date="2016-01-02T13:35:00Z">
              <w:rPr/>
            </w:rPrChange>
          </w:rPr>
          <w:t>findes</w:t>
        </w:r>
        <w:proofErr w:type="spellEnd"/>
        <w:r w:rsidRPr="00786DB6">
          <w:rPr>
            <w:i/>
            <w:rPrChange w:id="765" w:author="J.-P. K." w:date="2016-01-02T13:35:00Z">
              <w:rPr/>
            </w:rPrChange>
          </w:rPr>
          <w:t xml:space="preserve"> sich noch der </w:t>
        </w:r>
        <w:proofErr w:type="spellStart"/>
        <w:r w:rsidRPr="00786DB6">
          <w:rPr>
            <w:i/>
            <w:rPrChange w:id="766" w:author="J.-P. K." w:date="2016-01-02T13:35:00Z">
              <w:rPr/>
            </w:rPrChange>
          </w:rPr>
          <w:t>Kategoriename</w:t>
        </w:r>
        <w:proofErr w:type="spellEnd"/>
        <w:r w:rsidRPr="00786DB6">
          <w:rPr>
            <w:i/>
            <w:rPrChange w:id="767" w:author="J.-P. K." w:date="2016-01-02T13:35:00Z">
              <w:rPr/>
            </w:rPrChange>
          </w:rPr>
          <w:t xml:space="preserve">. </w:t>
        </w:r>
      </w:ins>
    </w:p>
    <w:p w14:paraId="479D74C0" w14:textId="77777777" w:rsidR="00B12FBF" w:rsidRPr="00786DB6" w:rsidRDefault="00B12FBF" w:rsidP="00B12FBF">
      <w:pPr>
        <w:rPr>
          <w:ins w:id="768" w:author="J.-P. K." w:date="2016-01-02T13:35:00Z"/>
          <w:i/>
          <w:rPrChange w:id="769" w:author="J.-P. K." w:date="2016-01-02T13:35:00Z">
            <w:rPr>
              <w:ins w:id="770" w:author="J.-P. K." w:date="2016-01-02T13:35:00Z"/>
            </w:rPr>
          </w:rPrChange>
        </w:rPr>
      </w:pPr>
      <w:ins w:id="771" w:author="J.-P. K." w:date="2016-01-02T13:35:00Z">
        <w:r w:rsidRPr="00786DB6">
          <w:rPr>
            <w:i/>
            <w:rPrChange w:id="772" w:author="J.-P. K." w:date="2016-01-02T13:35:00Z">
              <w:rPr/>
            </w:rPrChange>
          </w:rPr>
          <w:t>Anschließend hat er die Möglichkeit eine Unterkategorie zu wählen, oder direkt sich die Shops anzeigen zu lassen.</w:t>
        </w:r>
      </w:ins>
    </w:p>
    <w:p w14:paraId="7E94B1D4" w14:textId="77777777" w:rsidR="00B12FBF" w:rsidRPr="00786DB6" w:rsidRDefault="00B12FBF" w:rsidP="00B12FBF">
      <w:pPr>
        <w:rPr>
          <w:ins w:id="773" w:author="J.-P. K." w:date="2016-01-02T13:35:00Z"/>
          <w:i/>
          <w:rPrChange w:id="774" w:author="J.-P. K." w:date="2016-01-02T13:35:00Z">
            <w:rPr>
              <w:ins w:id="775" w:author="J.-P. K." w:date="2016-01-02T13:35:00Z"/>
            </w:rPr>
          </w:rPrChange>
        </w:rPr>
      </w:pPr>
      <w:ins w:id="776" w:author="J.-P. K." w:date="2016-01-02T13:35:00Z">
        <w:r w:rsidRPr="00786DB6">
          <w:rPr>
            <w:i/>
            <w:rPrChange w:id="777" w:author="J.-P. K." w:date="2016-01-02T13:35:00Z">
              <w:rPr/>
            </w:rPrChange>
          </w:rPr>
          <w:t xml:space="preserve">Falls er eine Unterkategorie auswählt, wird er zu einer Übersichtsseite weitergeleitet. Auf dieser wird die </w:t>
        </w:r>
        <w:proofErr w:type="spellStart"/>
        <w:r w:rsidRPr="00786DB6">
          <w:rPr>
            <w:i/>
            <w:rPrChange w:id="778" w:author="J.-P. K." w:date="2016-01-02T13:35:00Z">
              <w:rPr/>
            </w:rPrChange>
          </w:rPr>
          <w:t>Shopkategorie</w:t>
        </w:r>
        <w:proofErr w:type="spellEnd"/>
        <w:r w:rsidRPr="00786DB6">
          <w:rPr>
            <w:i/>
            <w:rPrChange w:id="779" w:author="J.-P. K." w:date="2016-01-02T13:35:00Z">
              <w:rPr/>
            </w:rPrChange>
          </w:rPr>
          <w:t xml:space="preserve"> angezeigt</w:t>
        </w:r>
      </w:ins>
    </w:p>
    <w:p w14:paraId="2977082E" w14:textId="77777777" w:rsidR="00B12FBF" w:rsidRPr="00786DB6" w:rsidRDefault="00B12FBF" w:rsidP="00B12FBF">
      <w:pPr>
        <w:rPr>
          <w:ins w:id="780" w:author="J.-P. K." w:date="2016-01-02T13:35:00Z"/>
          <w:i/>
          <w:rPrChange w:id="781" w:author="J.-P. K." w:date="2016-01-02T13:35:00Z">
            <w:rPr>
              <w:ins w:id="782" w:author="J.-P. K." w:date="2016-01-02T13:35:00Z"/>
            </w:rPr>
          </w:rPrChange>
        </w:rPr>
      </w:pPr>
      <w:ins w:id="783" w:author="J.-P. K." w:date="2016-01-02T13:35:00Z">
        <w:r w:rsidRPr="00786DB6">
          <w:rPr>
            <w:i/>
            <w:rPrChange w:id="784" w:author="J.-P. K." w:date="2016-01-02T13:35:00Z">
              <w:rPr/>
            </w:rPrChange>
          </w:rPr>
          <w:t>(</w:t>
        </w:r>
        <w:proofErr w:type="spellStart"/>
        <w:r w:rsidRPr="00786DB6">
          <w:rPr>
            <w:i/>
            <w:rPrChange w:id="785" w:author="J.-P. K." w:date="2016-01-02T13:35:00Z">
              <w:rPr/>
            </w:rPrChange>
          </w:rPr>
          <w:t>zb</w:t>
        </w:r>
        <w:proofErr w:type="spellEnd"/>
        <w:r w:rsidRPr="00786DB6">
          <w:rPr>
            <w:i/>
            <w:rPrChange w:id="786" w:author="J.-P. K." w:date="2016-01-02T13:35:00Z">
              <w:rPr/>
            </w:rPrChange>
          </w:rPr>
          <w:t xml:space="preserve">. Supermarkt) und die dazugehörenden </w:t>
        </w:r>
        <w:proofErr w:type="spellStart"/>
        <w:r w:rsidRPr="00786DB6">
          <w:rPr>
            <w:i/>
            <w:rPrChange w:id="787" w:author="J.-P. K." w:date="2016-01-02T13:35:00Z">
              <w:rPr/>
            </w:rPrChange>
          </w:rPr>
          <w:t>Shopnamen</w:t>
        </w:r>
        <w:proofErr w:type="spellEnd"/>
        <w:r w:rsidRPr="00786DB6">
          <w:rPr>
            <w:i/>
            <w:rPrChange w:id="788" w:author="J.-P. K." w:date="2016-01-02T13:35:00Z">
              <w:rPr/>
            </w:rPrChange>
          </w:rPr>
          <w:t xml:space="preserve"> (Lidl, Rewe, Aldi), sowie eine Übersicht von verfügbaren Produkten (begrenzt auf x Werte). Zu den Shops gibt es dann noch eine grobe Richtung in </w:t>
        </w:r>
        <w:r w:rsidRPr="00786DB6">
          <w:rPr>
            <w:i/>
            <w:rPrChange w:id="789" w:author="J.-P. K." w:date="2016-01-02T13:35:00Z">
              <w:rPr/>
            </w:rPrChange>
          </w:rPr>
          <w:lastRenderedPageBreak/>
          <w:t xml:space="preserve">welcher Preisklasse, Angebotsvielfalt und Qualität dieser liegt: Beispiel: </w:t>
        </w:r>
        <w:proofErr w:type="spellStart"/>
        <w:r w:rsidRPr="00786DB6">
          <w:rPr>
            <w:i/>
            <w:rPrChange w:id="790" w:author="J.-P. K." w:date="2016-01-02T13:35:00Z">
              <w:rPr/>
            </w:rPrChange>
          </w:rPr>
          <w:t>Alid</w:t>
        </w:r>
        <w:proofErr w:type="spellEnd"/>
        <w:r w:rsidRPr="00786DB6">
          <w:rPr>
            <w:i/>
            <w:rPrChange w:id="791" w:author="J.-P. K." w:date="2016-01-02T13:35:00Z">
              <w:rPr/>
            </w:rPrChange>
          </w:rPr>
          <w:t xml:space="preserve"> 1, Lidl 2, Rewe und Edeka 3.</w:t>
        </w:r>
      </w:ins>
    </w:p>
    <w:p w14:paraId="5681916B" w14:textId="77777777" w:rsidR="00B12FBF" w:rsidRPr="00786DB6" w:rsidRDefault="00B12FBF" w:rsidP="00B12FBF">
      <w:pPr>
        <w:rPr>
          <w:ins w:id="792" w:author="J.-P. K." w:date="2016-01-02T13:35:00Z"/>
          <w:i/>
          <w:rPrChange w:id="793" w:author="J.-P. K." w:date="2016-01-02T13:35:00Z">
            <w:rPr>
              <w:ins w:id="794" w:author="J.-P. K." w:date="2016-01-02T13:35:00Z"/>
            </w:rPr>
          </w:rPrChange>
        </w:rPr>
      </w:pPr>
      <w:ins w:id="795" w:author="J.-P. K." w:date="2016-01-02T13:35:00Z">
        <w:r w:rsidRPr="00786DB6">
          <w:rPr>
            <w:i/>
            <w:rPrChange w:id="796" w:author="J.-P. K." w:date="2016-01-02T13:35:00Z">
              <w:rPr/>
            </w:rPrChange>
          </w:rPr>
          <w:t xml:space="preserve">Falls er jedoch direkt wissen möchte wo er beispielsweise Nahrung bekommt, dann klickt er auf einen Button wie </w:t>
        </w:r>
        <w:proofErr w:type="spellStart"/>
        <w:r w:rsidRPr="00786DB6">
          <w:rPr>
            <w:i/>
            <w:rPrChange w:id="797" w:author="J.-P. K." w:date="2016-01-02T13:35:00Z">
              <w:rPr/>
            </w:rPrChange>
          </w:rPr>
          <w:t>zb</w:t>
        </w:r>
        <w:proofErr w:type="spellEnd"/>
        <w:r w:rsidRPr="00786DB6">
          <w:rPr>
            <w:i/>
            <w:rPrChange w:id="798" w:author="J.-P. K." w:date="2016-01-02T13:35:00Z">
              <w:rPr/>
            </w:rPrChange>
          </w:rPr>
          <w:t xml:space="preserve">. "Wo bekomme ich das?" und bekommt gleich die Übersichtseite samt </w:t>
        </w:r>
        <w:proofErr w:type="spellStart"/>
        <w:r w:rsidRPr="00786DB6">
          <w:rPr>
            <w:i/>
            <w:rPrChange w:id="799" w:author="J.-P. K." w:date="2016-01-02T13:35:00Z">
              <w:rPr/>
            </w:rPrChange>
          </w:rPr>
          <w:t>Shopliste</w:t>
        </w:r>
        <w:proofErr w:type="spellEnd"/>
        <w:r w:rsidRPr="00786DB6">
          <w:rPr>
            <w:i/>
            <w:rPrChange w:id="800" w:author="J.-P. K." w:date="2016-01-02T13:35:00Z">
              <w:rPr/>
            </w:rPrChange>
          </w:rPr>
          <w:t xml:space="preserve"> angezeigt und einer </w:t>
        </w:r>
      </w:ins>
    </w:p>
    <w:p w14:paraId="43B4A55D" w14:textId="77777777" w:rsidR="00B12FBF" w:rsidRPr="00786DB6" w:rsidRDefault="00B12FBF" w:rsidP="00B12FBF">
      <w:pPr>
        <w:rPr>
          <w:ins w:id="801" w:author="J.-P. K." w:date="2016-01-02T13:35:00Z"/>
          <w:i/>
          <w:rPrChange w:id="802" w:author="J.-P. K." w:date="2016-01-02T13:35:00Z">
            <w:rPr>
              <w:ins w:id="803" w:author="J.-P. K." w:date="2016-01-02T13:35:00Z"/>
            </w:rPr>
          </w:rPrChange>
        </w:rPr>
      </w:pPr>
      <w:ins w:id="804" w:author="J.-P. K." w:date="2016-01-02T13:35:00Z">
        <w:r w:rsidRPr="00786DB6">
          <w:rPr>
            <w:i/>
            <w:rPrChange w:id="805" w:author="J.-P. K." w:date="2016-01-02T13:35:00Z">
              <w:rPr/>
            </w:rPrChange>
          </w:rPr>
          <w:t>Menge von Beispielprodukten (Nudeln, Reis, Tomaten, ...).</w:t>
        </w:r>
      </w:ins>
    </w:p>
    <w:p w14:paraId="0438C56B" w14:textId="77777777" w:rsidR="00B12FBF" w:rsidRPr="00786DB6" w:rsidRDefault="00B12FBF" w:rsidP="00B12FBF">
      <w:pPr>
        <w:rPr>
          <w:ins w:id="806" w:author="J.-P. K." w:date="2016-01-02T13:35:00Z"/>
          <w:i/>
          <w:rPrChange w:id="807" w:author="J.-P. K." w:date="2016-01-02T13:35:00Z">
            <w:rPr>
              <w:ins w:id="808" w:author="J.-P. K." w:date="2016-01-02T13:35:00Z"/>
            </w:rPr>
          </w:rPrChange>
        </w:rPr>
      </w:pPr>
    </w:p>
    <w:p w14:paraId="10FA4B2D" w14:textId="77777777" w:rsidR="00B12FBF" w:rsidRPr="00786DB6" w:rsidRDefault="00B12FBF" w:rsidP="00B12FBF">
      <w:pPr>
        <w:rPr>
          <w:ins w:id="809" w:author="J.-P. K." w:date="2016-01-02T13:35:00Z"/>
          <w:i/>
          <w:rPrChange w:id="810" w:author="J.-P. K." w:date="2016-01-02T13:35:00Z">
            <w:rPr>
              <w:ins w:id="811" w:author="J.-P. K." w:date="2016-01-02T13:35:00Z"/>
            </w:rPr>
          </w:rPrChange>
        </w:rPr>
      </w:pPr>
      <w:proofErr w:type="spellStart"/>
      <w:ins w:id="812" w:author="J.-P. K." w:date="2016-01-02T13:35:00Z">
        <w:r w:rsidRPr="00786DB6">
          <w:rPr>
            <w:i/>
            <w:rPrChange w:id="813" w:author="J.-P. K." w:date="2016-01-02T13:35:00Z">
              <w:rPr/>
            </w:rPrChange>
          </w:rPr>
          <w:t>Darüberhinaus</w:t>
        </w:r>
        <w:proofErr w:type="spellEnd"/>
        <w:r w:rsidRPr="00786DB6">
          <w:rPr>
            <w:i/>
            <w:rPrChange w:id="814" w:author="J.-P. K." w:date="2016-01-02T13:35:00Z">
              <w:rPr/>
            </w:rPrChange>
          </w:rPr>
          <w:t xml:space="preserve"> hat er auf der Übersichtsseite die Möglichkeit eine Verlinkung zur Karte zu öffnen über einen Klick auf den Button "In meiner Nähe"/"der nächste in meiner Nähe"/"Wo finde ich diese". Damit öffnet sich ein Fenster </w:t>
        </w:r>
      </w:ins>
    </w:p>
    <w:p w14:paraId="6D22C4C0" w14:textId="77777777" w:rsidR="00B12FBF" w:rsidRPr="00786DB6" w:rsidRDefault="00B12FBF" w:rsidP="00B12FBF">
      <w:pPr>
        <w:rPr>
          <w:ins w:id="815" w:author="J.-P. K." w:date="2016-01-02T13:35:00Z"/>
          <w:i/>
          <w:rPrChange w:id="816" w:author="J.-P. K." w:date="2016-01-02T13:35:00Z">
            <w:rPr>
              <w:ins w:id="817" w:author="J.-P. K." w:date="2016-01-02T13:35:00Z"/>
            </w:rPr>
          </w:rPrChange>
        </w:rPr>
      </w:pPr>
      <w:ins w:id="818" w:author="J.-P. K." w:date="2016-01-02T13:35:00Z">
        <w:r w:rsidRPr="00786DB6">
          <w:rPr>
            <w:i/>
            <w:rPrChange w:id="819" w:author="J.-P. K." w:date="2016-01-02T13:35:00Z">
              <w:rPr/>
            </w:rPrChange>
          </w:rPr>
          <w:t>mit einer Karte gefiltert nach der ausgewählten Shop-Kategorie. Er kann dort nun seine Adresse eingeben und ein Ziel auswählen und die Navigation starten.</w:t>
        </w:r>
      </w:ins>
    </w:p>
    <w:p w14:paraId="69E2FDEC" w14:textId="77777777" w:rsidR="00B12FBF" w:rsidRPr="00786DB6" w:rsidRDefault="00B12FBF" w:rsidP="00B12FBF">
      <w:pPr>
        <w:rPr>
          <w:ins w:id="820" w:author="J.-P. K." w:date="2016-01-02T13:35:00Z"/>
          <w:i/>
          <w:rPrChange w:id="821" w:author="J.-P. K." w:date="2016-01-02T13:35:00Z">
            <w:rPr>
              <w:ins w:id="822" w:author="J.-P. K." w:date="2016-01-02T13:35:00Z"/>
            </w:rPr>
          </w:rPrChange>
        </w:rPr>
      </w:pPr>
    </w:p>
    <w:p w14:paraId="44343075" w14:textId="77777777" w:rsidR="00B12FBF" w:rsidRPr="00786DB6" w:rsidRDefault="00B12FBF" w:rsidP="00B12FBF">
      <w:pPr>
        <w:rPr>
          <w:ins w:id="823" w:author="J.-P. K." w:date="2016-01-02T13:35:00Z"/>
          <w:i/>
          <w:rPrChange w:id="824" w:author="J.-P. K." w:date="2016-01-02T13:35:00Z">
            <w:rPr>
              <w:ins w:id="825" w:author="J.-P. K." w:date="2016-01-02T13:35:00Z"/>
            </w:rPr>
          </w:rPrChange>
        </w:rPr>
      </w:pPr>
      <w:ins w:id="826" w:author="J.-P. K." w:date="2016-01-02T13:35:00Z">
        <w:r w:rsidRPr="00786DB6">
          <w:rPr>
            <w:i/>
            <w:rPrChange w:id="827" w:author="J.-P. K." w:date="2016-01-02T13:35:00Z">
              <w:rPr/>
            </w:rPrChange>
          </w:rPr>
          <w:t xml:space="preserve">Alternativ ist es dem Benutzer möglich, direkt nach Produkten zu </w:t>
        </w:r>
        <w:proofErr w:type="spellStart"/>
        <w:r w:rsidRPr="00786DB6">
          <w:rPr>
            <w:i/>
            <w:rPrChange w:id="828" w:author="J.-P. K." w:date="2016-01-02T13:35:00Z">
              <w:rPr/>
            </w:rPrChange>
          </w:rPr>
          <w:t>Suchen</w:t>
        </w:r>
        <w:proofErr w:type="spellEnd"/>
        <w:r w:rsidRPr="00786DB6">
          <w:rPr>
            <w:i/>
            <w:rPrChange w:id="829" w:author="J.-P. K." w:date="2016-01-02T13:35:00Z">
              <w:rPr/>
            </w:rPrChange>
          </w:rPr>
          <w:t xml:space="preserve"> (Bspw. Reis). Falls ein Eintrag gefunden wird, wird die Übersichtsseite </w:t>
        </w:r>
        <w:proofErr w:type="spellStart"/>
        <w:r w:rsidRPr="00786DB6">
          <w:rPr>
            <w:i/>
            <w:rPrChange w:id="830" w:author="J.-P. K." w:date="2016-01-02T13:35:00Z">
              <w:rPr/>
            </w:rPrChange>
          </w:rPr>
          <w:t>angezegit</w:t>
        </w:r>
        <w:proofErr w:type="spellEnd"/>
        <w:r w:rsidRPr="00786DB6">
          <w:rPr>
            <w:i/>
            <w:rPrChange w:id="831" w:author="J.-P. K." w:date="2016-01-02T13:35:00Z">
              <w:rPr/>
            </w:rPrChange>
          </w:rPr>
          <w:t>. Falls nicht eine Fehlermeldung: "</w:t>
        </w:r>
        <w:proofErr w:type="spellStart"/>
        <w:r w:rsidRPr="00786DB6">
          <w:rPr>
            <w:i/>
            <w:rPrChange w:id="832" w:author="J.-P. K." w:date="2016-01-02T13:35:00Z">
              <w:rPr/>
            </w:rPrChange>
          </w:rPr>
          <w:t>Hupps</w:t>
        </w:r>
        <w:proofErr w:type="spellEnd"/>
        <w:r w:rsidRPr="00786DB6">
          <w:rPr>
            <w:i/>
            <w:rPrChange w:id="833" w:author="J.-P. K." w:date="2016-01-02T13:35:00Z">
              <w:rPr/>
            </w:rPrChange>
          </w:rPr>
          <w:t xml:space="preserve"> - das gewünschte Produkt konnte keiner</w:t>
        </w:r>
      </w:ins>
    </w:p>
    <w:p w14:paraId="2133DDA9" w14:textId="77777777" w:rsidR="00B12FBF" w:rsidRPr="00786DB6" w:rsidRDefault="00B12FBF" w:rsidP="00B12FBF">
      <w:pPr>
        <w:rPr>
          <w:ins w:id="834" w:author="J.-P. K." w:date="2016-01-02T13:35:00Z"/>
          <w:i/>
          <w:rPrChange w:id="835" w:author="J.-P. K." w:date="2016-01-02T13:35:00Z">
            <w:rPr>
              <w:ins w:id="836" w:author="J.-P. K." w:date="2016-01-02T13:35:00Z"/>
            </w:rPr>
          </w:rPrChange>
        </w:rPr>
      </w:pPr>
      <w:ins w:id="837" w:author="J.-P. K." w:date="2016-01-02T13:35:00Z">
        <w:r w:rsidRPr="00786DB6">
          <w:rPr>
            <w:i/>
            <w:rPrChange w:id="838" w:author="J.-P. K." w:date="2016-01-02T13:35:00Z">
              <w:rPr/>
            </w:rPrChange>
          </w:rPr>
          <w:t>Kategorie zugeordnet werden" Klicke hier um einen erneuten Suchvorgang zu starten. Wenn mehrere Einträge gefunden werden, dann gibt es eine Übersicht mit den Ergebnissen welche gefunden wurden. Daraus kann der Benutzer dann auswählen und gelangt dann zur Übersichtsseite.</w:t>
        </w:r>
      </w:ins>
    </w:p>
    <w:p w14:paraId="5DCB581C" w14:textId="77777777" w:rsidR="00B12FBF" w:rsidRPr="00786DB6" w:rsidRDefault="00B12FBF" w:rsidP="00B12FBF">
      <w:pPr>
        <w:rPr>
          <w:ins w:id="839" w:author="J.-P. K." w:date="2016-01-02T13:35:00Z"/>
          <w:i/>
          <w:rPrChange w:id="840" w:author="J.-P. K." w:date="2016-01-02T13:35:00Z">
            <w:rPr>
              <w:ins w:id="841" w:author="J.-P. K." w:date="2016-01-02T13:35:00Z"/>
            </w:rPr>
          </w:rPrChange>
        </w:rPr>
      </w:pPr>
      <w:ins w:id="842" w:author="J.-P. K." w:date="2016-01-02T13:35:00Z">
        <w:r w:rsidRPr="00786DB6">
          <w:rPr>
            <w:i/>
            <w:rPrChange w:id="843" w:author="J.-P. K." w:date="2016-01-02T13:35:00Z">
              <w:rPr/>
            </w:rPrChange>
          </w:rPr>
          <w:t xml:space="preserve">Die suche soll partiell und vollständig und familiär sein. und alles </w:t>
        </w:r>
        <w:proofErr w:type="spellStart"/>
        <w:r w:rsidRPr="00786DB6">
          <w:rPr>
            <w:i/>
            <w:rPrChange w:id="844" w:author="J.-P. K." w:date="2016-01-02T13:35:00Z">
              <w:rPr/>
            </w:rPrChange>
          </w:rPr>
          <w:t>irendwie</w:t>
        </w:r>
        <w:proofErr w:type="spellEnd"/>
        <w:r w:rsidRPr="00786DB6">
          <w:rPr>
            <w:i/>
            <w:rPrChange w:id="845" w:author="J.-P. K." w:date="2016-01-02T13:35:00Z">
              <w:rPr/>
            </w:rPrChange>
          </w:rPr>
          <w:t xml:space="preserve"> anders. Beispiel:</w:t>
        </w:r>
      </w:ins>
    </w:p>
    <w:p w14:paraId="5D002175" w14:textId="77777777" w:rsidR="00B12FBF" w:rsidRPr="00786DB6" w:rsidRDefault="00B12FBF" w:rsidP="00B12FBF">
      <w:pPr>
        <w:rPr>
          <w:ins w:id="846" w:author="J.-P. K." w:date="2016-01-02T13:35:00Z"/>
          <w:i/>
          <w:rPrChange w:id="847" w:author="J.-P. K." w:date="2016-01-02T13:35:00Z">
            <w:rPr>
              <w:ins w:id="848" w:author="J.-P. K." w:date="2016-01-02T13:35:00Z"/>
            </w:rPr>
          </w:rPrChange>
        </w:rPr>
      </w:pPr>
      <w:ins w:id="849" w:author="J.-P. K." w:date="2016-01-02T13:35:00Z">
        <w:r w:rsidRPr="00786DB6">
          <w:rPr>
            <w:i/>
            <w:rPrChange w:id="850" w:author="J.-P. K." w:date="2016-01-02T13:35:00Z">
              <w:rPr/>
            </w:rPrChange>
          </w:rPr>
          <w:t xml:space="preserve">    </w:t>
        </w:r>
      </w:ins>
    </w:p>
    <w:p w14:paraId="691065EF" w14:textId="77777777" w:rsidR="00B12FBF" w:rsidRPr="00786DB6" w:rsidRDefault="00B12FBF" w:rsidP="00B12FBF">
      <w:pPr>
        <w:rPr>
          <w:ins w:id="851" w:author="J.-P. K." w:date="2016-01-02T13:35:00Z"/>
          <w:i/>
          <w:rPrChange w:id="852" w:author="J.-P. K." w:date="2016-01-02T13:35:00Z">
            <w:rPr>
              <w:ins w:id="853" w:author="J.-P. K." w:date="2016-01-02T13:35:00Z"/>
            </w:rPr>
          </w:rPrChange>
        </w:rPr>
      </w:pPr>
      <w:ins w:id="854" w:author="J.-P. K." w:date="2016-01-02T13:35:00Z">
        <w:r w:rsidRPr="00786DB6">
          <w:rPr>
            <w:i/>
            <w:rPrChange w:id="855" w:author="J.-P. K." w:date="2016-01-02T13:35:00Z">
              <w:rPr/>
            </w:rPrChange>
          </w:rPr>
          <w:t xml:space="preserve">    DB: Paprika und Nüsse</w:t>
        </w:r>
      </w:ins>
    </w:p>
    <w:p w14:paraId="35237943" w14:textId="77777777" w:rsidR="00B12FBF" w:rsidRPr="00786DB6" w:rsidRDefault="00B12FBF" w:rsidP="00B12FBF">
      <w:pPr>
        <w:rPr>
          <w:ins w:id="856" w:author="J.-P. K." w:date="2016-01-02T13:35:00Z"/>
          <w:i/>
          <w:rPrChange w:id="857" w:author="J.-P. K." w:date="2016-01-02T13:35:00Z">
            <w:rPr>
              <w:ins w:id="858" w:author="J.-P. K." w:date="2016-01-02T13:35:00Z"/>
            </w:rPr>
          </w:rPrChange>
        </w:rPr>
      </w:pPr>
      <w:ins w:id="859" w:author="J.-P. K." w:date="2016-01-02T13:35:00Z">
        <w:r w:rsidRPr="00786DB6">
          <w:rPr>
            <w:i/>
            <w:rPrChange w:id="860" w:author="J.-P. K." w:date="2016-01-02T13:35:00Z">
              <w:rPr/>
            </w:rPrChange>
          </w:rPr>
          <w:t xml:space="preserve">    Suche: Paprikaschoten -&gt; Ergebnis: Paprika</w:t>
        </w:r>
      </w:ins>
    </w:p>
    <w:p w14:paraId="43ED6BCC" w14:textId="5B2BE2E6" w:rsidR="00B12FBF" w:rsidRPr="00786DB6" w:rsidRDefault="00B12FBF">
      <w:pPr>
        <w:rPr>
          <w:ins w:id="861" w:author="J.-P. K." w:date="2016-01-02T12:43:00Z"/>
          <w:rPrChange w:id="862" w:author="J.-P. K." w:date="2016-01-02T13:35:00Z">
            <w:rPr>
              <w:ins w:id="863" w:author="J.-P. K." w:date="2016-01-02T12:43:00Z"/>
            </w:rPr>
          </w:rPrChange>
        </w:rPr>
        <w:pPrChange w:id="864" w:author="J.-P. K." w:date="2016-01-02T13:31:00Z">
          <w:pPr>
            <w:pStyle w:val="berschrift4"/>
          </w:pPr>
        </w:pPrChange>
      </w:pPr>
      <w:ins w:id="865" w:author="J.-P. K." w:date="2016-01-02T13:35:00Z">
        <w:r w:rsidRPr="00786DB6">
          <w:rPr>
            <w:i/>
            <w:rPrChange w:id="866" w:author="J.-P. K." w:date="2016-01-02T13:35:00Z">
              <w:rPr>
                <w:i w:val="0"/>
                <w:iCs w:val="0"/>
              </w:rPr>
            </w:rPrChange>
          </w:rPr>
          <w:t xml:space="preserve">    Suche: Erdnüsse -&gt; Nüsse</w:t>
        </w:r>
      </w:ins>
      <w:ins w:id="867" w:author="J.-P. K." w:date="2016-01-02T13:38:00Z">
        <w:r w:rsidR="00786DB6">
          <w:rPr>
            <w:rStyle w:val="Funotenzeichen"/>
            <w:i/>
          </w:rPr>
          <w:footnoteReference w:id="11"/>
        </w:r>
      </w:ins>
    </w:p>
    <w:p w14:paraId="30D99124" w14:textId="77777777" w:rsidR="00F35580" w:rsidRPr="00F35580" w:rsidRDefault="00F35580">
      <w:pPr>
        <w:rPr>
          <w:rPrChange w:id="873" w:author="J.-P. K." w:date="2016-01-02T12:43:00Z">
            <w:rPr/>
          </w:rPrChange>
        </w:rPr>
        <w:pPrChange w:id="874" w:author="J.-P. K." w:date="2016-01-02T12:43:00Z">
          <w:pPr>
            <w:pStyle w:val="berschrift4"/>
          </w:pPr>
        </w:pPrChange>
      </w:pPr>
    </w:p>
    <w:p w14:paraId="1C22CD7A" w14:textId="331A8DA3" w:rsidR="00597D84" w:rsidRDefault="00F35580">
      <w:pPr>
        <w:pStyle w:val="berschrift2"/>
        <w:rPr>
          <w:ins w:id="875" w:author="J.-P. K." w:date="2016-01-02T13:33:00Z"/>
        </w:rPr>
        <w:pPrChange w:id="876" w:author="J.-P. K." w:date="2016-01-02T12:48:00Z">
          <w:pPr/>
        </w:pPrChange>
      </w:pPr>
      <w:bookmarkStart w:id="877" w:name="_Toc439502518"/>
      <w:ins w:id="878" w:author="J.-P. K." w:date="2016-01-02T12:48:00Z">
        <w:r>
          <w:t>Anwendungsfall Beschreibung</w:t>
        </w:r>
      </w:ins>
      <w:bookmarkEnd w:id="877"/>
    </w:p>
    <w:tbl>
      <w:tblPr>
        <w:tblStyle w:val="Tabellenraster"/>
        <w:tblW w:w="0" w:type="auto"/>
        <w:tblLook w:val="04A0" w:firstRow="1" w:lastRow="0" w:firstColumn="1" w:lastColumn="0" w:noHBand="0" w:noVBand="1"/>
        <w:tblPrChange w:id="879" w:author="J.-P. K." w:date="2016-01-02T13:43:00Z">
          <w:tblPr>
            <w:tblStyle w:val="Tabellenraster"/>
            <w:tblW w:w="0" w:type="auto"/>
            <w:tblLook w:val="04A0" w:firstRow="1" w:lastRow="0" w:firstColumn="1" w:lastColumn="0" w:noHBand="0" w:noVBand="1"/>
          </w:tblPr>
        </w:tblPrChange>
      </w:tblPr>
      <w:tblGrid>
        <w:gridCol w:w="2689"/>
        <w:gridCol w:w="6373"/>
        <w:tblGridChange w:id="880">
          <w:tblGrid>
            <w:gridCol w:w="4531"/>
            <w:gridCol w:w="4531"/>
          </w:tblGrid>
        </w:tblGridChange>
      </w:tblGrid>
      <w:tr w:rsidR="00786DB6" w14:paraId="17B5BBA8" w14:textId="77777777" w:rsidTr="00786DB6">
        <w:trPr>
          <w:ins w:id="881" w:author="J.-P. K." w:date="2016-01-02T13:40:00Z"/>
        </w:trPr>
        <w:tc>
          <w:tcPr>
            <w:tcW w:w="2689" w:type="dxa"/>
            <w:tcPrChange w:id="882" w:author="J.-P. K." w:date="2016-01-02T13:43:00Z">
              <w:tcPr>
                <w:tcW w:w="4531" w:type="dxa"/>
              </w:tcPr>
            </w:tcPrChange>
          </w:tcPr>
          <w:p w14:paraId="23D13228" w14:textId="6C067FBB" w:rsidR="00786DB6" w:rsidRDefault="00786DB6" w:rsidP="00B12FBF">
            <w:pPr>
              <w:rPr>
                <w:ins w:id="883" w:author="J.-P. K." w:date="2016-01-02T13:40:00Z"/>
              </w:rPr>
            </w:pPr>
            <w:proofErr w:type="spellStart"/>
            <w:ins w:id="884" w:author="J.-P. K." w:date="2016-01-02T13:40:00Z">
              <w:r>
                <w:t>Use</w:t>
              </w:r>
              <w:proofErr w:type="spellEnd"/>
              <w:r>
                <w:t xml:space="preserve"> Case</w:t>
              </w:r>
            </w:ins>
          </w:p>
        </w:tc>
        <w:tc>
          <w:tcPr>
            <w:tcW w:w="6373" w:type="dxa"/>
            <w:tcPrChange w:id="885" w:author="J.-P. K." w:date="2016-01-02T13:43:00Z">
              <w:tcPr>
                <w:tcW w:w="4531" w:type="dxa"/>
              </w:tcPr>
            </w:tcPrChange>
          </w:tcPr>
          <w:p w14:paraId="2B7DE48D" w14:textId="483095E2" w:rsidR="00786DB6" w:rsidRDefault="00786DB6" w:rsidP="00B12FBF">
            <w:pPr>
              <w:rPr>
                <w:ins w:id="886" w:author="J.-P. K." w:date="2016-01-02T13:40:00Z"/>
              </w:rPr>
            </w:pPr>
            <w:ins w:id="887" w:author="J.-P. K." w:date="2016-01-02T13:41:00Z">
              <w:r>
                <w:t>Wo gibt es was</w:t>
              </w:r>
            </w:ins>
          </w:p>
        </w:tc>
      </w:tr>
      <w:tr w:rsidR="00786DB6" w14:paraId="6A79A265" w14:textId="77777777" w:rsidTr="00786DB6">
        <w:trPr>
          <w:ins w:id="888" w:author="J.-P. K." w:date="2016-01-02T13:40:00Z"/>
        </w:trPr>
        <w:tc>
          <w:tcPr>
            <w:tcW w:w="2689" w:type="dxa"/>
            <w:tcPrChange w:id="889" w:author="J.-P. K." w:date="2016-01-02T13:43:00Z">
              <w:tcPr>
                <w:tcW w:w="4531" w:type="dxa"/>
              </w:tcPr>
            </w:tcPrChange>
          </w:tcPr>
          <w:p w14:paraId="31ECEBFB" w14:textId="58F0E8A9" w:rsidR="00786DB6" w:rsidRDefault="00786DB6" w:rsidP="00B12FBF">
            <w:pPr>
              <w:rPr>
                <w:ins w:id="890" w:author="J.-P. K." w:date="2016-01-02T13:40:00Z"/>
              </w:rPr>
            </w:pPr>
            <w:proofErr w:type="spellStart"/>
            <w:ins w:id="891" w:author="J.-P. K." w:date="2016-01-02T13:40:00Z">
              <w:r>
                <w:t>Actors</w:t>
              </w:r>
              <w:proofErr w:type="spellEnd"/>
            </w:ins>
          </w:p>
        </w:tc>
        <w:tc>
          <w:tcPr>
            <w:tcW w:w="6373" w:type="dxa"/>
            <w:tcPrChange w:id="892" w:author="J.-P. K." w:date="2016-01-02T13:43:00Z">
              <w:tcPr>
                <w:tcW w:w="4531" w:type="dxa"/>
              </w:tcPr>
            </w:tcPrChange>
          </w:tcPr>
          <w:p w14:paraId="6925CEC1" w14:textId="0AF2E708" w:rsidR="00786DB6" w:rsidRDefault="00786DB6" w:rsidP="00B12FBF">
            <w:pPr>
              <w:rPr>
                <w:ins w:id="893" w:author="J.-P. K." w:date="2016-01-02T13:40:00Z"/>
              </w:rPr>
            </w:pPr>
            <w:ins w:id="894" w:author="J.-P. K." w:date="2016-01-02T13:41:00Z">
              <w:r>
                <w:t>Webseiten Besucher</w:t>
              </w:r>
            </w:ins>
          </w:p>
        </w:tc>
      </w:tr>
      <w:tr w:rsidR="00786DB6" w14:paraId="0222D8CF" w14:textId="77777777" w:rsidTr="00786DB6">
        <w:trPr>
          <w:ins w:id="895" w:author="J.-P. K." w:date="2016-01-02T13:40:00Z"/>
        </w:trPr>
        <w:tc>
          <w:tcPr>
            <w:tcW w:w="2689" w:type="dxa"/>
            <w:tcPrChange w:id="896" w:author="J.-P. K." w:date="2016-01-02T13:43:00Z">
              <w:tcPr>
                <w:tcW w:w="4531" w:type="dxa"/>
              </w:tcPr>
            </w:tcPrChange>
          </w:tcPr>
          <w:p w14:paraId="5757E630" w14:textId="76568485" w:rsidR="00786DB6" w:rsidRDefault="00786DB6" w:rsidP="00B12FBF">
            <w:pPr>
              <w:rPr>
                <w:ins w:id="897" w:author="J.-P. K." w:date="2016-01-02T13:40:00Z"/>
              </w:rPr>
            </w:pPr>
            <w:proofErr w:type="spellStart"/>
            <w:ins w:id="898" w:author="J.-P. K." w:date="2016-01-02T13:41:00Z">
              <w:r>
                <w:t>Pre</w:t>
              </w:r>
              <w:proofErr w:type="spellEnd"/>
              <w:r>
                <w:t xml:space="preserve"> </w:t>
              </w:r>
              <w:proofErr w:type="spellStart"/>
              <w:r>
                <w:t>Conditions</w:t>
              </w:r>
            </w:ins>
            <w:proofErr w:type="spellEnd"/>
          </w:p>
        </w:tc>
        <w:tc>
          <w:tcPr>
            <w:tcW w:w="6373" w:type="dxa"/>
            <w:tcPrChange w:id="899" w:author="J.-P. K." w:date="2016-01-02T13:43:00Z">
              <w:tcPr>
                <w:tcW w:w="4531" w:type="dxa"/>
              </w:tcPr>
            </w:tcPrChange>
          </w:tcPr>
          <w:p w14:paraId="7D67B8D3" w14:textId="77777777" w:rsidR="00786DB6" w:rsidRDefault="00786DB6">
            <w:pPr>
              <w:pStyle w:val="Listenabsatz"/>
              <w:numPr>
                <w:ilvl w:val="0"/>
                <w:numId w:val="10"/>
              </w:numPr>
              <w:rPr>
                <w:ins w:id="900" w:author="J.-P. K." w:date="2016-01-02T13:41:00Z"/>
              </w:rPr>
              <w:pPrChange w:id="901" w:author="J.-P. K." w:date="2016-01-02T13:41:00Z">
                <w:pPr/>
              </w:pPrChange>
            </w:pPr>
            <w:ins w:id="902" w:author="J.-P. K." w:date="2016-01-02T13:41:00Z">
              <w:r>
                <w:t>Die Webseite ist online</w:t>
              </w:r>
            </w:ins>
          </w:p>
          <w:p w14:paraId="6226B60C" w14:textId="67686024" w:rsidR="00786DB6" w:rsidRDefault="00786DB6">
            <w:pPr>
              <w:pStyle w:val="Listenabsatz"/>
              <w:numPr>
                <w:ilvl w:val="0"/>
                <w:numId w:val="10"/>
              </w:numPr>
              <w:rPr>
                <w:ins w:id="903" w:author="J.-P. K." w:date="2016-01-02T13:40:00Z"/>
              </w:rPr>
              <w:pPrChange w:id="904" w:author="J.-P. K." w:date="2016-01-02T13:42:00Z">
                <w:pPr/>
              </w:pPrChange>
            </w:pPr>
            <w:ins w:id="905" w:author="J.-P. K." w:date="2016-01-02T13:41:00Z">
              <w:r>
                <w:t>Der Datenbankserver ist online und gepflegt</w:t>
              </w:r>
            </w:ins>
          </w:p>
        </w:tc>
      </w:tr>
      <w:tr w:rsidR="00786DB6" w14:paraId="2F26275D" w14:textId="77777777" w:rsidTr="00786DB6">
        <w:trPr>
          <w:ins w:id="906" w:author="J.-P. K." w:date="2016-01-02T13:40:00Z"/>
        </w:trPr>
        <w:tc>
          <w:tcPr>
            <w:tcW w:w="2689" w:type="dxa"/>
            <w:tcPrChange w:id="907" w:author="J.-P. K." w:date="2016-01-02T13:43:00Z">
              <w:tcPr>
                <w:tcW w:w="4531" w:type="dxa"/>
              </w:tcPr>
            </w:tcPrChange>
          </w:tcPr>
          <w:p w14:paraId="0DE426A3" w14:textId="5450082D" w:rsidR="00786DB6" w:rsidRDefault="00786DB6" w:rsidP="00786DB6">
            <w:pPr>
              <w:rPr>
                <w:ins w:id="908" w:author="J.-P. K." w:date="2016-01-02T13:40:00Z"/>
              </w:rPr>
            </w:pPr>
            <w:ins w:id="909" w:author="J.-P. K." w:date="2016-01-02T13:41:00Z">
              <w:r>
                <w:t xml:space="preserve">Main </w:t>
              </w:r>
              <w:proofErr w:type="spellStart"/>
              <w:r>
                <w:t>flow</w:t>
              </w:r>
            </w:ins>
            <w:proofErr w:type="spellEnd"/>
          </w:p>
        </w:tc>
        <w:tc>
          <w:tcPr>
            <w:tcW w:w="6373" w:type="dxa"/>
            <w:tcPrChange w:id="910" w:author="J.-P. K." w:date="2016-01-02T13:43:00Z">
              <w:tcPr>
                <w:tcW w:w="4531" w:type="dxa"/>
              </w:tcPr>
            </w:tcPrChange>
          </w:tcPr>
          <w:p w14:paraId="6E9816CF" w14:textId="77777777" w:rsidR="00786DB6" w:rsidRDefault="00786DB6">
            <w:pPr>
              <w:pStyle w:val="Listenabsatz"/>
              <w:numPr>
                <w:ilvl w:val="0"/>
                <w:numId w:val="24"/>
              </w:numPr>
              <w:rPr>
                <w:ins w:id="911" w:author="J.-P. K." w:date="2016-01-02T13:43:00Z"/>
              </w:rPr>
              <w:pPrChange w:id="912" w:author="J.-P. K." w:date="2016-01-02T13:43:00Z">
                <w:pPr/>
              </w:pPrChange>
            </w:pPr>
            <w:ins w:id="913" w:author="J.-P. K." w:date="2016-01-02T13:43:00Z">
              <w:r>
                <w:t>Benutzer besucht die Webseite</w:t>
              </w:r>
            </w:ins>
          </w:p>
          <w:p w14:paraId="0052092C" w14:textId="77777777" w:rsidR="00786DB6" w:rsidRDefault="00786DB6">
            <w:pPr>
              <w:pStyle w:val="Listenabsatz"/>
              <w:numPr>
                <w:ilvl w:val="0"/>
                <w:numId w:val="24"/>
              </w:numPr>
              <w:rPr>
                <w:ins w:id="914" w:author="J.-P. K." w:date="2016-01-02T13:44:00Z"/>
              </w:rPr>
              <w:pPrChange w:id="915" w:author="J.-P. K." w:date="2016-01-02T13:43:00Z">
                <w:pPr/>
              </w:pPrChange>
            </w:pPr>
            <w:ins w:id="916" w:author="J.-P. K." w:date="2016-01-02T13:43:00Z">
              <w:r>
                <w:t xml:space="preserve">Benutzer wählt </w:t>
              </w:r>
            </w:ins>
            <w:ins w:id="917" w:author="J.-P. K." w:date="2016-01-02T13:44:00Z">
              <w:r>
                <w:t xml:space="preserve">„Wo finde ich was?“ in der </w:t>
              </w:r>
              <w:proofErr w:type="spellStart"/>
              <w:r>
                <w:t>Menuleiste</w:t>
              </w:r>
              <w:proofErr w:type="spellEnd"/>
              <w:r>
                <w:t xml:space="preserve"> aus</w:t>
              </w:r>
            </w:ins>
          </w:p>
          <w:p w14:paraId="75BD5166" w14:textId="77777777" w:rsidR="00786DB6" w:rsidRDefault="00786DB6">
            <w:pPr>
              <w:pStyle w:val="Listenabsatz"/>
              <w:numPr>
                <w:ilvl w:val="0"/>
                <w:numId w:val="24"/>
              </w:numPr>
              <w:rPr>
                <w:ins w:id="918" w:author="J.-P. K." w:date="2016-01-02T13:44:00Z"/>
              </w:rPr>
              <w:pPrChange w:id="919" w:author="J.-P. K." w:date="2016-01-02T13:43:00Z">
                <w:pPr/>
              </w:pPrChange>
            </w:pPr>
            <w:ins w:id="920" w:author="J.-P. K." w:date="2016-01-02T13:44:00Z">
              <w:r>
                <w:t>Der Benutzer wählt eine Produkthauptkategorie aus</w:t>
              </w:r>
            </w:ins>
          </w:p>
          <w:p w14:paraId="398955F8" w14:textId="77777777" w:rsidR="00786DB6" w:rsidRDefault="00786DB6">
            <w:pPr>
              <w:pStyle w:val="Listenabsatz"/>
              <w:numPr>
                <w:ilvl w:val="0"/>
                <w:numId w:val="24"/>
              </w:numPr>
              <w:rPr>
                <w:ins w:id="921" w:author="J.-P. K." w:date="2016-01-02T13:44:00Z"/>
              </w:rPr>
              <w:pPrChange w:id="922" w:author="J.-P. K." w:date="2016-01-02T13:43:00Z">
                <w:pPr/>
              </w:pPrChange>
            </w:pPr>
            <w:ins w:id="923" w:author="J.-P. K." w:date="2016-01-02T13:44:00Z">
              <w:r>
                <w:t>Der Benutzer wählt eine Produktunterkategorie aus</w:t>
              </w:r>
            </w:ins>
          </w:p>
          <w:p w14:paraId="0386BC36" w14:textId="62EF2720" w:rsidR="00786DB6" w:rsidRDefault="00786DB6">
            <w:pPr>
              <w:pStyle w:val="Listenabsatz"/>
              <w:numPr>
                <w:ilvl w:val="0"/>
                <w:numId w:val="24"/>
              </w:numPr>
              <w:rPr>
                <w:ins w:id="924" w:author="J.-P. K." w:date="2016-01-02T13:44:00Z"/>
              </w:rPr>
              <w:pPrChange w:id="925" w:author="J.-P. K." w:date="2016-01-02T13:43:00Z">
                <w:pPr/>
              </w:pPrChange>
            </w:pPr>
            <w:ins w:id="926" w:author="J.-P. K." w:date="2016-01-02T13:44:00Z">
              <w:r>
                <w:t xml:space="preserve">Der Benutzer sieht Produktbeispiele der Produktunterkategorie und in welcher </w:t>
              </w:r>
              <w:proofErr w:type="spellStart"/>
              <w:r>
                <w:t>Shopkateg</w:t>
              </w:r>
              <w:r w:rsidR="00FA0199">
                <w:t>orie</w:t>
              </w:r>
              <w:proofErr w:type="spellEnd"/>
              <w:r w:rsidR="00FA0199">
                <w:t xml:space="preserve"> er das Produkt kaufen kann.</w:t>
              </w:r>
            </w:ins>
          </w:p>
          <w:p w14:paraId="04AAFFDB" w14:textId="2523B4AE" w:rsidR="00FA0199" w:rsidRDefault="00FA0199">
            <w:pPr>
              <w:pStyle w:val="Listenabsatz"/>
              <w:ind w:left="360"/>
              <w:rPr>
                <w:ins w:id="927" w:author="J.-P. K." w:date="2016-01-02T13:40:00Z"/>
              </w:rPr>
              <w:pPrChange w:id="928" w:author="J.-P. K." w:date="2016-01-02T13:51:00Z">
                <w:pPr/>
              </w:pPrChange>
            </w:pPr>
            <w:ins w:id="929" w:author="J.-P. K." w:date="2016-01-02T13:46:00Z">
              <w:r>
                <w:t xml:space="preserve">Auf der angezeigten Seite wird </w:t>
              </w:r>
            </w:ins>
            <w:ins w:id="930" w:author="J.-P. K." w:date="2016-01-02T13:47:00Z">
              <w:r>
                <w:t xml:space="preserve">darüber hinaus eine </w:t>
              </w:r>
              <w:proofErr w:type="spellStart"/>
              <w:r>
                <w:t>eingebunde</w:t>
              </w:r>
              <w:proofErr w:type="spellEnd"/>
              <w:r>
                <w:t xml:space="preserve"> Karte von Open </w:t>
              </w:r>
              <w:proofErr w:type="spellStart"/>
              <w:r>
                <w:t>Streetmap</w:t>
              </w:r>
              <w:proofErr w:type="spellEnd"/>
              <w:r>
                <w:t xml:space="preserve"> angezeigt.</w:t>
              </w:r>
            </w:ins>
            <w:ins w:id="931" w:author="J.-P. K." w:date="2016-01-02T13:46:00Z">
              <w:r>
                <w:t xml:space="preserve"> </w:t>
              </w:r>
            </w:ins>
          </w:p>
        </w:tc>
      </w:tr>
      <w:tr w:rsidR="00786DB6" w14:paraId="5EEF39F3" w14:textId="77777777" w:rsidTr="00786DB6">
        <w:trPr>
          <w:ins w:id="932" w:author="J.-P. K." w:date="2016-01-02T13:40:00Z"/>
        </w:trPr>
        <w:tc>
          <w:tcPr>
            <w:tcW w:w="2689" w:type="dxa"/>
            <w:tcPrChange w:id="933" w:author="J.-P. K." w:date="2016-01-02T13:43:00Z">
              <w:tcPr>
                <w:tcW w:w="4531" w:type="dxa"/>
              </w:tcPr>
            </w:tcPrChange>
          </w:tcPr>
          <w:p w14:paraId="65C0D41A" w14:textId="33C57D75" w:rsidR="00786DB6" w:rsidRDefault="00786DB6" w:rsidP="00786DB6">
            <w:pPr>
              <w:rPr>
                <w:ins w:id="934" w:author="J.-P. K." w:date="2016-01-02T13:40:00Z"/>
              </w:rPr>
            </w:pPr>
            <w:ins w:id="935" w:author="J.-P. K." w:date="2016-01-02T13:41:00Z">
              <w:r>
                <w:lastRenderedPageBreak/>
                <w:t xml:space="preserve">Alternative </w:t>
              </w:r>
              <w:proofErr w:type="spellStart"/>
              <w:r>
                <w:t>flow</w:t>
              </w:r>
            </w:ins>
            <w:proofErr w:type="spellEnd"/>
            <w:ins w:id="936" w:author="J.-P. K." w:date="2016-01-02T13:53:00Z">
              <w:r w:rsidR="00FA0199">
                <w:t xml:space="preserve"> (</w:t>
              </w:r>
            </w:ins>
            <w:ins w:id="937" w:author="J.-P. K." w:date="2016-01-02T13:54:00Z">
              <w:r w:rsidR="00FA0199">
                <w:t xml:space="preserve">noch </w:t>
              </w:r>
            </w:ins>
            <w:ins w:id="938" w:author="J.-P. K." w:date="2016-01-02T13:53:00Z">
              <w:r w:rsidR="00FA0199">
                <w:t>nicht implementiert)</w:t>
              </w:r>
            </w:ins>
          </w:p>
        </w:tc>
        <w:tc>
          <w:tcPr>
            <w:tcW w:w="6373" w:type="dxa"/>
            <w:tcPrChange w:id="939" w:author="J.-P. K." w:date="2016-01-02T13:43:00Z">
              <w:tcPr>
                <w:tcW w:w="4531" w:type="dxa"/>
              </w:tcPr>
            </w:tcPrChange>
          </w:tcPr>
          <w:p w14:paraId="540EAEB0" w14:textId="77777777" w:rsidR="00786DB6" w:rsidRDefault="00FA0199">
            <w:pPr>
              <w:pStyle w:val="Listenabsatz"/>
              <w:numPr>
                <w:ilvl w:val="0"/>
                <w:numId w:val="26"/>
              </w:numPr>
              <w:rPr>
                <w:ins w:id="940" w:author="J.-P. K." w:date="2016-01-02T13:52:00Z"/>
              </w:rPr>
              <w:pPrChange w:id="941" w:author="J.-P. K." w:date="2016-01-02T13:52:00Z">
                <w:pPr/>
              </w:pPrChange>
            </w:pPr>
            <w:ins w:id="942" w:author="J.-P. K." w:date="2016-01-02T13:52:00Z">
              <w:r>
                <w:t>Benutzer besucht die Webseite</w:t>
              </w:r>
            </w:ins>
          </w:p>
          <w:p w14:paraId="2F4FC09C" w14:textId="77777777" w:rsidR="00FA0199" w:rsidRDefault="00FA0199">
            <w:pPr>
              <w:pStyle w:val="Listenabsatz"/>
              <w:numPr>
                <w:ilvl w:val="0"/>
                <w:numId w:val="26"/>
              </w:numPr>
              <w:rPr>
                <w:ins w:id="943" w:author="J.-P. K." w:date="2016-01-02T13:53:00Z"/>
              </w:rPr>
              <w:pPrChange w:id="944" w:author="J.-P. K." w:date="2016-01-02T13:52:00Z">
                <w:pPr/>
              </w:pPrChange>
            </w:pPr>
            <w:ins w:id="945" w:author="J.-P. K." w:date="2016-01-02T13:53:00Z">
              <w:r>
                <w:t xml:space="preserve">Benutzer wählt „Wo finde ich was?“ in der </w:t>
              </w:r>
              <w:proofErr w:type="spellStart"/>
              <w:r>
                <w:t>Menuleiste</w:t>
              </w:r>
              <w:proofErr w:type="spellEnd"/>
              <w:r>
                <w:t xml:space="preserve"> aus</w:t>
              </w:r>
            </w:ins>
          </w:p>
          <w:p w14:paraId="219CF006" w14:textId="77777777" w:rsidR="00FA0199" w:rsidRDefault="00FA0199">
            <w:pPr>
              <w:pStyle w:val="Listenabsatz"/>
              <w:numPr>
                <w:ilvl w:val="0"/>
                <w:numId w:val="26"/>
              </w:numPr>
              <w:rPr>
                <w:ins w:id="946" w:author="J.-P. K." w:date="2016-01-02T13:53:00Z"/>
              </w:rPr>
              <w:pPrChange w:id="947" w:author="J.-P. K." w:date="2016-01-02T13:52:00Z">
                <w:pPr/>
              </w:pPrChange>
            </w:pPr>
            <w:ins w:id="948" w:author="J.-P. K." w:date="2016-01-02T13:53:00Z">
              <w:r>
                <w:t>Der Benutzer trägt in das Suchfeld einen Suchbegriff ein</w:t>
              </w:r>
            </w:ins>
          </w:p>
          <w:p w14:paraId="3195E7ED" w14:textId="72319BC5" w:rsidR="00FA0199" w:rsidRDefault="00FA0199">
            <w:pPr>
              <w:pStyle w:val="Listenabsatz"/>
              <w:numPr>
                <w:ilvl w:val="0"/>
                <w:numId w:val="26"/>
              </w:numPr>
              <w:rPr>
                <w:ins w:id="949" w:author="J.-P. K." w:date="2016-01-02T13:40:00Z"/>
              </w:rPr>
              <w:pPrChange w:id="950" w:author="J.-P. K." w:date="2016-01-02T13:52:00Z">
                <w:pPr/>
              </w:pPrChange>
            </w:pPr>
            <w:ins w:id="951" w:author="J.-P. K." w:date="2016-01-02T13:53:00Z">
              <w:r>
                <w:t>Der Benutzer erhält alle gefundenen Ergebnisse übersichtlich angezeigt</w:t>
              </w:r>
            </w:ins>
          </w:p>
        </w:tc>
      </w:tr>
      <w:tr w:rsidR="00786DB6" w14:paraId="2D62DF56" w14:textId="77777777" w:rsidTr="00786DB6">
        <w:trPr>
          <w:ins w:id="952" w:author="J.-P. K." w:date="2016-01-02T13:41:00Z"/>
        </w:trPr>
        <w:tc>
          <w:tcPr>
            <w:tcW w:w="2689" w:type="dxa"/>
            <w:tcPrChange w:id="953" w:author="J.-P. K." w:date="2016-01-02T13:43:00Z">
              <w:tcPr>
                <w:tcW w:w="4531" w:type="dxa"/>
              </w:tcPr>
            </w:tcPrChange>
          </w:tcPr>
          <w:p w14:paraId="47D449BD" w14:textId="1CB0D75F" w:rsidR="00786DB6" w:rsidRDefault="00786DB6" w:rsidP="00786DB6">
            <w:pPr>
              <w:rPr>
                <w:ins w:id="954" w:author="J.-P. K." w:date="2016-01-02T13:41:00Z"/>
              </w:rPr>
            </w:pPr>
            <w:ins w:id="955" w:author="J.-P. K." w:date="2016-01-02T13:41:00Z">
              <w:r>
                <w:t xml:space="preserve">Post </w:t>
              </w:r>
              <w:proofErr w:type="spellStart"/>
              <w:r>
                <w:t>conditions</w:t>
              </w:r>
              <w:proofErr w:type="spellEnd"/>
            </w:ins>
          </w:p>
        </w:tc>
        <w:tc>
          <w:tcPr>
            <w:tcW w:w="6373" w:type="dxa"/>
            <w:tcPrChange w:id="956" w:author="J.-P. K." w:date="2016-01-02T13:43:00Z">
              <w:tcPr>
                <w:tcW w:w="4531" w:type="dxa"/>
              </w:tcPr>
            </w:tcPrChange>
          </w:tcPr>
          <w:p w14:paraId="7B85F7FB" w14:textId="77777777" w:rsidR="00786DB6" w:rsidRDefault="00FA0199">
            <w:pPr>
              <w:pStyle w:val="Listenabsatz"/>
              <w:numPr>
                <w:ilvl w:val="0"/>
                <w:numId w:val="10"/>
              </w:numPr>
              <w:rPr>
                <w:ins w:id="957" w:author="J.-P. K." w:date="2016-01-02T13:54:00Z"/>
              </w:rPr>
              <w:pPrChange w:id="958" w:author="J.-P. K." w:date="2016-01-02T13:54:00Z">
                <w:pPr/>
              </w:pPrChange>
            </w:pPr>
            <w:ins w:id="959" w:author="J.-P. K." w:date="2016-01-02T13:54:00Z">
              <w:r>
                <w:t xml:space="preserve">Der Benutzer muss auf die </w:t>
              </w:r>
              <w:proofErr w:type="spellStart"/>
              <w:r>
                <w:t>Ausangsseite</w:t>
              </w:r>
              <w:proofErr w:type="spellEnd"/>
              <w:r>
                <w:t xml:space="preserve"> zurückkehren können</w:t>
              </w:r>
            </w:ins>
          </w:p>
          <w:p w14:paraId="361DB984" w14:textId="2FA9060D" w:rsidR="00FA0199" w:rsidRDefault="00FA0199">
            <w:pPr>
              <w:pStyle w:val="Listenabsatz"/>
              <w:ind w:left="1080"/>
              <w:rPr>
                <w:ins w:id="960" w:author="J.-P. K." w:date="2016-01-02T13:41:00Z"/>
              </w:rPr>
              <w:pPrChange w:id="961" w:author="J.-P. K." w:date="2016-01-02T13:54:00Z">
                <w:pPr/>
              </w:pPrChange>
            </w:pPr>
          </w:p>
        </w:tc>
      </w:tr>
      <w:tr w:rsidR="00786DB6" w14:paraId="0B64A35E" w14:textId="77777777" w:rsidTr="00786DB6">
        <w:trPr>
          <w:ins w:id="962" w:author="J.-P. K." w:date="2016-01-02T13:41:00Z"/>
        </w:trPr>
        <w:tc>
          <w:tcPr>
            <w:tcW w:w="2689" w:type="dxa"/>
            <w:tcPrChange w:id="963" w:author="J.-P. K." w:date="2016-01-02T13:43:00Z">
              <w:tcPr>
                <w:tcW w:w="4531" w:type="dxa"/>
              </w:tcPr>
            </w:tcPrChange>
          </w:tcPr>
          <w:p w14:paraId="5715DC2E" w14:textId="5D87468D" w:rsidR="00786DB6" w:rsidRDefault="00786DB6" w:rsidP="00786DB6">
            <w:pPr>
              <w:rPr>
                <w:ins w:id="964" w:author="J.-P. K." w:date="2016-01-02T13:41:00Z"/>
              </w:rPr>
            </w:pPr>
            <w:ins w:id="965" w:author="J.-P. K." w:date="2016-01-02T13:41:00Z">
              <w:r>
                <w:t>end</w:t>
              </w:r>
            </w:ins>
          </w:p>
        </w:tc>
        <w:tc>
          <w:tcPr>
            <w:tcW w:w="6373" w:type="dxa"/>
            <w:tcPrChange w:id="966" w:author="J.-P. K." w:date="2016-01-02T13:43:00Z">
              <w:tcPr>
                <w:tcW w:w="4531" w:type="dxa"/>
              </w:tcPr>
            </w:tcPrChange>
          </w:tcPr>
          <w:p w14:paraId="7CACC73E" w14:textId="29AA7E7E" w:rsidR="00786DB6" w:rsidRDefault="00FA0199" w:rsidP="00786DB6">
            <w:pPr>
              <w:rPr>
                <w:ins w:id="967" w:author="J.-P. K." w:date="2016-01-02T13:41:00Z"/>
              </w:rPr>
            </w:pPr>
            <w:ins w:id="968" w:author="J.-P. K." w:date="2016-01-02T13:54:00Z">
              <w:r>
                <w:t>Wo gibt es was</w:t>
              </w:r>
            </w:ins>
          </w:p>
        </w:tc>
      </w:tr>
    </w:tbl>
    <w:p w14:paraId="34B734BC" w14:textId="77777777" w:rsidR="00B12FBF" w:rsidRPr="00B12FBF" w:rsidRDefault="00B12FBF">
      <w:pPr>
        <w:rPr>
          <w:ins w:id="969" w:author="J.-P. K." w:date="2016-01-02T12:48:00Z"/>
        </w:rPr>
      </w:pPr>
    </w:p>
    <w:p w14:paraId="539FC377" w14:textId="1DA1F9BD" w:rsidR="00F35580" w:rsidRDefault="00F35580">
      <w:pPr>
        <w:pStyle w:val="berschrift2"/>
        <w:rPr>
          <w:ins w:id="970" w:author="J.-P. K." w:date="2016-01-02T14:03:00Z"/>
        </w:rPr>
        <w:pPrChange w:id="971" w:author="J.-P. K." w:date="2016-01-02T12:49:00Z">
          <w:pPr/>
        </w:pPrChange>
      </w:pPr>
      <w:bookmarkStart w:id="972" w:name="_Toc439502519"/>
      <w:ins w:id="973" w:author="J.-P. K." w:date="2016-01-02T12:49:00Z">
        <w:r>
          <w:t>Anwendungsfalldiagramm</w:t>
        </w:r>
      </w:ins>
      <w:bookmarkEnd w:id="972"/>
    </w:p>
    <w:p w14:paraId="1001DF73" w14:textId="77777777" w:rsidR="007D3FBA" w:rsidRDefault="007D3FBA">
      <w:pPr>
        <w:pStyle w:val="berschrift2"/>
        <w:numPr>
          <w:ilvl w:val="0"/>
          <w:numId w:val="0"/>
        </w:numPr>
        <w:ind w:left="576"/>
        <w:rPr>
          <w:ins w:id="974" w:author="J.-P. K." w:date="2016-01-02T14:39:00Z"/>
        </w:rPr>
        <w:pPrChange w:id="975" w:author="J.-P. K." w:date="2016-01-02T14:39:00Z">
          <w:pPr/>
        </w:pPrChange>
      </w:pPr>
      <w:bookmarkStart w:id="976" w:name="_Toc439502520"/>
    </w:p>
    <w:p w14:paraId="32E5EFA2" w14:textId="77777777" w:rsidR="007D3FBA" w:rsidRPr="007D3FBA" w:rsidRDefault="007D3FBA">
      <w:pPr>
        <w:rPr>
          <w:ins w:id="977" w:author="J.-P. K." w:date="2016-01-02T14:39:00Z"/>
        </w:rPr>
      </w:pPr>
    </w:p>
    <w:p w14:paraId="34618E6F" w14:textId="6ACE3BFE" w:rsidR="00F35580" w:rsidRDefault="00F35580">
      <w:pPr>
        <w:pStyle w:val="berschrift2"/>
        <w:rPr>
          <w:ins w:id="978" w:author="J.-P. K." w:date="2016-01-02T14:11:00Z"/>
        </w:rPr>
        <w:pPrChange w:id="979" w:author="J.-P. K." w:date="2016-01-02T12:49:00Z">
          <w:pPr/>
        </w:pPrChange>
      </w:pPr>
      <w:ins w:id="980" w:author="J.-P. K." w:date="2016-01-02T12:49:00Z">
        <w:r>
          <w:lastRenderedPageBreak/>
          <w:t>Aktivitätsdiagramm</w:t>
        </w:r>
      </w:ins>
      <w:bookmarkEnd w:id="976"/>
    </w:p>
    <w:p w14:paraId="460682C0" w14:textId="6FB59338" w:rsidR="00A73773" w:rsidRPr="00A73773" w:rsidRDefault="00A73773">
      <w:pPr>
        <w:rPr>
          <w:ins w:id="981" w:author="J.-P. K." w:date="2016-01-02T14:04:00Z"/>
        </w:rPr>
      </w:pPr>
      <w:ins w:id="982" w:author="J.-P. K." w:date="2016-01-02T14:12:00Z">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ins>
    </w:p>
    <w:p w14:paraId="39DD1703" w14:textId="77777777" w:rsidR="00A73773" w:rsidRPr="00A73773" w:rsidRDefault="00A73773">
      <w:pPr>
        <w:rPr>
          <w:ins w:id="983" w:author="J.-P. K." w:date="2016-01-02T12:49:00Z"/>
        </w:rPr>
      </w:pPr>
    </w:p>
    <w:p w14:paraId="22106A64" w14:textId="3098FEE6" w:rsidR="00F35580" w:rsidRDefault="00F35580">
      <w:pPr>
        <w:pStyle w:val="berschrift2"/>
        <w:rPr>
          <w:ins w:id="984" w:author="J.-P. K." w:date="2016-01-02T14:04:00Z"/>
        </w:rPr>
        <w:pPrChange w:id="985" w:author="J.-P. K." w:date="2016-01-02T12:49:00Z">
          <w:pPr/>
        </w:pPrChange>
      </w:pPr>
      <w:bookmarkStart w:id="986" w:name="_Toc439502521"/>
      <w:ins w:id="987" w:author="J.-P. K." w:date="2016-01-02T12:49:00Z">
        <w:r>
          <w:t>Klassendiagramm</w:t>
        </w:r>
      </w:ins>
      <w:bookmarkEnd w:id="986"/>
    </w:p>
    <w:p w14:paraId="1686E74E" w14:textId="77777777" w:rsidR="00A73773" w:rsidRPr="00A73773" w:rsidRDefault="00A73773">
      <w:pPr>
        <w:rPr>
          <w:ins w:id="988" w:author="J.-P. K." w:date="2016-01-02T12:49:00Z"/>
        </w:rPr>
      </w:pPr>
    </w:p>
    <w:p w14:paraId="04E06BEC" w14:textId="1ABDE8FB" w:rsidR="00F35580" w:rsidRDefault="00F35580">
      <w:pPr>
        <w:pStyle w:val="berschrift2"/>
        <w:rPr>
          <w:ins w:id="989" w:author="J.-P. K." w:date="2016-01-02T14:04:00Z"/>
        </w:rPr>
        <w:pPrChange w:id="990" w:author="J.-P. K." w:date="2016-01-02T12:50:00Z">
          <w:pPr/>
        </w:pPrChange>
      </w:pPr>
      <w:bookmarkStart w:id="991" w:name="_Toc439502522"/>
      <w:ins w:id="992" w:author="J.-P. K." w:date="2016-01-02T12:49:00Z">
        <w:r>
          <w:lastRenderedPageBreak/>
          <w:t>Sequenzdiagramm</w:t>
        </w:r>
      </w:ins>
      <w:bookmarkEnd w:id="991"/>
    </w:p>
    <w:p w14:paraId="798E6484" w14:textId="0165F1F8" w:rsidR="00A73773" w:rsidRPr="00A73773" w:rsidRDefault="00A73773">
      <w:pPr>
        <w:rPr>
          <w:ins w:id="993" w:author="J.-P. K." w:date="2016-01-02T12:50:00Z"/>
        </w:rPr>
      </w:pPr>
      <w:ins w:id="994" w:author="J.-P. K." w:date="2016-01-02T14:11:00Z">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ins>
    </w:p>
    <w:p w14:paraId="029FA28E" w14:textId="483DC823" w:rsidR="00F35580" w:rsidRDefault="00F35580">
      <w:pPr>
        <w:pStyle w:val="berschrift2"/>
        <w:rPr>
          <w:ins w:id="995" w:author="J.-P. K." w:date="2016-01-02T14:04:00Z"/>
        </w:rPr>
        <w:pPrChange w:id="996" w:author="J.-P. K." w:date="2016-01-02T12:50:00Z">
          <w:pPr/>
        </w:pPrChange>
      </w:pPr>
      <w:bookmarkStart w:id="997" w:name="_Toc439502523"/>
      <w:ins w:id="998" w:author="J.-P. K." w:date="2016-01-02T12:50:00Z">
        <w:r>
          <w:t>Zustandsdiagramm</w:t>
        </w:r>
      </w:ins>
      <w:bookmarkEnd w:id="997"/>
    </w:p>
    <w:p w14:paraId="71BEA485" w14:textId="77777777" w:rsidR="00A73773" w:rsidRPr="00A73773" w:rsidRDefault="00A73773">
      <w:pPr>
        <w:rPr>
          <w:ins w:id="999" w:author="J.-P. K." w:date="2016-01-02T12:50:00Z"/>
        </w:rPr>
      </w:pPr>
    </w:p>
    <w:p w14:paraId="0533B0AC" w14:textId="62D57B1F" w:rsidR="00F35580" w:rsidRDefault="00F35580">
      <w:pPr>
        <w:pStyle w:val="berschrift2"/>
        <w:rPr>
          <w:ins w:id="1000" w:author="J.-P. K." w:date="2016-01-02T14:15:00Z"/>
        </w:rPr>
        <w:pPrChange w:id="1001" w:author="J.-P. K." w:date="2016-01-02T12:50:00Z">
          <w:pPr/>
        </w:pPrChange>
      </w:pPr>
      <w:bookmarkStart w:id="1002" w:name="_Toc439502524"/>
      <w:ins w:id="1003" w:author="J.-P. K." w:date="2016-01-02T12:50:00Z">
        <w:r>
          <w:t>Auswertung der Diagramme</w:t>
        </w:r>
      </w:ins>
      <w:bookmarkEnd w:id="1002"/>
    </w:p>
    <w:p w14:paraId="338336BF" w14:textId="0763731E" w:rsidR="006A6C2C" w:rsidRDefault="00A018DC">
      <w:pPr>
        <w:rPr>
          <w:ins w:id="1004" w:author="J.-P. K." w:date="2016-01-02T16:45:00Z"/>
        </w:rPr>
      </w:pPr>
      <w:ins w:id="1005" w:author="J.-P. K." w:date="2016-01-02T16:30:00Z">
        <w:r>
          <w:t>Jedes der Diagramme zeigt eine spezifische Sichtweise auf das Softwareprojekt.</w:t>
        </w:r>
      </w:ins>
      <w:ins w:id="1006" w:author="J.-P. K." w:date="2016-01-02T16:31:00Z">
        <w:r>
          <w:t xml:space="preserve"> Doch beschreiben die meisten spezifischen Diagramme ein und den gleichen Sachverhalt.</w:t>
        </w:r>
      </w:ins>
      <w:ins w:id="1007" w:author="J.-P. K." w:date="2016-01-02T16:30:00Z">
        <w:r>
          <w:t xml:space="preserve"> </w:t>
        </w:r>
      </w:ins>
      <w:ins w:id="1008" w:author="J.-P. K." w:date="2016-01-02T16:31:00Z">
        <w:r>
          <w:t xml:space="preserve">Das eine sehr detailliert das andere Recht grob. </w:t>
        </w:r>
      </w:ins>
      <w:ins w:id="1009" w:author="J.-P. K." w:date="2016-01-02T16:33:00Z">
        <w:r w:rsidR="00653EA8">
          <w:t>Das Anwendungsfalldiagramm ist relevant für eine frühe Phase in der Softwareentwicklung, wohingegen z.B. das Sequenzdiagramm eher später relevant wird.</w:t>
        </w:r>
      </w:ins>
    </w:p>
    <w:p w14:paraId="76598473" w14:textId="77777777" w:rsidR="00D74DA2" w:rsidRDefault="00D74DA2">
      <w:pPr>
        <w:rPr>
          <w:ins w:id="1010" w:author="J.-P. K." w:date="2016-01-02T14:16:00Z"/>
        </w:rPr>
      </w:pPr>
      <w:bookmarkStart w:id="1011" w:name="_GoBack"/>
      <w:bookmarkEnd w:id="1011"/>
    </w:p>
    <w:p w14:paraId="4BD80BD6" w14:textId="5E8D7879" w:rsidR="006A6C2C" w:rsidRDefault="006A6C2C">
      <w:pPr>
        <w:pStyle w:val="berschrift2"/>
        <w:rPr>
          <w:ins w:id="1012" w:author="J.-P. K." w:date="2016-01-02T14:16:00Z"/>
        </w:rPr>
        <w:pPrChange w:id="1013" w:author="J.-P. K." w:date="2016-01-02T14:16:00Z">
          <w:pPr/>
        </w:pPrChange>
      </w:pPr>
      <w:ins w:id="1014" w:author="J.-P. K." w:date="2016-01-02T14:16:00Z">
        <w:r w:rsidRPr="008D4116">
          <w:rPr>
            <w:rPrChange w:id="1015" w:author="J.-P. K." w:date="2016-01-02T14:16:00Z">
              <w:rPr>
                <w:rFonts w:ascii="Calibri" w:hAnsi="Calibri" w:cs="Calibri"/>
                <w:color w:val="1F497D"/>
              </w:rPr>
            </w:rPrChange>
          </w:rPr>
          <w:t>Auswahl des Vorgehensmodells und Umsetzung</w:t>
        </w:r>
      </w:ins>
    </w:p>
    <w:p w14:paraId="78A126F0" w14:textId="485FF652" w:rsidR="008D4116" w:rsidRPr="008D4116" w:rsidRDefault="008D4116">
      <w:pPr>
        <w:rPr>
          <w:ins w:id="1016" w:author="J.-P. K." w:date="2016-01-02T14:16:00Z"/>
          <w:rPrChange w:id="1017" w:author="J.-P. K." w:date="2016-01-02T14:16:00Z">
            <w:rPr>
              <w:ins w:id="1018" w:author="J.-P. K." w:date="2016-01-02T14:16:00Z"/>
              <w:rFonts w:ascii="Calibri" w:hAnsi="Calibri" w:cs="Calibri"/>
              <w:color w:val="1F497D"/>
            </w:rPr>
          </w:rPrChange>
        </w:rPr>
      </w:pPr>
      <w:ins w:id="1019" w:author="J.-P. K." w:date="2016-01-02T14:17:00Z">
        <w:r>
          <w:t xml:space="preserve">Im Projekt wurde sich gemeinschaftlich für </w:t>
        </w:r>
        <w:proofErr w:type="spellStart"/>
        <w:r>
          <w:t>Scrum</w:t>
        </w:r>
        <w:proofErr w:type="spellEnd"/>
        <w:r>
          <w:t xml:space="preserve"> entschieden. Eine ausführliche Beschreibung welche Vorteile wir in </w:t>
        </w:r>
        <w:proofErr w:type="spellStart"/>
        <w:r>
          <w:t>Scrum</w:t>
        </w:r>
        <w:proofErr w:type="spellEnd"/>
        <w:r>
          <w:t xml:space="preserve"> sehen und wie gut das funktioniert hat, entnehmen sie bitte </w:t>
        </w:r>
      </w:ins>
      <w:ins w:id="1020" w:author="J.-P. K." w:date="2016-01-02T14:18:00Z">
        <w:r>
          <w:t>Punkt 3.</w:t>
        </w:r>
      </w:ins>
    </w:p>
    <w:p w14:paraId="289D2A8C" w14:textId="77777777" w:rsidR="008D4116" w:rsidRDefault="008D4116">
      <w:pPr>
        <w:pStyle w:val="berschrift2"/>
        <w:rPr>
          <w:ins w:id="1021" w:author="J.-P. K." w:date="2016-01-02T14:16:00Z"/>
        </w:rPr>
        <w:pPrChange w:id="1022" w:author="J.-P. K." w:date="2016-01-02T14:16:00Z">
          <w:pPr>
            <w:autoSpaceDE w:val="0"/>
            <w:autoSpaceDN w:val="0"/>
            <w:adjustRightInd w:val="0"/>
            <w:spacing w:after="0" w:line="240" w:lineRule="auto"/>
          </w:pPr>
        </w:pPrChange>
      </w:pPr>
      <w:ins w:id="1023" w:author="J.-P. K." w:date="2016-01-02T14:16:00Z">
        <w:r>
          <w:lastRenderedPageBreak/>
          <w:t>Auswahl der Architektur und Umsetzung</w:t>
        </w:r>
      </w:ins>
    </w:p>
    <w:p w14:paraId="595FC5B0" w14:textId="77777777" w:rsidR="008D4116" w:rsidRDefault="008D4116">
      <w:pPr>
        <w:rPr>
          <w:ins w:id="1024" w:author="J.-P. K." w:date="2016-01-02T14:33:00Z"/>
        </w:rPr>
        <w:pPrChange w:id="1025" w:author="J.-P. K." w:date="2016-01-02T14:16:00Z">
          <w:pPr>
            <w:autoSpaceDE w:val="0"/>
            <w:autoSpaceDN w:val="0"/>
            <w:adjustRightInd w:val="0"/>
            <w:spacing w:after="0" w:line="240" w:lineRule="auto"/>
          </w:pPr>
        </w:pPrChange>
      </w:pPr>
    </w:p>
    <w:p w14:paraId="00F1F9D3" w14:textId="3C11BFD9" w:rsidR="007D3FBA" w:rsidRDefault="007D3FBA">
      <w:pPr>
        <w:pStyle w:val="berschrift3"/>
        <w:rPr>
          <w:ins w:id="1026" w:author="J.-P. K." w:date="2016-01-02T14:34:00Z"/>
          <w:lang w:val="en-US"/>
        </w:rPr>
        <w:pPrChange w:id="1027" w:author="J.-P. K." w:date="2016-01-02T14:34:00Z">
          <w:pPr/>
        </w:pPrChange>
      </w:pPr>
      <w:ins w:id="1028" w:author="J.-P. K." w:date="2016-01-02T14:33:00Z">
        <w:r w:rsidRPr="007D3FBA">
          <w:rPr>
            <w:lang w:val="en-US"/>
            <w:rPrChange w:id="1029" w:author="J.-P. K." w:date="2016-01-02T14:33:00Z">
              <w:rPr/>
            </w:rPrChange>
          </w:rPr>
          <w:t>Architecture</w:t>
        </w:r>
      </w:ins>
    </w:p>
    <w:p w14:paraId="78EB92BF" w14:textId="77777777" w:rsidR="007D3FBA" w:rsidRPr="007D3FBA" w:rsidRDefault="007D3FBA">
      <w:pPr>
        <w:rPr>
          <w:ins w:id="1030" w:author="J.-P. K." w:date="2016-01-02T14:33:00Z"/>
          <w:lang w:val="en-US"/>
          <w:rPrChange w:id="1031" w:author="J.-P. K." w:date="2016-01-02T14:34:00Z">
            <w:rPr>
              <w:ins w:id="1032" w:author="J.-P. K." w:date="2016-01-02T14:33:00Z"/>
            </w:rPr>
          </w:rPrChange>
        </w:rPr>
      </w:pPr>
    </w:p>
    <w:p w14:paraId="00699AFB" w14:textId="6E6B50BE" w:rsidR="007D3FBA" w:rsidRDefault="007D3FBA" w:rsidP="007D3FBA">
      <w:pPr>
        <w:rPr>
          <w:ins w:id="1033" w:author="J.-P. K." w:date="2016-01-02T14:35:00Z"/>
        </w:rPr>
      </w:pPr>
      <w:ins w:id="1034" w:author="J.-P. K." w:date="2016-01-02T14:34:00Z">
        <w:r w:rsidRPr="007D3FBA">
          <w:rPr>
            <w:rPrChange w:id="1035" w:author="J.-P. K." w:date="2016-01-02T14:34:00Z">
              <w:rPr>
                <w:lang w:val="en-US"/>
              </w:rPr>
            </w:rPrChange>
          </w:rPr>
          <w:t>Das Softwaresystem basiert auf einer 3 Tier Architektur.</w:t>
        </w:r>
      </w:ins>
    </w:p>
    <w:p w14:paraId="15D75E31" w14:textId="399C49A0" w:rsidR="007D3FBA" w:rsidRDefault="007D3FBA">
      <w:pPr>
        <w:pStyle w:val="Listenabsatz"/>
        <w:numPr>
          <w:ilvl w:val="0"/>
          <w:numId w:val="10"/>
        </w:numPr>
        <w:rPr>
          <w:ins w:id="1036" w:author="J.-P. K." w:date="2016-01-02T14:36:00Z"/>
        </w:rPr>
        <w:pPrChange w:id="1037" w:author="J.-P. K." w:date="2016-01-02T14:35:00Z">
          <w:pPr/>
        </w:pPrChange>
      </w:pPr>
      <w:ins w:id="1038" w:author="J.-P. K." w:date="2016-01-02T14:35:00Z">
        <w:r>
          <w:t xml:space="preserve">Einen HTML Kompatiblen Webbrowser als Präsentationsschicht. Der </w:t>
        </w:r>
        <w:proofErr w:type="spellStart"/>
        <w:r>
          <w:t>Foundation</w:t>
        </w:r>
        <w:proofErr w:type="spellEnd"/>
        <w:r>
          <w:t xml:space="preserve"> Framework und die </w:t>
        </w:r>
        <w:proofErr w:type="spellStart"/>
        <w:r>
          <w:t>AngularJS</w:t>
        </w:r>
        <w:proofErr w:type="spellEnd"/>
        <w:r>
          <w:t xml:space="preserve"> werden eine Vereinfachung der </w:t>
        </w:r>
      </w:ins>
      <w:ins w:id="1039" w:author="J.-P. K." w:date="2016-01-02T14:36:00Z">
        <w:r>
          <w:t>Entwicklung auf Frontendseite herbeiführen.</w:t>
        </w:r>
      </w:ins>
    </w:p>
    <w:p w14:paraId="3D0F7A66" w14:textId="51131427" w:rsidR="007D3FBA" w:rsidRPr="007D3FBA" w:rsidRDefault="007D3FBA" w:rsidP="00CA3C14">
      <w:pPr>
        <w:pStyle w:val="Listenabsatz"/>
        <w:numPr>
          <w:ilvl w:val="0"/>
          <w:numId w:val="10"/>
        </w:numPr>
        <w:rPr>
          <w:ins w:id="1040" w:author="J.-P. K." w:date="2016-01-02T14:36:00Z"/>
          <w:rPrChange w:id="1041" w:author="J.-P. K." w:date="2016-01-02T14:37:00Z">
            <w:rPr>
              <w:ins w:id="1042" w:author="J.-P. K." w:date="2016-01-02T14:36:00Z"/>
              <w:lang w:val="en-US"/>
            </w:rPr>
          </w:rPrChange>
        </w:rPr>
      </w:pPr>
      <w:ins w:id="1043" w:author="J.-P. K." w:date="2016-01-02T14:36:00Z">
        <w:r w:rsidRPr="007D3FBA">
          <w:t xml:space="preserve">Als zweite Schicht, die </w:t>
        </w:r>
        <w:proofErr w:type="spellStart"/>
        <w:r w:rsidRPr="007D3FBA">
          <w:t>Application</w:t>
        </w:r>
        <w:proofErr w:type="spellEnd"/>
        <w:r w:rsidRPr="007D3FBA">
          <w:t xml:space="preserve"> Server Schicht wird ein </w:t>
        </w:r>
      </w:ins>
      <w:ins w:id="1044" w:author="J.-P. K." w:date="2016-01-02T14:37:00Z">
        <w:r w:rsidRPr="007D3FBA">
          <w:rPr>
            <w:rPrChange w:id="1045" w:author="J.-P. K." w:date="2016-01-02T14:37:00Z">
              <w:rPr>
                <w:lang w:val="en-US"/>
              </w:rPr>
            </w:rPrChange>
          </w:rPr>
          <w:t>“</w:t>
        </w:r>
      </w:ins>
      <w:proofErr w:type="spellStart"/>
      <w:ins w:id="1046" w:author="J.-P. K." w:date="2016-01-02T14:36:00Z">
        <w:r w:rsidRPr="007D3FBA">
          <w:rPr>
            <w:rPrChange w:id="1047" w:author="J.-P. K." w:date="2016-01-02T14:37:00Z">
              <w:rPr>
                <w:lang w:val="en-US"/>
              </w:rPr>
            </w:rPrChange>
          </w:rPr>
          <w:t>TomEE</w:t>
        </w:r>
        <w:proofErr w:type="spellEnd"/>
        <w:r w:rsidRPr="007D3FBA">
          <w:rPr>
            <w:rPrChange w:id="1048" w:author="J.-P. K." w:date="2016-01-02T14:37:00Z">
              <w:rPr>
                <w:lang w:val="en-US"/>
              </w:rPr>
            </w:rPrChange>
          </w:rPr>
          <w:t xml:space="preserve"> web </w:t>
        </w:r>
        <w:proofErr w:type="spellStart"/>
        <w:r w:rsidRPr="007D3FBA">
          <w:rPr>
            <w:rPrChange w:id="1049" w:author="J.-P. K." w:date="2016-01-02T14:37:00Z">
              <w:rPr>
                <w:lang w:val="en-US"/>
              </w:rPr>
            </w:rPrChange>
          </w:rPr>
          <w:t>profile</w:t>
        </w:r>
      </w:ins>
      <w:proofErr w:type="spellEnd"/>
      <w:ins w:id="1050" w:author="J.-P. K." w:date="2016-01-02T14:37:00Z">
        <w:r w:rsidRPr="007D3FBA">
          <w:rPr>
            <w:rPrChange w:id="1051" w:author="J.-P. K." w:date="2016-01-02T14:37:00Z">
              <w:rPr>
                <w:lang w:val="en-US"/>
              </w:rPr>
            </w:rPrChange>
          </w:rPr>
          <w:t>”</w:t>
        </w:r>
      </w:ins>
      <w:ins w:id="1052" w:author="J.-P. K." w:date="2016-01-02T14:36:00Z">
        <w:r w:rsidRPr="007D3FBA">
          <w:rPr>
            <w:rPrChange w:id="1053" w:author="J.-P. K." w:date="2016-01-02T14:37:00Z">
              <w:rPr>
                <w:lang w:val="en-US"/>
              </w:rPr>
            </w:rPrChange>
          </w:rPr>
          <w:t xml:space="preserve"> (</w:t>
        </w:r>
      </w:ins>
      <w:ins w:id="1054" w:author="J.-P. K." w:date="2016-01-02T14:37:00Z">
        <w:r w:rsidRPr="007D3FBA">
          <w:rPr>
            <w:rPrChange w:id="1055" w:author="J.-P. K." w:date="2016-01-02T14:37:00Z">
              <w:rPr>
                <w:lang w:val="en-US"/>
              </w:rPr>
            </w:rPrChange>
          </w:rPr>
          <w:t>basierend auf dem</w:t>
        </w:r>
      </w:ins>
      <w:ins w:id="1056" w:author="J.-P. K." w:date="2016-01-02T14:36:00Z">
        <w:r>
          <w:t xml:space="preserve"> Apache </w:t>
        </w:r>
        <w:proofErr w:type="spellStart"/>
        <w:r>
          <w:t>Tomcat</w:t>
        </w:r>
        <w:proofErr w:type="spellEnd"/>
        <w:r>
          <w:t xml:space="preserve"> </w:t>
        </w:r>
        <w:proofErr w:type="spellStart"/>
        <w:r>
          <w:t>webserve</w:t>
        </w:r>
      </w:ins>
      <w:ins w:id="1057" w:author="J.-P. K." w:date="2016-01-02T14:37:00Z">
        <w:r>
          <w:t>r</w:t>
        </w:r>
      </w:ins>
      <w:proofErr w:type="spellEnd"/>
      <w:ins w:id="1058" w:author="J.-P. K." w:date="2016-01-02T14:36:00Z">
        <w:r w:rsidRPr="007D3FBA">
          <w:rPr>
            <w:rPrChange w:id="1059" w:author="J.-P. K." w:date="2016-01-02T14:37:00Z">
              <w:rPr>
                <w:lang w:val="en-US"/>
              </w:rPr>
            </w:rPrChange>
          </w:rPr>
          <w:t xml:space="preserve">/ </w:t>
        </w:r>
        <w:proofErr w:type="spellStart"/>
        <w:r w:rsidRPr="007D3FBA">
          <w:rPr>
            <w:rPrChange w:id="1060" w:author="J.-P. K." w:date="2016-01-02T14:37:00Z">
              <w:rPr>
                <w:lang w:val="en-US"/>
              </w:rPr>
            </w:rPrChange>
          </w:rPr>
          <w:t>servlet</w:t>
        </w:r>
        <w:proofErr w:type="spellEnd"/>
        <w:r w:rsidRPr="007D3FBA">
          <w:rPr>
            <w:rPrChange w:id="1061" w:author="J.-P. K." w:date="2016-01-02T14:37:00Z">
              <w:rPr>
                <w:lang w:val="en-US"/>
              </w:rPr>
            </w:rPrChange>
          </w:rPr>
          <w:t xml:space="preserve"> </w:t>
        </w:r>
        <w:proofErr w:type="spellStart"/>
        <w:r w:rsidRPr="007D3FBA">
          <w:rPr>
            <w:rPrChange w:id="1062" w:author="J.-P. K." w:date="2016-01-02T14:37:00Z">
              <w:rPr>
                <w:lang w:val="en-US"/>
              </w:rPr>
            </w:rPrChange>
          </w:rPr>
          <w:t>container</w:t>
        </w:r>
        <w:proofErr w:type="spellEnd"/>
        <w:r w:rsidRPr="007D3FBA">
          <w:rPr>
            <w:rPrChange w:id="1063" w:author="J.-P. K." w:date="2016-01-02T14:37:00Z">
              <w:rPr>
                <w:lang w:val="en-US"/>
              </w:rPr>
            </w:rPrChange>
          </w:rPr>
          <w:t xml:space="preserve">, Java EE </w:t>
        </w:r>
        <w:proofErr w:type="spellStart"/>
        <w:r w:rsidRPr="007D3FBA">
          <w:rPr>
            <w:rPrChange w:id="1064" w:author="J.-P. K." w:date="2016-01-02T14:37:00Z">
              <w:rPr>
                <w:lang w:val="en-US"/>
              </w:rPr>
            </w:rPrChange>
          </w:rPr>
          <w:t>featuresets</w:t>
        </w:r>
        <w:proofErr w:type="spellEnd"/>
        <w:r w:rsidRPr="007D3FBA">
          <w:rPr>
            <w:rPrChange w:id="1065" w:author="J.-P. K." w:date="2016-01-02T14:37:00Z">
              <w:rPr>
                <w:lang w:val="en-US"/>
              </w:rPr>
            </w:rPrChange>
          </w:rPr>
          <w:t xml:space="preserve"> </w:t>
        </w:r>
      </w:ins>
      <w:ins w:id="1066" w:author="J.-P. K." w:date="2016-01-02T14:37:00Z">
        <w:r>
          <w:t>und</w:t>
        </w:r>
      </w:ins>
      <w:ins w:id="1067" w:author="J.-P. K." w:date="2016-01-02T14:36:00Z">
        <w:r w:rsidRPr="007D3FBA">
          <w:rPr>
            <w:rPrChange w:id="1068" w:author="J.-P. K." w:date="2016-01-02T14:37:00Z">
              <w:rPr>
                <w:lang w:val="en-US"/>
              </w:rPr>
            </w:rPrChange>
          </w:rPr>
          <w:t xml:space="preserve"> </w:t>
        </w:r>
        <w:proofErr w:type="spellStart"/>
        <w:r w:rsidRPr="007D3FBA">
          <w:rPr>
            <w:rPrChange w:id="1069" w:author="J.-P. K." w:date="2016-01-02T14:37:00Z">
              <w:rPr>
                <w:lang w:val="en-US"/>
              </w:rPr>
            </w:rPrChange>
          </w:rPr>
          <w:t>OpenEJB</w:t>
        </w:r>
        <w:proofErr w:type="spellEnd"/>
      </w:ins>
    </w:p>
    <w:p w14:paraId="5FA52F9A" w14:textId="1708EE6F" w:rsidR="007D3FBA" w:rsidRDefault="007D3FBA">
      <w:pPr>
        <w:pStyle w:val="Listenabsatz"/>
        <w:numPr>
          <w:ilvl w:val="0"/>
          <w:numId w:val="10"/>
        </w:numPr>
        <w:rPr>
          <w:ins w:id="1070" w:author="J.-P. K." w:date="2016-01-02T14:39:00Z"/>
        </w:rPr>
        <w:pPrChange w:id="1071" w:author="J.-P. K." w:date="2016-01-02T14:38:00Z">
          <w:pPr/>
        </w:pPrChange>
      </w:pPr>
      <w:ins w:id="1072" w:author="J.-P. K." w:date="2016-01-02T14:37:00Z">
        <w:r>
          <w:t xml:space="preserve">Als dritte und letzte Schicht, die so genannte Datenschicht wird die </w:t>
        </w:r>
        <w:proofErr w:type="spellStart"/>
        <w:r>
          <w:t>MariaDB</w:t>
        </w:r>
        <w:proofErr w:type="spellEnd"/>
        <w:r>
          <w:t xml:space="preserve"> benutzt. </w:t>
        </w:r>
      </w:ins>
      <w:proofErr w:type="spellStart"/>
      <w:ins w:id="1073" w:author="J.-P. K." w:date="2016-01-02T14:38:00Z">
        <w:r>
          <w:t>Darüberhinaus</w:t>
        </w:r>
        <w:proofErr w:type="spellEnd"/>
        <w:r>
          <w:t xml:space="preserve"> wird diese Datenbank für einfache </w:t>
        </w:r>
        <w:proofErr w:type="spellStart"/>
        <w:r>
          <w:t>konsistenz</w:t>
        </w:r>
        <w:proofErr w:type="spellEnd"/>
        <w:r>
          <w:t xml:space="preserve"> und </w:t>
        </w:r>
        <w:proofErr w:type="spellStart"/>
        <w:r>
          <w:t>validierungs</w:t>
        </w:r>
        <w:proofErr w:type="spellEnd"/>
        <w:r>
          <w:t xml:space="preserve"> Checks und einfache </w:t>
        </w:r>
        <w:proofErr w:type="spellStart"/>
        <w:r>
          <w:t>authorisierungs</w:t>
        </w:r>
        <w:proofErr w:type="spellEnd"/>
        <w:r>
          <w:t xml:space="preserve"> Checks für den Zugriff auf die gespeicherten Daten genutzt.</w:t>
        </w:r>
      </w:ins>
    </w:p>
    <w:p w14:paraId="4CAFD16B" w14:textId="77777777" w:rsidR="007D3FBA" w:rsidRPr="007D3FBA" w:rsidRDefault="007D3FBA">
      <w:pPr>
        <w:pStyle w:val="Listenabsatz"/>
        <w:ind w:left="1080"/>
        <w:rPr>
          <w:ins w:id="1074" w:author="J.-P. K." w:date="2016-01-02T14:33:00Z"/>
        </w:rPr>
        <w:pPrChange w:id="1075" w:author="J.-P. K." w:date="2016-01-02T14:39:00Z">
          <w:pPr/>
        </w:pPrChange>
      </w:pPr>
    </w:p>
    <w:p w14:paraId="5F202280" w14:textId="2A523045" w:rsidR="007D3FBA" w:rsidRPr="007D3FBA" w:rsidRDefault="007D3FBA">
      <w:pPr>
        <w:pStyle w:val="berschrift3"/>
        <w:rPr>
          <w:ins w:id="1076" w:author="J.-P. K." w:date="2016-01-02T14:33:00Z"/>
          <w:lang w:val="en-US"/>
          <w:rPrChange w:id="1077" w:author="J.-P. K." w:date="2016-01-02T14:33:00Z">
            <w:rPr>
              <w:ins w:id="1078" w:author="J.-P. K." w:date="2016-01-02T14:33:00Z"/>
            </w:rPr>
          </w:rPrChange>
        </w:rPr>
        <w:pPrChange w:id="1079" w:author="J.-P. K." w:date="2016-01-02T14:34:00Z">
          <w:pPr/>
        </w:pPrChange>
      </w:pPr>
      <w:ins w:id="1080" w:author="J.-P. K." w:date="2016-01-02T14:33:00Z">
        <w:r w:rsidRPr="007D3FBA">
          <w:rPr>
            <w:rStyle w:val="berschrift3Zchn"/>
            <w:rPrChange w:id="1081" w:author="J.-P. K." w:date="2016-01-02T14:34:00Z">
              <w:rPr/>
            </w:rPrChange>
          </w:rPr>
          <w:t>Security</w:t>
        </w:r>
      </w:ins>
    </w:p>
    <w:p w14:paraId="6ED8767E" w14:textId="77777777" w:rsidR="007D3FBA" w:rsidRPr="007D3FBA" w:rsidRDefault="007D3FBA" w:rsidP="007D3FBA">
      <w:pPr>
        <w:rPr>
          <w:ins w:id="1082" w:author="J.-P. K." w:date="2016-01-02T14:33:00Z"/>
          <w:lang w:val="en-US"/>
          <w:rPrChange w:id="1083" w:author="J.-P. K." w:date="2016-01-02T14:33:00Z">
            <w:rPr>
              <w:ins w:id="1084" w:author="J.-P. K." w:date="2016-01-02T14:33:00Z"/>
            </w:rPr>
          </w:rPrChange>
        </w:rPr>
      </w:pPr>
      <w:ins w:id="1085" w:author="J.-P. K." w:date="2016-01-02T14:33:00Z">
        <w:r w:rsidRPr="007D3FBA">
          <w:rPr>
            <w:lang w:val="en-US"/>
            <w:rPrChange w:id="1086" w:author="J.-P. K." w:date="2016-01-02T14:33:00Z">
              <w:rPr/>
            </w:rPrChange>
          </w:rPr>
          <w:t>The finished application will comply to the Deutsche Telekom Group [privacy and security assessment process</w:t>
        </w:r>
        <w:proofErr w:type="gramStart"/>
        <w:r w:rsidRPr="007D3FBA">
          <w:rPr>
            <w:lang w:val="en-US"/>
            <w:rPrChange w:id="1087" w:author="J.-P. K." w:date="2016-01-02T14:33:00Z">
              <w:rPr/>
            </w:rPrChange>
          </w:rPr>
          <w:t>](</w:t>
        </w:r>
        <w:proofErr w:type="gramEnd"/>
        <w:r w:rsidRPr="007D3FBA">
          <w:rPr>
            <w:lang w:val="en-US"/>
            <w:rPrChange w:id="1088" w:author="J.-P. K." w:date="2016-01-02T14:33:00Z">
              <w:rPr/>
            </w:rPrChange>
          </w:rPr>
          <w:t>https://www.telekom.com/psa-process) and thus fulfill the security requirements available at [DE](https://www.telekom.com/static/-/155996/18/technische-sicherheitsanforderungen-si) [EN](https://www.telekom.com/static/-/246042/6/security-requirements-si).</w:t>
        </w:r>
      </w:ins>
    </w:p>
    <w:p w14:paraId="0146B27E" w14:textId="77777777" w:rsidR="007D3FBA" w:rsidRPr="007D3FBA" w:rsidRDefault="007D3FBA" w:rsidP="007D3FBA">
      <w:pPr>
        <w:rPr>
          <w:ins w:id="1089" w:author="J.-P. K." w:date="2016-01-02T14:33:00Z"/>
          <w:lang w:val="en-US"/>
          <w:rPrChange w:id="1090" w:author="J.-P. K." w:date="2016-01-02T14:33:00Z">
            <w:rPr>
              <w:ins w:id="1091" w:author="J.-P. K." w:date="2016-01-02T14:33:00Z"/>
            </w:rPr>
          </w:rPrChange>
        </w:rPr>
      </w:pPr>
    </w:p>
    <w:p w14:paraId="103A42D9" w14:textId="2E12839C" w:rsidR="007D3FBA" w:rsidRDefault="007D3FBA">
      <w:pPr>
        <w:pStyle w:val="berschrift3"/>
        <w:rPr>
          <w:ins w:id="1092" w:author="J.-P. K." w:date="2016-01-02T14:33:00Z"/>
        </w:rPr>
        <w:pPrChange w:id="1093" w:author="J.-P. K." w:date="2016-01-02T14:34:00Z">
          <w:pPr/>
        </w:pPrChange>
      </w:pPr>
      <w:ins w:id="1094" w:author="J.-P. K." w:date="2016-01-02T14:33:00Z">
        <w:r>
          <w:t>Allgemeines zu 3-Tier-Architektur</w:t>
        </w:r>
      </w:ins>
    </w:p>
    <w:p w14:paraId="262345B8" w14:textId="77777777" w:rsidR="007D3FBA" w:rsidRDefault="007D3FBA" w:rsidP="007D3FBA">
      <w:pPr>
        <w:rPr>
          <w:ins w:id="1095" w:author="J.-P. K." w:date="2016-01-02T14:33:00Z"/>
        </w:rPr>
      </w:pPr>
      <w:ins w:id="1096" w:author="J.-P. K." w:date="2016-01-02T14:33:00Z">
        <w:r>
          <w:t>3-Tier-Architektur, oder auch Schichtenarchitektur genannt, ist ein Strukturierungsprinzip für die Architektur von Softwaresystemen. Den einzelnen Schichten (</w:t>
        </w:r>
        <w:proofErr w:type="spellStart"/>
        <w:r>
          <w:t>Layern</w:t>
        </w:r>
        <w:proofErr w:type="spellEnd"/>
        <w:r>
          <w:t>) werden einzelne Aspekte des Softwaresystems konzeptionell zugeordnet, wobei zu beachten ist, dass Aspekte einer Schicht nur durch höhere Schichten verwendet werden können.</w:t>
        </w:r>
      </w:ins>
    </w:p>
    <w:p w14:paraId="32365C61" w14:textId="77777777" w:rsidR="007D3FBA" w:rsidRDefault="007D3FBA" w:rsidP="007D3FBA">
      <w:pPr>
        <w:rPr>
          <w:ins w:id="1097" w:author="J.-P. K." w:date="2016-01-02T14:33:00Z"/>
        </w:rPr>
      </w:pPr>
      <w:ins w:id="1098" w:author="J.-P. K." w:date="2016-01-02T14:33:00Z">
        <w:r>
          <w:t>Vorteile:</w:t>
        </w:r>
      </w:ins>
    </w:p>
    <w:p w14:paraId="6A82BDBB" w14:textId="77777777" w:rsidR="007D3FBA" w:rsidRDefault="007D3FBA" w:rsidP="007D3FBA">
      <w:pPr>
        <w:rPr>
          <w:ins w:id="1099" w:author="J.-P. K." w:date="2016-01-02T14:33:00Z"/>
        </w:rPr>
      </w:pPr>
      <w:proofErr w:type="gramStart"/>
      <w:ins w:id="1100" w:author="J.-P. K." w:date="2016-01-02T14:33:00Z">
        <w:r>
          <w:t>Komplexität</w:t>
        </w:r>
        <w:proofErr w:type="gramEnd"/>
        <w:r>
          <w:t xml:space="preserve"> der Abhängigkeiten innerhalb des Systems werden reduziert und vereinfacht.</w:t>
        </w:r>
      </w:ins>
    </w:p>
    <w:p w14:paraId="34B591E1" w14:textId="77777777" w:rsidR="007D3FBA" w:rsidRDefault="007D3FBA" w:rsidP="007D3FBA">
      <w:pPr>
        <w:rPr>
          <w:ins w:id="1101" w:author="J.-P. K." w:date="2016-01-02T14:33:00Z"/>
        </w:rPr>
      </w:pPr>
      <w:ins w:id="1102" w:author="J.-P. K." w:date="2016-01-02T14:33:00Z">
        <w:r>
          <w:t>Zyklen im Abhängigkeitsgraphen werden vermieden (leichteres Verständnis und leichtere Wartung</w:t>
        </w:r>
      </w:ins>
    </w:p>
    <w:p w14:paraId="34AA25ED" w14:textId="77777777" w:rsidR="007D3FBA" w:rsidRDefault="007D3FBA" w:rsidP="007D3FBA">
      <w:pPr>
        <w:rPr>
          <w:ins w:id="1103" w:author="J.-P. K." w:date="2016-01-02T14:33:00Z"/>
        </w:rPr>
      </w:pPr>
      <w:ins w:id="1104" w:author="J.-P. K." w:date="2016-01-02T14:33:00Z">
        <w:r>
          <w:t>einzelne Schichten können ausgetauscht werden ohne das gesamte Softwaresystem ändern zu müssen</w:t>
        </w:r>
      </w:ins>
    </w:p>
    <w:p w14:paraId="7E7DCFFB" w14:textId="77777777" w:rsidR="007D3FBA" w:rsidRDefault="007D3FBA" w:rsidP="007D3FBA">
      <w:pPr>
        <w:rPr>
          <w:ins w:id="1105" w:author="J.-P. K." w:date="2016-01-02T14:33:00Z"/>
        </w:rPr>
      </w:pPr>
      <w:ins w:id="1106" w:author="J.-P. K." w:date="2016-01-02T14:33:00Z">
        <w:r>
          <w:t>Nachteile:</w:t>
        </w:r>
      </w:ins>
    </w:p>
    <w:p w14:paraId="3BA0DD0D" w14:textId="77777777" w:rsidR="007D3FBA" w:rsidRDefault="007D3FBA" w:rsidP="007D3FBA">
      <w:pPr>
        <w:rPr>
          <w:ins w:id="1107" w:author="J.-P. K." w:date="2016-01-02T14:33:00Z"/>
        </w:rPr>
      </w:pPr>
      <w:ins w:id="1108" w:author="J.-P. K." w:date="2016-01-02T14:33:00Z">
        <w:r>
          <w:t>Ausführgeschwindigkeit der Anwendung kann aufgrund der Datenverarbeitung in den einzelnen Schichten verschlechtert werden</w:t>
        </w:r>
      </w:ins>
    </w:p>
    <w:p w14:paraId="254D01C8" w14:textId="77777777" w:rsidR="007D3FBA" w:rsidRDefault="007D3FBA" w:rsidP="007D3FBA">
      <w:pPr>
        <w:rPr>
          <w:ins w:id="1109" w:author="J.-P. K." w:date="2016-01-02T14:33:00Z"/>
        </w:rPr>
      </w:pPr>
      <w:ins w:id="1110" w:author="J.-P. K." w:date="2016-01-02T14:33:00Z">
        <w:r>
          <w:t>Die drei Schichten der 3-Tier-Architektur sind:</w:t>
        </w:r>
      </w:ins>
    </w:p>
    <w:p w14:paraId="164A2921" w14:textId="77777777" w:rsidR="007D3FBA" w:rsidRDefault="007D3FBA" w:rsidP="007D3FBA">
      <w:pPr>
        <w:rPr>
          <w:ins w:id="1111" w:author="J.-P. K." w:date="2016-01-02T14:33:00Z"/>
        </w:rPr>
      </w:pPr>
      <w:ins w:id="1112" w:author="J.-P. K." w:date="2016-01-02T14:33:00Z">
        <w:r>
          <w:t xml:space="preserve">Präsentationsschicht (Front-End): Schnittstelle zwischen Benutzer und System, </w:t>
        </w:r>
        <w:proofErr w:type="spellStart"/>
        <w:r>
          <w:t>Datenein</w:t>
        </w:r>
        <w:proofErr w:type="spellEnd"/>
        <w:r>
          <w:t xml:space="preserve">- und </w:t>
        </w:r>
        <w:proofErr w:type="spellStart"/>
        <w:r>
          <w:t>ausgabe</w:t>
        </w:r>
        <w:proofErr w:type="spellEnd"/>
      </w:ins>
    </w:p>
    <w:p w14:paraId="361897CD" w14:textId="77777777" w:rsidR="007D3FBA" w:rsidRDefault="007D3FBA" w:rsidP="007D3FBA">
      <w:pPr>
        <w:rPr>
          <w:ins w:id="1113" w:author="J.-P. K." w:date="2016-01-02T14:33:00Z"/>
        </w:rPr>
      </w:pPr>
      <w:ins w:id="1114" w:author="J.-P. K." w:date="2016-01-02T14:33:00Z">
        <w:r>
          <w:t>Logikschicht (</w:t>
        </w:r>
        <w:proofErr w:type="spellStart"/>
        <w:r>
          <w:t>Middle</w:t>
        </w:r>
        <w:proofErr w:type="spellEnd"/>
        <w:r>
          <w:t>-Tier): Verarbeitungsmechanismen</w:t>
        </w:r>
      </w:ins>
    </w:p>
    <w:p w14:paraId="0E2619D5" w14:textId="688471E1" w:rsidR="007D3FBA" w:rsidRPr="008D4116" w:rsidRDefault="007D3FBA">
      <w:pPr>
        <w:rPr>
          <w:ins w:id="1115" w:author="J.-P. K." w:date="2016-01-02T14:16:00Z"/>
        </w:rPr>
        <w:pPrChange w:id="1116" w:author="J.-P. K." w:date="2016-01-02T14:16:00Z">
          <w:pPr>
            <w:autoSpaceDE w:val="0"/>
            <w:autoSpaceDN w:val="0"/>
            <w:adjustRightInd w:val="0"/>
            <w:spacing w:after="0" w:line="240" w:lineRule="auto"/>
          </w:pPr>
        </w:pPrChange>
      </w:pPr>
      <w:ins w:id="1117" w:author="J.-P. K." w:date="2016-01-02T14:33:00Z">
        <w:r>
          <w:lastRenderedPageBreak/>
          <w:t>Datenhaltungsschicht (Back-End): enthält die Datenbank und ist verantwortlich für das Laden und das Speichern der Daten</w:t>
        </w:r>
      </w:ins>
    </w:p>
    <w:p w14:paraId="30760FCE" w14:textId="49F175E3" w:rsidR="008D4116" w:rsidRDefault="008D4116">
      <w:pPr>
        <w:pStyle w:val="berschrift2"/>
        <w:rPr>
          <w:ins w:id="1118" w:author="J.-P. K." w:date="2016-01-02T14:23:00Z"/>
        </w:rPr>
        <w:pPrChange w:id="1119" w:author="J.-P. K." w:date="2016-01-02T14:16:00Z">
          <w:pPr>
            <w:autoSpaceDE w:val="0"/>
            <w:autoSpaceDN w:val="0"/>
            <w:adjustRightInd w:val="0"/>
            <w:spacing w:after="0" w:line="240" w:lineRule="auto"/>
          </w:pPr>
        </w:pPrChange>
      </w:pPr>
      <w:ins w:id="1120" w:author="J.-P. K." w:date="2016-01-02T14:16:00Z">
        <w:r>
          <w:t>Auswahl der Versionsverwaltung und Umsetzung</w:t>
        </w:r>
      </w:ins>
    </w:p>
    <w:p w14:paraId="4A4ABD46" w14:textId="77777777" w:rsidR="008D4116" w:rsidRPr="008D4116" w:rsidRDefault="008D4116">
      <w:pPr>
        <w:rPr>
          <w:ins w:id="1121" w:author="J.-P. K." w:date="2016-01-02T14:23:00Z"/>
        </w:rPr>
        <w:pPrChange w:id="1122" w:author="J.-P. K." w:date="2016-01-02T14:23:00Z">
          <w:pPr>
            <w:autoSpaceDE w:val="0"/>
            <w:autoSpaceDN w:val="0"/>
            <w:adjustRightInd w:val="0"/>
            <w:spacing w:after="0" w:line="240" w:lineRule="auto"/>
          </w:pPr>
        </w:pPrChange>
      </w:pPr>
    </w:p>
    <w:p w14:paraId="24797E68" w14:textId="043A67FD" w:rsidR="008D4116" w:rsidRDefault="008D4116">
      <w:pPr>
        <w:pStyle w:val="berschrift2"/>
        <w:rPr>
          <w:ins w:id="1123" w:author="J.-P. K." w:date="2016-01-02T14:23:00Z"/>
        </w:rPr>
        <w:pPrChange w:id="1124" w:author="J.-P. K." w:date="2016-01-02T14:23:00Z">
          <w:pPr>
            <w:autoSpaceDE w:val="0"/>
            <w:autoSpaceDN w:val="0"/>
            <w:adjustRightInd w:val="0"/>
            <w:spacing w:after="0" w:line="240" w:lineRule="auto"/>
          </w:pPr>
        </w:pPrChange>
      </w:pPr>
      <w:ins w:id="1125" w:author="J.-P. K." w:date="2016-01-02T14:23:00Z">
        <w:r>
          <w:t>Installationshandbuch</w:t>
        </w:r>
      </w:ins>
    </w:p>
    <w:p w14:paraId="304BF614" w14:textId="77777777" w:rsidR="008D4116" w:rsidRDefault="008D4116">
      <w:pPr>
        <w:rPr>
          <w:ins w:id="1126" w:author="J.-P. K." w:date="2016-01-02T14:23:00Z"/>
        </w:rPr>
        <w:pPrChange w:id="1127" w:author="J.-P. K." w:date="2016-01-02T14:23:00Z">
          <w:pPr>
            <w:autoSpaceDE w:val="0"/>
            <w:autoSpaceDN w:val="0"/>
            <w:adjustRightInd w:val="0"/>
            <w:spacing w:after="0" w:line="240" w:lineRule="auto"/>
          </w:pPr>
        </w:pPrChange>
      </w:pPr>
    </w:p>
    <w:p w14:paraId="54C672EB" w14:textId="0FC3BF80" w:rsidR="008D4116" w:rsidRDefault="008D4116">
      <w:pPr>
        <w:rPr>
          <w:ins w:id="1128" w:author="J.-P. K." w:date="2016-01-02T14:24:00Z"/>
        </w:rPr>
        <w:pPrChange w:id="1129" w:author="J.-P. K." w:date="2016-01-02T14:23:00Z">
          <w:pPr>
            <w:autoSpaceDE w:val="0"/>
            <w:autoSpaceDN w:val="0"/>
            <w:adjustRightInd w:val="0"/>
            <w:spacing w:after="0" w:line="240" w:lineRule="auto"/>
          </w:pPr>
        </w:pPrChange>
      </w:pPr>
      <w:ins w:id="1130" w:author="J.-P. K." w:date="2016-01-02T14:23:00Z">
        <w:r>
          <w:t xml:space="preserve">Die Installationshinweise finden sie vollständig als Dokument im Anhang. </w:t>
        </w:r>
      </w:ins>
      <w:ins w:id="1131" w:author="J.-P. K." w:date="2016-01-02T14:24:00Z">
        <w:r>
          <w:t>(Installationshandbuch.docx)</w:t>
        </w:r>
      </w:ins>
    </w:p>
    <w:p w14:paraId="6D2C3A53" w14:textId="77777777" w:rsidR="008D4116" w:rsidRPr="008D4116" w:rsidRDefault="008D4116">
      <w:pPr>
        <w:rPr>
          <w:ins w:id="1132" w:author="J.-P. K." w:date="2016-01-02T14:23:00Z"/>
        </w:rPr>
        <w:pPrChange w:id="1133" w:author="J.-P. K." w:date="2016-01-02T14:23:00Z">
          <w:pPr>
            <w:autoSpaceDE w:val="0"/>
            <w:autoSpaceDN w:val="0"/>
            <w:adjustRightInd w:val="0"/>
            <w:spacing w:after="0" w:line="240" w:lineRule="auto"/>
          </w:pPr>
        </w:pPrChange>
      </w:pPr>
    </w:p>
    <w:p w14:paraId="63F334B8" w14:textId="4FB41306" w:rsidR="008D4116" w:rsidRPr="008D4116" w:rsidRDefault="008D4116">
      <w:pPr>
        <w:pStyle w:val="berschrift2"/>
        <w:rPr>
          <w:ins w:id="1134" w:author="J.-P. K." w:date="2016-01-02T14:16:00Z"/>
          <w:rPrChange w:id="1135" w:author="J.-P. K." w:date="2016-01-02T14:23:00Z">
            <w:rPr>
              <w:ins w:id="1136" w:author="J.-P. K." w:date="2016-01-02T14:16:00Z"/>
            </w:rPr>
          </w:rPrChange>
        </w:rPr>
        <w:pPrChange w:id="1137" w:author="J.-P. K." w:date="2016-01-02T14:23:00Z">
          <w:pPr>
            <w:autoSpaceDE w:val="0"/>
            <w:autoSpaceDN w:val="0"/>
            <w:adjustRightInd w:val="0"/>
            <w:spacing w:after="0" w:line="240" w:lineRule="auto"/>
          </w:pPr>
        </w:pPrChange>
      </w:pPr>
      <w:ins w:id="1138" w:author="J.-P. K." w:date="2016-01-02T14:23:00Z">
        <w:r>
          <w:t>Benutzerhandbuch</w:t>
        </w:r>
      </w:ins>
    </w:p>
    <w:p w14:paraId="04A77E19" w14:textId="2035BC16" w:rsidR="008D4116" w:rsidRPr="008D4116" w:rsidRDefault="007D3FBA">
      <w:pPr>
        <w:rPr>
          <w:ins w:id="1139" w:author="J.-P. K." w:date="2016-01-02T12:50:00Z"/>
        </w:rPr>
      </w:pPr>
      <w:ins w:id="1140" w:author="J.-P. K." w:date="2016-01-02T14:30:00Z">
        <w:r>
          <w:t xml:space="preserve">Die Benutzung der Webseite ist denkbar einfach. Wie auf jeder anderen Webseite auch, kann man mit linksklick einzelne Menüpunkte anwählen und somit auf diese Seite gelangen. </w:t>
        </w:r>
      </w:ins>
      <w:ins w:id="1141" w:author="J.-P. K." w:date="2016-01-02T14:31:00Z">
        <w:r>
          <w:t>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ins>
    </w:p>
    <w:p w14:paraId="07EB241F" w14:textId="23B148AD" w:rsidR="00F35580" w:rsidRDefault="00F35580">
      <w:pPr>
        <w:pStyle w:val="berschrift1"/>
        <w:rPr>
          <w:ins w:id="1142" w:author="J.-P. K." w:date="2016-01-02T12:50:00Z"/>
        </w:rPr>
        <w:pPrChange w:id="1143" w:author="J.-P. K." w:date="2016-01-02T12:50:00Z">
          <w:pPr/>
        </w:pPrChange>
      </w:pPr>
      <w:bookmarkStart w:id="1144" w:name="_Toc439502525"/>
      <w:ins w:id="1145" w:author="J.-P. K." w:date="2016-01-02T12:50:00Z">
        <w:r>
          <w:t>Anhang</w:t>
        </w:r>
        <w:bookmarkEnd w:id="1144"/>
      </w:ins>
    </w:p>
    <w:p w14:paraId="2F88870A" w14:textId="09BDA7FC" w:rsidR="00F35580" w:rsidRDefault="00F35580">
      <w:pPr>
        <w:rPr>
          <w:ins w:id="1146" w:author="J.-P. K." w:date="2016-01-02T13:30:00Z"/>
        </w:rPr>
      </w:pPr>
      <w:ins w:id="1147" w:author="J.-P. K." w:date="2016-01-02T12:50:00Z">
        <w:r>
          <w:t>&lt;Hier einfügen: Benutzerhandbuch, Install</w:t>
        </w:r>
        <w:r w:rsidR="00A37F9A">
          <w:t>ationsanleitung</w:t>
        </w:r>
        <w:r>
          <w:t>,</w:t>
        </w:r>
      </w:ins>
      <w:ins w:id="1148" w:author="J.-P. K." w:date="2016-01-02T12:51:00Z">
        <w:r>
          <w:t>…&gt;</w:t>
        </w:r>
      </w:ins>
    </w:p>
    <w:p w14:paraId="618E7212" w14:textId="0771707D" w:rsidR="00A37F9A" w:rsidRDefault="00A37F9A">
      <w:pPr>
        <w:rPr>
          <w:ins w:id="1149" w:author="J.-P. K." w:date="2016-01-02T13:30:00Z"/>
        </w:rPr>
      </w:pPr>
      <w:ins w:id="1150" w:author="J.-P. K." w:date="2016-01-02T13:30:00Z">
        <w:r w:rsidRPr="00A37F9A">
          <w:t>RA-60 Dokumentation Sicherheitsarchitektur</w:t>
        </w:r>
        <w:r>
          <w:t xml:space="preserve"> (PSA Verfahren der Telekom):</w:t>
        </w:r>
      </w:ins>
    </w:p>
    <w:bookmarkStart w:id="1151" w:name="_MON_1513246617"/>
    <w:bookmarkEnd w:id="1151"/>
    <w:p w14:paraId="6A3B7E84" w14:textId="77777777" w:rsidR="00A37F9A" w:rsidRDefault="00A37F9A">
      <w:pPr>
        <w:rPr>
          <w:ins w:id="1152" w:author="J.-P. K." w:date="2016-01-02T13:31:00Z"/>
        </w:rPr>
      </w:pPr>
      <w:ins w:id="1153" w:author="J.-P. K." w:date="2016-01-02T13:30:00Z">
        <w:r>
          <w:object w:dxaOrig="1531" w:dyaOrig="1002" w14:anchorId="6EE27115">
            <v:shape id="_x0000_i1027" type="#_x0000_t75" style="width:76.5pt;height:50.25pt" o:ole="">
              <v:imagedata r:id="rId16" o:title=""/>
            </v:shape>
            <o:OLEObject Type="Embed" ProgID="Word.Document.12" ShapeID="_x0000_i1027" DrawAspect="Icon" ObjectID="_1513258430" r:id="rId17">
              <o:FieldCodes>\s</o:FieldCodes>
            </o:OLEObject>
          </w:object>
        </w:r>
      </w:ins>
    </w:p>
    <w:p w14:paraId="009E5384" w14:textId="00590083" w:rsidR="00A37F9A" w:rsidRDefault="00F130C1">
      <w:pPr>
        <w:rPr>
          <w:ins w:id="1154" w:author="J.-P. K." w:date="2016-01-02T15:32:00Z"/>
        </w:rPr>
      </w:pPr>
      <w:ins w:id="1155" w:author="J.-P. K." w:date="2016-01-02T15:32:00Z">
        <w:r>
          <w:t>Installationshandbuch:</w:t>
        </w:r>
      </w:ins>
    </w:p>
    <w:bookmarkStart w:id="1156" w:name="_MON_1513253975"/>
    <w:bookmarkEnd w:id="1156"/>
    <w:p w14:paraId="565119D6" w14:textId="77777777" w:rsidR="00F130C1" w:rsidRDefault="00EA4425">
      <w:pPr>
        <w:rPr>
          <w:ins w:id="1157" w:author="J.-P. K." w:date="2016-01-02T13:30:00Z"/>
        </w:rPr>
      </w:pPr>
      <w:ins w:id="1158" w:author="J.-P. K." w:date="2016-01-02T15:33:00Z">
        <w:r>
          <w:object w:dxaOrig="1531" w:dyaOrig="1002" w14:anchorId="2F3089F3">
            <v:shape id="_x0000_i1028" type="#_x0000_t75" style="width:76.5pt;height:50.25pt" o:ole="">
              <v:imagedata r:id="rId18" o:title=""/>
            </v:shape>
            <o:OLEObject Type="Embed" ProgID="Word.Document.12" ShapeID="_x0000_i1028" DrawAspect="Icon" ObjectID="_1513258431" r:id="rId19">
              <o:FieldCodes>\s</o:FieldCodes>
            </o:OLEObject>
          </w:object>
        </w:r>
      </w:ins>
    </w:p>
    <w:p w14:paraId="77ADD94C" w14:textId="77777777" w:rsidR="00A37F9A" w:rsidRPr="00F35580" w:rsidRDefault="00A37F9A">
      <w:pPr>
        <w:rPr>
          <w:ins w:id="1159" w:author="J.-P. K." w:date="2016-01-02T12:49:00Z"/>
        </w:rPr>
      </w:pPr>
    </w:p>
    <w:p w14:paraId="4FC38479" w14:textId="77777777" w:rsidR="00F35580" w:rsidRPr="00F35580" w:rsidRDefault="00F35580">
      <w:pPr>
        <w:rPr>
          <w:ins w:id="1160" w:author="J.-P. K." w:date="2016-01-02T12:49:00Z"/>
        </w:rPr>
      </w:pPr>
    </w:p>
    <w:p w14:paraId="1CB88527" w14:textId="729796D2" w:rsidR="00AB3B91" w:rsidRDefault="00AB3B91">
      <w:pPr>
        <w:rPr>
          <w:ins w:id="1161" w:author="J.-P. K." w:date="2016-01-02T15:14:00Z"/>
        </w:rPr>
      </w:pPr>
      <w:ins w:id="1162" w:author="J.-P. K." w:date="2016-01-02T15:14:00Z">
        <w:r>
          <w:br w:type="page"/>
        </w:r>
      </w:ins>
    </w:p>
    <w:p w14:paraId="3C81F00D" w14:textId="5FE2F392" w:rsidR="00F35580" w:rsidRPr="00F35580" w:rsidDel="00AB3B91" w:rsidRDefault="00F35580">
      <w:pPr>
        <w:rPr>
          <w:del w:id="1163" w:author="J.-P. K." w:date="2016-01-02T15:14:00Z"/>
        </w:rPr>
      </w:pPr>
    </w:p>
    <w:p w14:paraId="7E3194B6" w14:textId="20A70181" w:rsidR="00597D84" w:rsidDel="00AB3B91" w:rsidRDefault="00597D84" w:rsidP="00597D84">
      <w:pPr>
        <w:pStyle w:val="berschrift2"/>
        <w:numPr>
          <w:ilvl w:val="0"/>
          <w:numId w:val="0"/>
        </w:numPr>
        <w:ind w:left="792" w:hanging="432"/>
        <w:rPr>
          <w:del w:id="1164" w:author="J.-P. K." w:date="2016-01-02T15:14:00Z"/>
        </w:rPr>
      </w:pPr>
    </w:p>
    <w:bookmarkStart w:id="1165" w:name="_Toc439502526"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Content>
        <w:p w14:paraId="4F2310B0" w14:textId="77777777" w:rsidR="007D2024" w:rsidRDefault="007D2024">
          <w:pPr>
            <w:pStyle w:val="berschrift1"/>
          </w:pPr>
          <w:r>
            <w:t>Literaturverzeichnis</w:t>
          </w:r>
          <w:bookmarkEnd w:id="1165"/>
        </w:p>
        <w:sdt>
          <w:sdtPr>
            <w:id w:val="111145805"/>
            <w:bibliography/>
          </w:sdt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rsidSect="00CA3C14">
      <w:footerReference w:type="default" r:id="rId20"/>
      <w:pgSz w:w="11906" w:h="16838"/>
      <w:pgMar w:top="1417" w:right="1417" w:bottom="1134" w:left="1417" w:header="720" w:footer="720" w:gutter="0"/>
      <w:cols w:space="720"/>
      <w:titlePg/>
      <w:docGrid w:linePitch="360"/>
      <w:sectPrChange w:id="1171" w:author="J.-P. K." w:date="2016-01-02T15:01:00Z">
        <w:sectPr w:rsidR="007D2024" w:rsidRPr="007D2024" w:rsidSect="00CA3C14">
          <w:pgMar w:top="1417" w:right="1417" w:bottom="1134" w:left="1417" w:header="720" w:footer="720" w:gutter="0"/>
          <w:titlePg w:val="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9" w:author="Nico Remus" w:date="2015-11-28T13:00:00Z" w:initials="NR">
    <w:p w14:paraId="170DE098" w14:textId="77777777" w:rsidR="00CA3C14" w:rsidRDefault="00CA3C14">
      <w:pPr>
        <w:pStyle w:val="Kommentartext"/>
      </w:pPr>
      <w:r>
        <w:rPr>
          <w:rStyle w:val="Kommentarzeichen"/>
        </w:rPr>
        <w:annotationRef/>
      </w:r>
      <w:r>
        <w:t xml:space="preserve">Es gibt eine Möglichkeit, einen Textabschnitt einer Quelle zuzuweisen, leider finde ich das aktuell nicht, bitte die </w:t>
      </w:r>
      <w:proofErr w:type="spellStart"/>
      <w:r>
        <w:t>gesammte</w:t>
      </w:r>
      <w:proofErr w:type="spellEnd"/>
      <w:r>
        <w:t xml:space="preserve"> 1.2 Zielsetzung dahingehend klammern</w:t>
      </w:r>
    </w:p>
  </w:comment>
  <w:comment w:id="488" w:author="Nico Remus" w:date="2015-11-28T12:57:00Z" w:initials="NR">
    <w:p w14:paraId="0A6DF3F3" w14:textId="77777777" w:rsidR="00CA3C14" w:rsidRDefault="00CA3C14">
      <w:pPr>
        <w:pStyle w:val="Kommentartext"/>
      </w:pPr>
      <w:r>
        <w:rPr>
          <w:rStyle w:val="Kommentarzeichen"/>
        </w:rPr>
        <w:annotationRef/>
      </w:r>
      <w:r>
        <w:rPr>
          <w:rStyle w:val="Kommentarzeichen"/>
        </w:rPr>
        <w:t xml:space="preserve">Bitte bereits alle </w:t>
      </w:r>
      <w:proofErr w:type="spellStart"/>
      <w:r>
        <w:rPr>
          <w:rStyle w:val="Kommentarzeichen"/>
        </w:rPr>
        <w:t>MeilenSteine</w:t>
      </w:r>
      <w:proofErr w:type="spellEnd"/>
      <w:r>
        <w:rPr>
          <w:rStyle w:val="Kommentarzeichen"/>
        </w:rPr>
        <w:t xml:space="preserve"> hier eintrage, ich werde dieses als Vorlage für das MS Project verwenden</w:t>
      </w:r>
    </w:p>
  </w:comment>
  <w:comment w:id="526" w:author="Nico Remus" w:date="2015-11-28T13:17:00Z" w:initials="NR">
    <w:p w14:paraId="345E7F0E" w14:textId="1DA69F68" w:rsidR="00CA3C14" w:rsidRDefault="00CA3C14">
      <w:pPr>
        <w:pStyle w:val="Kommentartext"/>
      </w:pPr>
      <w:r>
        <w:rPr>
          <w:rStyle w:val="Kommentarzeichen"/>
        </w:rPr>
        <w:annotationRef/>
      </w:r>
      <w:r>
        <w:t>Neuer Titel muss hier her</w:t>
      </w:r>
    </w:p>
  </w:comment>
  <w:comment w:id="527" w:author="Philipp Staats" w:date="2015-11-28T16:12:00Z" w:initials="PS">
    <w:p w14:paraId="4DC29AE5" w14:textId="6DB2E1DD" w:rsidR="00CA3C14" w:rsidRDefault="00CA3C14">
      <w:pPr>
        <w:pStyle w:val="Kommentartext"/>
      </w:pPr>
      <w:r>
        <w:rPr>
          <w:rStyle w:val="Kommentarzeichen"/>
        </w:rPr>
        <w:annotationRef/>
      </w:r>
      <w:r>
        <w:t>Titel muss in Prosa übernommen werden als Einleitung.</w:t>
      </w:r>
      <w:r>
        <w:br/>
        <w:t>Titel neu: Projektteilnehmer (Hierarchie)</w:t>
      </w:r>
    </w:p>
  </w:comment>
  <w:comment w:id="528" w:author="Nico Remus" w:date="2015-11-28T16:54:00Z" w:initials="NR">
    <w:p w14:paraId="1328E855" w14:textId="2365C65E" w:rsidR="00CA3C14" w:rsidRDefault="00CA3C14">
      <w:pPr>
        <w:pStyle w:val="Kommentartext"/>
      </w:pPr>
      <w:r>
        <w:rPr>
          <w:rStyle w:val="Kommentarzeichen"/>
        </w:rPr>
        <w:annotationRef/>
      </w:r>
    </w:p>
  </w:comment>
  <w:comment w:id="532" w:author="sheldon edward" w:date="2015-12-02T19:14:00Z" w:initials="se">
    <w:p w14:paraId="58D60A0A" w14:textId="49332CD8" w:rsidR="00CA3C14" w:rsidRDefault="00CA3C14" w:rsidP="00E256F5">
      <w:pPr>
        <w:pStyle w:val="Kommentartext"/>
        <w:jc w:val="center"/>
      </w:pPr>
      <w:r>
        <w:rPr>
          <w:rStyle w:val="Kommentarzeichen"/>
        </w:rPr>
        <w:annotationRef/>
      </w:r>
      <w:r>
        <w:t>In der Fußzeile schreiben, warum er das Projekt verließ, am besten Sprint und Datum.</w:t>
      </w:r>
    </w:p>
  </w:comment>
  <w:comment w:id="538" w:author="Nico Remus" w:date="2015-11-28T13:33:00Z" w:initials="NR">
    <w:p w14:paraId="46316229" w14:textId="4FA0E52C" w:rsidR="00CA3C14" w:rsidRDefault="00CA3C14">
      <w:pPr>
        <w:pStyle w:val="Kommentartext"/>
      </w:pPr>
      <w:r>
        <w:rPr>
          <w:rStyle w:val="Kommentarzeichen"/>
        </w:rPr>
        <w:annotationRef/>
      </w:r>
      <w:r>
        <w:t>Aufgaben des PL müssen weiter beleuchtet werden</w:t>
      </w:r>
    </w:p>
  </w:comment>
  <w:comment w:id="567" w:author="Nico Remus" w:date="2015-11-28T13:35:00Z" w:initials="NR">
    <w:p w14:paraId="0D2D96A2" w14:textId="0A7401A3" w:rsidR="00CA3C14" w:rsidRDefault="00CA3C14">
      <w:pPr>
        <w:pStyle w:val="Kommentartext"/>
      </w:pPr>
      <w:r>
        <w:rPr>
          <w:rStyle w:val="Kommentarzeichen"/>
        </w:rPr>
        <w:annotationRef/>
      </w:r>
      <w:r>
        <w:t xml:space="preserve">Wann wurde das beschlossen, gibt es dazu ein Dokument? Sofern vorhanden bitte als Fußnote und dann später als Quelle eintragen </w:t>
      </w:r>
    </w:p>
  </w:comment>
  <w:comment w:id="568" w:author="Philipp Staats" w:date="2015-11-28T16:31:00Z" w:initials="PS">
    <w:p w14:paraId="44DA4FA4" w14:textId="49913A0C" w:rsidR="00CA3C14" w:rsidRDefault="00CA3C14">
      <w:pPr>
        <w:pStyle w:val="Kommentartext"/>
      </w:pPr>
      <w:r>
        <w:rPr>
          <w:rStyle w:val="Kommentarzeichen"/>
        </w:rPr>
        <w:annotationRef/>
      </w:r>
      <w:r>
        <w:t xml:space="preserve">Nicht alle </w:t>
      </w:r>
      <w:proofErr w:type="spellStart"/>
      <w:r>
        <w:t>Meetingprotokolle</w:t>
      </w:r>
      <w:proofErr w:type="spellEnd"/>
      <w:r>
        <w:t xml:space="preserve"> im </w:t>
      </w:r>
      <w:proofErr w:type="spellStart"/>
      <w:r>
        <w:t>GitHUb</w:t>
      </w:r>
      <w:proofErr w:type="spellEnd"/>
      <w:r>
        <w:t>.</w:t>
      </w:r>
      <w:r>
        <w:br/>
        <w:t xml:space="preserve">Hoffe durch noch gelieferte </w:t>
      </w:r>
      <w:proofErr w:type="spellStart"/>
      <w:r>
        <w:t>Meetingprotokolle</w:t>
      </w:r>
      <w:proofErr w:type="spellEnd"/>
      <w:r>
        <w:t xml:space="preserve"> auffinden zu können.</w:t>
      </w:r>
      <w:r>
        <w:br/>
      </w:r>
      <w:r>
        <w:br/>
        <w:t xml:space="preserve">Grundsätzlich habe ich die </w:t>
      </w:r>
      <w:proofErr w:type="spellStart"/>
      <w:r>
        <w:t>Scrum</w:t>
      </w:r>
      <w:proofErr w:type="spellEnd"/>
      <w:r>
        <w:t>-Master festgelegt und sie wurden mündlich in einem Meeting kund gegeben.</w:t>
      </w:r>
      <w:r>
        <w:br/>
      </w:r>
      <w:r>
        <w:br/>
        <w:t xml:space="preserve">Eine Aufgabenbeschreibung wurde nicht fest deklariert, da beide im Sinne der Theorie als </w:t>
      </w:r>
      <w:proofErr w:type="spellStart"/>
      <w:r>
        <w:t>Scrummaster</w:t>
      </w:r>
      <w:proofErr w:type="spellEnd"/>
      <w:r>
        <w:t xml:space="preserve"> fungieren sollen.</w:t>
      </w:r>
      <w:r>
        <w:br/>
        <w:t>Steuerung der agilen Arbeitsweise.</w:t>
      </w:r>
    </w:p>
  </w:comment>
  <w:comment w:id="569" w:author="Philipp Staats" w:date="2015-11-28T16:39:00Z" w:initials="PS">
    <w:p w14:paraId="360DA351" w14:textId="5DBF4902" w:rsidR="00CA3C14" w:rsidRDefault="00CA3C14">
      <w:pPr>
        <w:pStyle w:val="Kommentartext"/>
      </w:pPr>
      <w:r>
        <w:rPr>
          <w:rStyle w:val="Kommentarzeichen"/>
        </w:rPr>
        <w:annotationRef/>
      </w:r>
      <w:r>
        <w:t xml:space="preserve">RA-17 war und ist eine </w:t>
      </w:r>
      <w:proofErr w:type="spellStart"/>
      <w:r>
        <w:t>Defnition</w:t>
      </w:r>
      <w:proofErr w:type="spellEnd"/>
      <w:r>
        <w:t xml:space="preserve"> der Aufgaben der </w:t>
      </w:r>
      <w:proofErr w:type="spellStart"/>
      <w:r>
        <w:t>Scrum</w:t>
      </w:r>
      <w:proofErr w:type="spellEnd"/>
      <w:r>
        <w:t xml:space="preserve"> – Master (Reglement)</w:t>
      </w:r>
    </w:p>
  </w:comment>
  <w:comment w:id="570" w:author="Nico Remus" w:date="2015-11-28T16:57:00Z" w:initials="NR">
    <w:p w14:paraId="5380F23E" w14:textId="6AB52503" w:rsidR="00CA3C14" w:rsidRDefault="00CA3C14">
      <w:pPr>
        <w:pStyle w:val="Kommentartext"/>
      </w:pPr>
      <w:r>
        <w:rPr>
          <w:rStyle w:val="Kommentarzeichen"/>
        </w:rPr>
        <w:annotationRef/>
      </w:r>
      <w:r>
        <w:t xml:space="preserve">Ok, RA- 17 ist ergänzt, mit dem schließen </w:t>
      </w:r>
      <w:proofErr w:type="spellStart"/>
      <w:r>
        <w:t>bite</w:t>
      </w:r>
      <w:proofErr w:type="spellEnd"/>
      <w:r>
        <w:t xml:space="preserve"> noch warten, bis alle Protokolle da sind</w:t>
      </w:r>
    </w:p>
    <w:p w14:paraId="4259C9B1" w14:textId="77777777" w:rsidR="00CA3C14" w:rsidRDefault="00CA3C14">
      <w:pPr>
        <w:pStyle w:val="Kommentartext"/>
      </w:pPr>
    </w:p>
  </w:comment>
  <w:comment w:id="581" w:author="Philipp Staats" w:date="2015-11-28T16:35:00Z" w:initials="PS">
    <w:p w14:paraId="3308818A" w14:textId="68084A6F" w:rsidR="00CA3C14" w:rsidRDefault="00CA3C14">
      <w:pPr>
        <w:pStyle w:val="Kommentartext"/>
      </w:pPr>
      <w:r>
        <w:rPr>
          <w:rStyle w:val="Kommentarzeichen"/>
        </w:rPr>
        <w:annotationRef/>
      </w:r>
      <w:r>
        <w:t>Hier bitte abwarten, es gibt die Story RA-32.</w:t>
      </w:r>
      <w:r>
        <w:br/>
        <w:t>In wie weit dies davon zu trennen ist, muss noch geprüft werden. Eventuell zu den „</w:t>
      </w:r>
      <w:proofErr w:type="spellStart"/>
      <w:r>
        <w:t>menschlischen</w:t>
      </w:r>
      <w:proofErr w:type="spellEnd"/>
      <w:r>
        <w:t>“ Übersetzern dann noch die technische Lösung einbringen, die zumindest Grundübersetzungen liefert.</w:t>
      </w:r>
    </w:p>
  </w:comment>
  <w:comment w:id="597" w:author="Philipp Staats" w:date="2015-11-28T16:40:00Z" w:initials="PS">
    <w:p w14:paraId="62CCB37D" w14:textId="18E46BD8" w:rsidR="00CA3C14" w:rsidRDefault="00CA3C14">
      <w:pPr>
        <w:pStyle w:val="Kommentartext"/>
      </w:pPr>
      <w:r>
        <w:rPr>
          <w:rStyle w:val="Kommentarzeichen"/>
        </w:rPr>
        <w:annotationRef/>
      </w:r>
      <w:r>
        <w:t xml:space="preserve">Hier bitte in Prosa noch verdeutlichen, dass wir mit einem Phasenmodell angefangen hatten, und dann zur </w:t>
      </w:r>
      <w:proofErr w:type="spellStart"/>
      <w:r>
        <w:t>Scrum</w:t>
      </w:r>
      <w:proofErr w:type="spellEnd"/>
      <w:r>
        <w:t xml:space="preserve"> – Methode gewechselt sind.</w:t>
      </w:r>
    </w:p>
  </w:comment>
  <w:comment w:id="606" w:author="Philipp Staats" w:date="2015-11-28T17:07:00Z" w:initials="PS">
    <w:p w14:paraId="52E023C9" w14:textId="4E0874AE" w:rsidR="00CA3C14" w:rsidRDefault="00CA3C14">
      <w:pPr>
        <w:pStyle w:val="Kommentartext"/>
      </w:pPr>
      <w:r>
        <w:rPr>
          <w:rStyle w:val="Kommentarzeichen"/>
        </w:rPr>
        <w:annotationRef/>
      </w:r>
      <w:r w:rsidRPr="004C7744">
        <w:t xml:space="preserve">Hier sollte zu beachten sein, dass wir nur die Hälfte der 2.Phase gemacht haben und dann zur </w:t>
      </w:r>
      <w:proofErr w:type="spellStart"/>
      <w:r w:rsidRPr="004C7744">
        <w:t>Scrum</w:t>
      </w:r>
      <w:proofErr w:type="spellEnd"/>
      <w:r w:rsidRPr="004C7744">
        <w:t xml:space="preserve"> – Methode gesprungen sind, eine Phase 3+++ gab es nicht, und Phase 2 sozusagen ist nie abgeschlossen</w:t>
      </w:r>
    </w:p>
  </w:comment>
  <w:comment w:id="618" w:author="Nico Remus" w:date="2015-11-28T17:15:00Z" w:initials="NR">
    <w:p w14:paraId="22518347" w14:textId="2307A5F1" w:rsidR="00CA3C14" w:rsidRDefault="00CA3C14">
      <w:pPr>
        <w:pStyle w:val="Kommentartext"/>
      </w:pPr>
      <w:r>
        <w:rPr>
          <w:rStyle w:val="Kommentarzeichen"/>
        </w:rPr>
        <w:annotationRef/>
      </w:r>
      <w:r>
        <w:t>Muss noch an neuen stand angepasst werden</w:t>
      </w:r>
    </w:p>
  </w:comment>
  <w:comment w:id="620" w:author="Nico Remus" w:date="2015-11-28T13:52:00Z" w:initials="NR">
    <w:p w14:paraId="0EB1BA81" w14:textId="32316350" w:rsidR="00CA3C14" w:rsidRDefault="00CA3C14">
      <w:pPr>
        <w:pStyle w:val="Kommentartext"/>
      </w:pPr>
      <w:r>
        <w:rPr>
          <w:rStyle w:val="Kommentarzeichen"/>
        </w:rPr>
        <w:annotationRef/>
      </w:r>
      <w:r>
        <w:t xml:space="preserve">Wer hat die </w:t>
      </w:r>
      <w:proofErr w:type="spellStart"/>
      <w:r>
        <w:t>Scrum</w:t>
      </w:r>
      <w:proofErr w:type="spellEnd"/>
      <w:r>
        <w:t xml:space="preserve"> Präsentation in SE gehalten??? Bekommt man die </w:t>
      </w:r>
      <w:proofErr w:type="spellStart"/>
      <w:r>
        <w:t>ppt</w:t>
      </w:r>
      <w:proofErr w:type="spellEnd"/>
      <w:r>
        <w:t xml:space="preserve"> ?</w:t>
      </w:r>
    </w:p>
    <w:p w14:paraId="72447ACB" w14:textId="77777777" w:rsidR="00CA3C14" w:rsidRDefault="00CA3C14">
      <w:pPr>
        <w:pStyle w:val="Kommentartext"/>
      </w:pPr>
    </w:p>
  </w:comment>
  <w:comment w:id="621" w:author="Nico Remus" w:date="2015-11-28T14:03:00Z" w:initials="NR">
    <w:p w14:paraId="33D4F14F" w14:textId="29515DAB" w:rsidR="00CA3C14" w:rsidRDefault="00CA3C14">
      <w:pPr>
        <w:pStyle w:val="Kommentartext"/>
      </w:pPr>
      <w:r>
        <w:rPr>
          <w:rStyle w:val="Kommentarzeichen"/>
        </w:rPr>
        <w:annotationRef/>
      </w:r>
      <w:r>
        <w:t xml:space="preserve">Inoffizieller Auftrag an </w:t>
      </w:r>
      <w:proofErr w:type="spellStart"/>
      <w:r>
        <w:t>philipp</w:t>
      </w:r>
      <w:proofErr w:type="spellEnd"/>
      <w:r>
        <w:t xml:space="preserve"> </w:t>
      </w:r>
      <w:proofErr w:type="spellStart"/>
      <w:r>
        <w:t>Kneist</w:t>
      </w:r>
      <w:proofErr w:type="spellEnd"/>
      <w:r>
        <w:t xml:space="preserve"> zur </w:t>
      </w:r>
      <w:proofErr w:type="spellStart"/>
      <w:r>
        <w:t>beschaffung</w:t>
      </w:r>
      <w:proofErr w:type="spellEnd"/>
      <w:r>
        <w:t xml:space="preserve"> ist raus</w:t>
      </w:r>
    </w:p>
  </w:comment>
  <w:comment w:id="622" w:author="Philipp Staats" w:date="2015-11-28T16:38:00Z" w:initials="PS">
    <w:p w14:paraId="06D98EC0" w14:textId="57E98E87" w:rsidR="00CA3C14" w:rsidRDefault="00CA3C14">
      <w:pPr>
        <w:pStyle w:val="Kommentartext"/>
      </w:pPr>
      <w:r>
        <w:rPr>
          <w:rStyle w:val="Kommentarzeichen"/>
        </w:rPr>
        <w:annotationRef/>
      </w:r>
      <w:r>
        <w:t xml:space="preserve">Ich kann mich an eine </w:t>
      </w:r>
      <w:proofErr w:type="spellStart"/>
      <w:r>
        <w:t>Scrum</w:t>
      </w:r>
      <w:proofErr w:type="spellEnd"/>
      <w:r>
        <w:t xml:space="preserve"> – Präsentation nicht wirklich entsinnen. Es wurde in einem Meeting mal die RA-17 vorgestellt, was unser Regelwerk sein wird.</w:t>
      </w:r>
    </w:p>
  </w:comment>
  <w:comment w:id="702" w:author="Philipp Staats" w:date="2015-11-28T16:49:00Z" w:initials="PS">
    <w:p w14:paraId="58A9E39F" w14:textId="77777777" w:rsidR="00CA3C14" w:rsidRDefault="00CA3C14" w:rsidP="00877D50">
      <w:pPr>
        <w:pStyle w:val="Kommentartext"/>
      </w:pPr>
      <w:r>
        <w:rPr>
          <w:rStyle w:val="Kommentarzeichen"/>
        </w:rPr>
        <w:annotationRef/>
      </w:r>
      <w:r>
        <w:t xml:space="preserve">Hier bitte mit rein, dass Nico Remus für die technische </w:t>
      </w:r>
      <w:proofErr w:type="spellStart"/>
      <w:r>
        <w:t>Umesetzung</w:t>
      </w:r>
      <w:proofErr w:type="spellEnd"/>
      <w:r>
        <w:t xml:space="preserve"> und </w:t>
      </w:r>
      <w:proofErr w:type="spellStart"/>
      <w:r>
        <w:t>wartung</w:t>
      </w:r>
      <w:proofErr w:type="spellEnd"/>
      <w:r>
        <w:t xml:space="preserve"> des Boards verantwortlich ist. Sehr kurze Beschreibung, wie es dazu kam (Anforderungen durch Projektmitglieder) und was davon umgesetzt ist.</w:t>
      </w:r>
    </w:p>
  </w:comment>
  <w:comment w:id="721" w:author="Nico Remus" w:date="2015-11-28T13:37:00Z" w:initials="NR">
    <w:p w14:paraId="6ECB4B1A" w14:textId="4F238B75" w:rsidR="00CA3C14" w:rsidRDefault="00CA3C14">
      <w:pPr>
        <w:pStyle w:val="Kommentartext"/>
      </w:pPr>
      <w:r>
        <w:rPr>
          <w:rStyle w:val="Kommentarzeichen"/>
        </w:rPr>
        <w:annotationRef/>
      </w:r>
      <w:r>
        <w:t>Hier würde ich mich gerne Mit Sheldon für ca. 30 min hin setzen</w:t>
      </w:r>
    </w:p>
  </w:comment>
  <w:comment w:id="724" w:author="Philipp Staats" w:date="2015-11-28T16:43:00Z" w:initials="PS">
    <w:p w14:paraId="2BF26172" w14:textId="77777777" w:rsidR="00CA3C14" w:rsidRDefault="00CA3C14">
      <w:pPr>
        <w:pStyle w:val="Kommentartext"/>
      </w:pPr>
      <w:r>
        <w:rPr>
          <w:rStyle w:val="Kommentarzeichen"/>
        </w:rPr>
        <w:annotationRef/>
      </w:r>
      <w:r>
        <w:t xml:space="preserve">Es liegt ein </w:t>
      </w:r>
      <w:proofErr w:type="spellStart"/>
      <w:r>
        <w:t>Exceldocument</w:t>
      </w:r>
      <w:proofErr w:type="spellEnd"/>
      <w:r>
        <w:t xml:space="preserve"> vor (Risikoanalyse.xlsx)</w:t>
      </w:r>
    </w:p>
    <w:p w14:paraId="7D8A0F45" w14:textId="0C911E8B" w:rsidR="00CA3C14" w:rsidRDefault="00CA3C14">
      <w:pPr>
        <w:pStyle w:val="Kommentartext"/>
      </w:pPr>
      <w:r>
        <w:t>Darauf nur hinweisen.</w:t>
      </w:r>
    </w:p>
  </w:comment>
  <w:comment w:id="725" w:author="Philipp Staats" w:date="2015-11-28T16:45:00Z" w:initials="PS">
    <w:p w14:paraId="456461AE" w14:textId="4B40EA55" w:rsidR="00CA3C14" w:rsidRDefault="00CA3C14">
      <w:pPr>
        <w:pStyle w:val="Kommentartext"/>
      </w:pPr>
      <w:r>
        <w:rPr>
          <w:rStyle w:val="Kommentarzeichen"/>
        </w:rPr>
        <w:annotationRef/>
      </w:r>
      <w:r>
        <w:t>@Nico Remus:</w:t>
      </w:r>
      <w:r>
        <w:br/>
        <w:t xml:space="preserve">Bitte mir via WhatsApp oder Mail oder sonst wie, weitere Ideen/Topic </w:t>
      </w:r>
      <w:proofErr w:type="spellStart"/>
      <w:r>
        <w:t>zu kommen</w:t>
      </w:r>
      <w:proofErr w:type="spellEnd"/>
      <w:r>
        <w:t xml:space="preserve"> lassen. </w:t>
      </w:r>
      <w:r>
        <w:br/>
        <w:t>Den Rest mache ich dann.</w:t>
      </w:r>
    </w:p>
  </w:comment>
  <w:comment w:id="726" w:author="Nico Remus" w:date="2015-11-28T17:22:00Z" w:initials="NR">
    <w:p w14:paraId="64A4CAFB" w14:textId="1481F766" w:rsidR="00CA3C14" w:rsidRDefault="00CA3C14">
      <w:pPr>
        <w:pStyle w:val="Kommentartext"/>
      </w:pPr>
      <w:r>
        <w:rPr>
          <w:rStyle w:val="Kommentarzeichen"/>
        </w:rPr>
        <w:annotationRef/>
      </w:r>
      <w:r>
        <w:t xml:space="preserve">Ich werde ein </w:t>
      </w:r>
      <w:proofErr w:type="spellStart"/>
      <w:r>
        <w:t>vba</w:t>
      </w:r>
      <w:proofErr w:type="spellEnd"/>
      <w:r>
        <w:t xml:space="preserve"> </w:t>
      </w:r>
      <w:proofErr w:type="spellStart"/>
      <w:r>
        <w:t>script</w:t>
      </w:r>
      <w:proofErr w:type="spellEnd"/>
      <w:r>
        <w:t xml:space="preserve"> schreiben, welches von </w:t>
      </w:r>
      <w:proofErr w:type="spellStart"/>
      <w:r>
        <w:t>excel</w:t>
      </w:r>
      <w:proofErr w:type="spellEnd"/>
      <w:r>
        <w:t xml:space="preserve"> auf </w:t>
      </w:r>
      <w:proofErr w:type="spellStart"/>
      <w:r>
        <w:t>word</w:t>
      </w:r>
      <w:proofErr w:type="spellEnd"/>
      <w:r>
        <w:t xml:space="preserve"> </w:t>
      </w:r>
      <w:proofErr w:type="spellStart"/>
      <w:r>
        <w:t>ummappt</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0DE098" w15:done="0"/>
  <w15:commentEx w15:paraId="0A6DF3F3" w15:done="0"/>
  <w15:commentEx w15:paraId="345E7F0E" w15:done="1"/>
  <w15:commentEx w15:paraId="4DC29AE5" w15:paraIdParent="345E7F0E" w15:done="1"/>
  <w15:commentEx w15:paraId="1328E855" w15:paraIdParent="4DC29AE5" w15:done="1"/>
  <w15:commentEx w15:paraId="58D60A0A" w15:done="0"/>
  <w15:commentEx w15:paraId="46316229" w15:done="1"/>
  <w15:commentEx w15:paraId="0D2D96A2" w15:done="0"/>
  <w15:commentEx w15:paraId="44DA4FA4" w15:paraIdParent="0D2D96A2" w15:done="0"/>
  <w15:commentEx w15:paraId="360DA351" w15:paraIdParent="0D2D96A2" w15:done="0"/>
  <w15:commentEx w15:paraId="4259C9B1" w15:paraIdParent="0D2D96A2" w15:done="0"/>
  <w15:commentEx w15:paraId="3308818A" w15:done="0"/>
  <w15:commentEx w15:paraId="62CCB37D" w15:done="0"/>
  <w15:commentEx w15:paraId="52E023C9" w15:done="0"/>
  <w15:commentEx w15:paraId="22518347" w15:done="0"/>
  <w15:commentEx w15:paraId="72447ACB" w15:done="0"/>
  <w15:commentEx w15:paraId="33D4F14F" w15:paraIdParent="72447ACB" w15:done="0"/>
  <w15:commentEx w15:paraId="06D98EC0" w15:paraIdParent="72447ACB" w15:done="0"/>
  <w15:commentEx w15:paraId="58A9E39F" w15:done="0"/>
  <w15:commentEx w15:paraId="6ECB4B1A" w15:done="0"/>
  <w15:commentEx w15:paraId="7D8A0F45" w15:done="0"/>
  <w15:commentEx w15:paraId="456461AE" w15:paraIdParent="7D8A0F45" w15:done="0"/>
  <w15:commentEx w15:paraId="64A4CAFB" w15:paraIdParent="7D8A0F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E21DA" w14:textId="77777777" w:rsidR="00676BEA" w:rsidRDefault="00676BEA" w:rsidP="007D2024">
      <w:pPr>
        <w:spacing w:after="0" w:line="240" w:lineRule="auto"/>
      </w:pPr>
      <w:r>
        <w:separator/>
      </w:r>
    </w:p>
  </w:endnote>
  <w:endnote w:type="continuationSeparator" w:id="0">
    <w:p w14:paraId="00DBC547" w14:textId="77777777" w:rsidR="00676BEA" w:rsidRDefault="00676BEA"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166" w:author="J.-P. K." w:date="2016-01-02T15:00:00Z"/>
  <w:sdt>
    <w:sdtPr>
      <w:id w:val="-1349863958"/>
      <w:docPartObj>
        <w:docPartGallery w:val="Page Numbers (Bottom of Page)"/>
        <w:docPartUnique/>
      </w:docPartObj>
    </w:sdtPr>
    <w:sdtContent>
      <w:customXmlInsRangeEnd w:id="1166"/>
      <w:p w14:paraId="5B904781" w14:textId="2158FDCB" w:rsidR="00CA3C14" w:rsidRDefault="00CA3C14">
        <w:pPr>
          <w:pStyle w:val="Fuzeile"/>
          <w:jc w:val="right"/>
          <w:rPr>
            <w:ins w:id="1167" w:author="J.-P. K." w:date="2016-01-02T15:00:00Z"/>
          </w:rPr>
        </w:pPr>
        <w:ins w:id="1168" w:author="J.-P. K." w:date="2016-01-02T15:00:00Z">
          <w:r>
            <w:fldChar w:fldCharType="begin"/>
          </w:r>
          <w:r>
            <w:instrText>PAGE   \* MERGEFORMAT</w:instrText>
          </w:r>
          <w:r>
            <w:fldChar w:fldCharType="separate"/>
          </w:r>
        </w:ins>
        <w:r w:rsidR="00D74DA2">
          <w:rPr>
            <w:noProof/>
          </w:rPr>
          <w:t>18</w:t>
        </w:r>
        <w:ins w:id="1169" w:author="J.-P. K." w:date="2016-01-02T15:00:00Z">
          <w:r>
            <w:fldChar w:fldCharType="end"/>
          </w:r>
        </w:ins>
      </w:p>
      <w:customXmlInsRangeStart w:id="1170" w:author="J.-P. K." w:date="2016-01-02T15:00:00Z"/>
    </w:sdtContent>
  </w:sdt>
  <w:customXmlInsRangeEnd w:id="1170"/>
  <w:p w14:paraId="2D98304D" w14:textId="77777777" w:rsidR="00CA3C14" w:rsidRDefault="00CA3C1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4D5A8" w14:textId="77777777" w:rsidR="00676BEA" w:rsidRDefault="00676BEA" w:rsidP="007D2024">
      <w:pPr>
        <w:spacing w:after="0" w:line="240" w:lineRule="auto"/>
      </w:pPr>
      <w:r>
        <w:separator/>
      </w:r>
    </w:p>
  </w:footnote>
  <w:footnote w:type="continuationSeparator" w:id="0">
    <w:p w14:paraId="4DE06349" w14:textId="77777777" w:rsidR="00676BEA" w:rsidRDefault="00676BEA" w:rsidP="007D2024">
      <w:pPr>
        <w:spacing w:after="0" w:line="240" w:lineRule="auto"/>
      </w:pPr>
      <w:r>
        <w:continuationSeparator/>
      </w:r>
    </w:p>
  </w:footnote>
  <w:footnote w:id="1">
    <w:p w14:paraId="0FF7A6BF" w14:textId="77777777" w:rsidR="00CA3C14" w:rsidRPr="00785680" w:rsidRDefault="00CA3C14">
      <w:pPr>
        <w:pStyle w:val="Funotentext"/>
        <w:rPr>
          <w:lang w:val="en-US"/>
        </w:rPr>
      </w:pPr>
      <w:r>
        <w:rPr>
          <w:rStyle w:val="Funotenzeichen"/>
        </w:rPr>
        <w:footnoteRef/>
      </w:r>
      <w:r w:rsidRPr="00785680">
        <w:rPr>
          <w:lang w:val="en-US"/>
        </w:rPr>
        <w:t xml:space="preserve"> Konzept1.0 SoftwareEngineering</w:t>
      </w:r>
    </w:p>
  </w:footnote>
  <w:footnote w:id="2">
    <w:p w14:paraId="2AC4B219" w14:textId="77777777" w:rsidR="00CA3C14" w:rsidRPr="00785680" w:rsidDel="002B5F0C" w:rsidRDefault="00CA3C14">
      <w:pPr>
        <w:pStyle w:val="Funotentext"/>
        <w:rPr>
          <w:del w:id="494" w:author="Nico Remus" w:date="2015-12-01T13:48:00Z"/>
          <w:lang w:val="en-US"/>
        </w:rPr>
      </w:pPr>
      <w:del w:id="495" w:author="Nico Remus" w:date="2015-12-01T13:48:00Z">
        <w:r w:rsidDel="002B5F0C">
          <w:rPr>
            <w:rStyle w:val="Funotenzeichen"/>
          </w:rPr>
          <w:footnoteRef/>
        </w:r>
        <w:r w:rsidRPr="00785680" w:rsidDel="002B5F0C">
          <w:rPr>
            <w:lang w:val="en-US"/>
          </w:rPr>
          <w:delText xml:space="preserve"> Protokoll Meeting 09.10.2015</w:delText>
        </w:r>
      </w:del>
    </w:p>
  </w:footnote>
  <w:footnote w:id="3">
    <w:p w14:paraId="56F13236" w14:textId="77777777" w:rsidR="00CA3C14" w:rsidRPr="00785680" w:rsidDel="002B5F0C" w:rsidRDefault="00CA3C14" w:rsidP="000F0F7C">
      <w:pPr>
        <w:pStyle w:val="Funotentext"/>
        <w:rPr>
          <w:del w:id="516" w:author="Nico Remus" w:date="2015-12-01T13:48:00Z"/>
          <w:lang w:val="en-US"/>
        </w:rPr>
      </w:pPr>
      <w:del w:id="517" w:author="Nico Remus" w:date="2015-12-01T13:48:00Z">
        <w:r w:rsidDel="002B5F0C">
          <w:rPr>
            <w:rStyle w:val="Funotenzeichen"/>
          </w:rPr>
          <w:footnoteRef/>
        </w:r>
        <w:r w:rsidRPr="00785680" w:rsidDel="002B5F0C">
          <w:rPr>
            <w:lang w:val="en-US"/>
          </w:rPr>
          <w:delText xml:space="preserve"> Protokoll Meeting 20.10.2015</w:delText>
        </w:r>
      </w:del>
    </w:p>
  </w:footnote>
  <w:footnote w:id="4">
    <w:p w14:paraId="3D58DC42" w14:textId="46CD1250" w:rsidR="00CA3C14" w:rsidRDefault="00CA3C14">
      <w:pPr>
        <w:pStyle w:val="Funotentext"/>
      </w:pPr>
      <w:ins w:id="534" w:author="sheldon edward" w:date="2015-12-02T19:10:00Z">
        <w:r>
          <w:rPr>
            <w:rStyle w:val="Funotenzeichen"/>
          </w:rPr>
          <w:footnoteRef/>
        </w:r>
        <w:r>
          <w:t xml:space="preserve"> </w:t>
        </w:r>
      </w:ins>
      <w:ins w:id="535" w:author="sheldon edward" w:date="2015-12-02T19:11:00Z">
        <w:r>
          <w:t>Herr Karhof war bis zum Sprint</w:t>
        </w:r>
      </w:ins>
      <w:ins w:id="536" w:author="sheldon edward" w:date="2015-12-02T19:12:00Z">
        <w:r>
          <w:t xml:space="preserve"> 4 Teil des Teams. Jedoch stieg er aus dem Projekt aus, da er das Unternehmen verließ</w:t>
        </w:r>
      </w:ins>
      <w:ins w:id="537" w:author="sheldon edward" w:date="2015-12-02T19:13:00Z">
        <w:r>
          <w:t>.</w:t>
        </w:r>
      </w:ins>
    </w:p>
  </w:footnote>
  <w:footnote w:id="5">
    <w:p w14:paraId="5F234982" w14:textId="613D1CD5" w:rsidR="00CA3C14" w:rsidRDefault="00CA3C14">
      <w:pPr>
        <w:pStyle w:val="Funotentext"/>
      </w:pPr>
      <w:r>
        <w:rPr>
          <w:rStyle w:val="Funotenzeichen"/>
        </w:rPr>
        <w:footnoteRef/>
      </w:r>
      <w:hyperlink r:id="rId1" w:history="1">
        <w:proofErr w:type="spellStart"/>
        <w:r w:rsidRPr="008C0AA8">
          <w:rPr>
            <w:rStyle w:val="Hyperlink"/>
          </w:rPr>
          <w:t>Aufbauorgnisation</w:t>
        </w:r>
        <w:proofErr w:type="spellEnd"/>
        <w:r w:rsidRPr="008C0AA8">
          <w:rPr>
            <w:rStyle w:val="Hyperlink"/>
          </w:rPr>
          <w:t xml:space="preserve"> g+</w:t>
        </w:r>
      </w:hyperlink>
    </w:p>
  </w:footnote>
  <w:footnote w:id="6">
    <w:p w14:paraId="52574E2C" w14:textId="052ABC28" w:rsidR="00CA3C14" w:rsidRDefault="00CA3C14">
      <w:pPr>
        <w:pStyle w:val="Funotentext"/>
      </w:pPr>
      <w:ins w:id="561" w:author="Nico Remus" w:date="2015-11-28T16:56:00Z">
        <w:r>
          <w:rPr>
            <w:rStyle w:val="Funotenzeichen"/>
          </w:rPr>
          <w:footnoteRef/>
        </w:r>
        <w:r>
          <w:t>RA-17</w:t>
        </w:r>
      </w:ins>
    </w:p>
  </w:footnote>
  <w:footnote w:id="7">
    <w:p w14:paraId="4C4FB7D1" w14:textId="78DAF3BB" w:rsidR="00CA3C14" w:rsidRDefault="00CA3C14">
      <w:pPr>
        <w:pStyle w:val="Funotentext"/>
      </w:pPr>
      <w:r>
        <w:rPr>
          <w:rStyle w:val="Funotenzeichen"/>
        </w:rPr>
        <w:footnoteRef/>
      </w:r>
      <w:r>
        <w:t xml:space="preserve"> </w:t>
      </w:r>
      <w:proofErr w:type="spellStart"/>
      <w:r>
        <w:t>Meetingprotokoll</w:t>
      </w:r>
      <w:proofErr w:type="spellEnd"/>
      <w:r>
        <w:t xml:space="preserve"> vom 20.10.2015</w:t>
      </w:r>
    </w:p>
  </w:footnote>
  <w:footnote w:id="8">
    <w:p w14:paraId="7E20263E" w14:textId="77777777" w:rsidR="00CA3C14" w:rsidRPr="007D2024" w:rsidDel="007657B7" w:rsidRDefault="00CA3C14" w:rsidP="007D2024">
      <w:pPr>
        <w:rPr>
          <w:del w:id="652" w:author="J.-P. K." w:date="2016-01-02T13:06:00Z"/>
          <w:i/>
        </w:rPr>
      </w:pPr>
      <w:del w:id="653" w:author="J.-P. K." w:date="2016-01-02T13:06:00Z">
        <w:r w:rsidDel="007657B7">
          <w:rPr>
            <w:rStyle w:val="Funotenzeichen"/>
          </w:rPr>
          <w:footnoteRef/>
        </w:r>
        <w:r w:rsidDel="007657B7">
          <w:delText xml:space="preserve"> </w:delText>
        </w:r>
        <w:r w:rsidDel="007657B7">
          <w:rPr>
            <w:i/>
          </w:rPr>
          <w:delText>(RA-17)</w:delText>
        </w:r>
      </w:del>
    </w:p>
  </w:footnote>
  <w:footnote w:id="9">
    <w:p w14:paraId="6FAEB653" w14:textId="3089E23E" w:rsidR="00CA3C14" w:rsidRDefault="00CA3C14">
      <w:pPr>
        <w:pStyle w:val="Funotentext"/>
      </w:pPr>
      <w:ins w:id="703" w:author="Nico Remus" w:date="2015-11-28T17:01:00Z">
        <w:r>
          <w:rPr>
            <w:rStyle w:val="Funotenzeichen"/>
          </w:rPr>
          <w:footnoteRef/>
        </w:r>
        <w:r>
          <w:t xml:space="preserve"> </w:t>
        </w:r>
        <w:r>
          <w:fldChar w:fldCharType="begin"/>
        </w:r>
        <w:r>
          <w:instrText xml:space="preserve"> HYPERLINK "https://docs.google.com/spreadsheets/d/16N5eu0yM38uJgUU9UVnepE90Qff0_ujf9t0Hzrlt9jo/edit?usp=sharing" </w:instrText>
        </w:r>
        <w:r>
          <w:fldChar w:fldCharType="separate"/>
        </w:r>
        <w:proofErr w:type="spellStart"/>
        <w:r w:rsidRPr="00877D50">
          <w:rPr>
            <w:rStyle w:val="Hyperlink"/>
          </w:rPr>
          <w:t>Scrumboard</w:t>
        </w:r>
        <w:proofErr w:type="spellEnd"/>
        <w:r>
          <w:fldChar w:fldCharType="end"/>
        </w:r>
      </w:ins>
    </w:p>
  </w:footnote>
  <w:footnote w:id="10">
    <w:p w14:paraId="3268168E" w14:textId="77777777" w:rsidR="00CA3C14" w:rsidRDefault="00CA3C14" w:rsidP="007D2024">
      <w:pPr>
        <w:pStyle w:val="Funotentext"/>
      </w:pPr>
      <w:r>
        <w:rPr>
          <w:rStyle w:val="Funotenzeichen"/>
        </w:rPr>
        <w:footnoteRef/>
      </w:r>
      <w:r>
        <w:t xml:space="preserve"> Extreme </w:t>
      </w:r>
      <w:proofErr w:type="spellStart"/>
      <w:r>
        <w:t>Programming</w:t>
      </w:r>
      <w:proofErr w:type="spellEnd"/>
      <w:r>
        <w:t xml:space="preserve"> Präsentation von Sheldon Jesudasan &amp; Nico Remus 28.10.2015</w:t>
      </w:r>
    </w:p>
  </w:footnote>
  <w:footnote w:id="11">
    <w:p w14:paraId="3DAC8731" w14:textId="390BCD94" w:rsidR="00CA3C14" w:rsidRDefault="00CA3C14">
      <w:pPr>
        <w:pStyle w:val="Funotentext"/>
      </w:pPr>
      <w:ins w:id="868" w:author="J.-P. K." w:date="2016-01-02T13:38:00Z">
        <w:r>
          <w:rPr>
            <w:rStyle w:val="Funotenzeichen"/>
          </w:rPr>
          <w:footnoteRef/>
        </w:r>
        <w:r>
          <w:t xml:space="preserve"> </w:t>
        </w:r>
      </w:ins>
      <w:customXmlInsRangeStart w:id="869" w:author="J.-P. K." w:date="2016-01-02T13:38:00Z"/>
      <w:sdt>
        <w:sdtPr>
          <w:id w:val="1231731578"/>
          <w:citation/>
        </w:sdtPr>
        <w:sdtContent>
          <w:customXmlInsRangeEnd w:id="869"/>
          <w:ins w:id="870" w:author="J.-P. K." w:date="2016-01-02T13:38:00Z">
            <w:r>
              <w:fldChar w:fldCharType="begin"/>
            </w:r>
            <w:r>
              <w:instrText xml:space="preserve"> CITATION Jea15 \l 1031 </w:instrText>
            </w:r>
          </w:ins>
          <w:r>
            <w:fldChar w:fldCharType="separate"/>
          </w:r>
          <w:ins w:id="871" w:author="J.-P. K." w:date="2016-01-02T13:38:00Z">
            <w:r>
              <w:rPr>
                <w:noProof/>
              </w:rPr>
              <w:t>(Jean-Pierre Klodzinski, 2015)</w:t>
            </w:r>
            <w:r>
              <w:fldChar w:fldCharType="end"/>
            </w:r>
          </w:ins>
          <w:customXmlInsRangeStart w:id="872" w:author="J.-P. K." w:date="2016-01-02T13:38:00Z"/>
        </w:sdtContent>
      </w:sdt>
      <w:customXmlInsRangeEnd w:id="872"/>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2"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8"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9"/>
  </w:num>
  <w:num w:numId="4">
    <w:abstractNumId w:val="5"/>
  </w:num>
  <w:num w:numId="5">
    <w:abstractNumId w:val="20"/>
  </w:num>
  <w:num w:numId="6">
    <w:abstractNumId w:val="20"/>
  </w:num>
  <w:num w:numId="7">
    <w:abstractNumId w:val="12"/>
  </w:num>
  <w:num w:numId="8">
    <w:abstractNumId w:val="21"/>
  </w:num>
  <w:num w:numId="9">
    <w:abstractNumId w:val="0"/>
  </w:num>
  <w:num w:numId="10">
    <w:abstractNumId w:val="7"/>
  </w:num>
  <w:num w:numId="11">
    <w:abstractNumId w:val="6"/>
  </w:num>
  <w:num w:numId="12">
    <w:abstractNumId w:val="15"/>
  </w:num>
  <w:num w:numId="13">
    <w:abstractNumId w:val="10"/>
  </w:num>
  <w:num w:numId="14">
    <w:abstractNumId w:val="13"/>
  </w:num>
  <w:num w:numId="15">
    <w:abstractNumId w:val="2"/>
  </w:num>
  <w:num w:numId="16">
    <w:abstractNumId w:val="4"/>
  </w:num>
  <w:num w:numId="17">
    <w:abstractNumId w:val="23"/>
  </w:num>
  <w:num w:numId="18">
    <w:abstractNumId w:val="14"/>
  </w:num>
  <w:num w:numId="19">
    <w:abstractNumId w:val="1"/>
  </w:num>
  <w:num w:numId="20">
    <w:abstractNumId w:val="3"/>
  </w:num>
  <w:num w:numId="21">
    <w:abstractNumId w:val="24"/>
  </w:num>
  <w:num w:numId="22">
    <w:abstractNumId w:val="17"/>
  </w:num>
  <w:num w:numId="23">
    <w:abstractNumId w:val="18"/>
  </w:num>
  <w:num w:numId="24">
    <w:abstractNumId w:val="22"/>
  </w:num>
  <w:num w:numId="25">
    <w:abstractNumId w:val="11"/>
  </w:num>
  <w:num w:numId="26">
    <w:abstractNumId w:val="16"/>
  </w:num>
  <w:num w:numId="2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P. K.">
    <w15:presenceInfo w15:providerId="Windows Live" w15:userId="211dea74c0ebfbf7"/>
  </w15:person>
  <w15:person w15:author="Nico Remus">
    <w15:presenceInfo w15:providerId="None" w15:userId="Nico Remus"/>
  </w15:person>
  <w15:person w15:author="sheldon edward">
    <w15:presenceInfo w15:providerId="Windows Live" w15:userId="9d21c607419b723e"/>
  </w15:person>
  <w15:person w15:author="Philipp Staats">
    <w15:presenceInfo w15:providerId="None" w15:userId="Philipp Staa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25B3D"/>
    <w:rsid w:val="00044AF5"/>
    <w:rsid w:val="0005585B"/>
    <w:rsid w:val="00074E07"/>
    <w:rsid w:val="000A3AC8"/>
    <w:rsid w:val="000A68D2"/>
    <w:rsid w:val="000F0F7C"/>
    <w:rsid w:val="00123D99"/>
    <w:rsid w:val="0016233D"/>
    <w:rsid w:val="00182135"/>
    <w:rsid w:val="001A5D11"/>
    <w:rsid w:val="002055D4"/>
    <w:rsid w:val="002069BD"/>
    <w:rsid w:val="00273FF2"/>
    <w:rsid w:val="00276E0A"/>
    <w:rsid w:val="00285DFC"/>
    <w:rsid w:val="002B5F0C"/>
    <w:rsid w:val="002C7DF9"/>
    <w:rsid w:val="002D0BC8"/>
    <w:rsid w:val="00302810"/>
    <w:rsid w:val="00322626"/>
    <w:rsid w:val="00333884"/>
    <w:rsid w:val="00362C8A"/>
    <w:rsid w:val="004057DA"/>
    <w:rsid w:val="00420AFD"/>
    <w:rsid w:val="00424312"/>
    <w:rsid w:val="00454420"/>
    <w:rsid w:val="00455330"/>
    <w:rsid w:val="004C7744"/>
    <w:rsid w:val="004E1ECD"/>
    <w:rsid w:val="004E5C27"/>
    <w:rsid w:val="00517312"/>
    <w:rsid w:val="0052201C"/>
    <w:rsid w:val="005277D2"/>
    <w:rsid w:val="00557BCD"/>
    <w:rsid w:val="0058701F"/>
    <w:rsid w:val="00590C07"/>
    <w:rsid w:val="00591122"/>
    <w:rsid w:val="00597D84"/>
    <w:rsid w:val="005A3E08"/>
    <w:rsid w:val="0065323A"/>
    <w:rsid w:val="00653EA8"/>
    <w:rsid w:val="00676BEA"/>
    <w:rsid w:val="006A6C2C"/>
    <w:rsid w:val="006E1AB3"/>
    <w:rsid w:val="00716AEF"/>
    <w:rsid w:val="00735FEE"/>
    <w:rsid w:val="0075252C"/>
    <w:rsid w:val="007657B7"/>
    <w:rsid w:val="00785680"/>
    <w:rsid w:val="00786DB6"/>
    <w:rsid w:val="007D2024"/>
    <w:rsid w:val="007D3FBA"/>
    <w:rsid w:val="00814524"/>
    <w:rsid w:val="0082205F"/>
    <w:rsid w:val="00831879"/>
    <w:rsid w:val="008534AF"/>
    <w:rsid w:val="008715B8"/>
    <w:rsid w:val="00877D50"/>
    <w:rsid w:val="00896F05"/>
    <w:rsid w:val="008C0AA8"/>
    <w:rsid w:val="008C697F"/>
    <w:rsid w:val="008D4116"/>
    <w:rsid w:val="009016DF"/>
    <w:rsid w:val="00920A95"/>
    <w:rsid w:val="00926362"/>
    <w:rsid w:val="00972D70"/>
    <w:rsid w:val="009772B5"/>
    <w:rsid w:val="009867CE"/>
    <w:rsid w:val="009D0B40"/>
    <w:rsid w:val="009E3744"/>
    <w:rsid w:val="00A018DC"/>
    <w:rsid w:val="00A37F9A"/>
    <w:rsid w:val="00A71A4B"/>
    <w:rsid w:val="00A73773"/>
    <w:rsid w:val="00A93F31"/>
    <w:rsid w:val="00A95B83"/>
    <w:rsid w:val="00AA702C"/>
    <w:rsid w:val="00AB3B91"/>
    <w:rsid w:val="00AE40AE"/>
    <w:rsid w:val="00B12FBF"/>
    <w:rsid w:val="00B171BB"/>
    <w:rsid w:val="00B71FE2"/>
    <w:rsid w:val="00B72CC8"/>
    <w:rsid w:val="00B91245"/>
    <w:rsid w:val="00BB4BB9"/>
    <w:rsid w:val="00BF4B51"/>
    <w:rsid w:val="00CA25BF"/>
    <w:rsid w:val="00CA3C14"/>
    <w:rsid w:val="00CD2D96"/>
    <w:rsid w:val="00CD3A31"/>
    <w:rsid w:val="00CF1F33"/>
    <w:rsid w:val="00D35459"/>
    <w:rsid w:val="00D74DA2"/>
    <w:rsid w:val="00D8729D"/>
    <w:rsid w:val="00DD3842"/>
    <w:rsid w:val="00DD4BAD"/>
    <w:rsid w:val="00DF517A"/>
    <w:rsid w:val="00E256F5"/>
    <w:rsid w:val="00E34EF5"/>
    <w:rsid w:val="00E44DF5"/>
    <w:rsid w:val="00EA4425"/>
    <w:rsid w:val="00EE06EA"/>
    <w:rsid w:val="00F130C1"/>
    <w:rsid w:val="00F35580"/>
    <w:rsid w:val="00F90ACB"/>
    <w:rsid w:val="00FA01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3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3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3C1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3C14"/>
    <w:rPr>
      <w:rFonts w:eastAsiaTheme="minorEastAsia"/>
      <w:color w:val="5A5A5A" w:themeColor="text1" w:themeTint="A5"/>
      <w:spacing w:val="15"/>
    </w:rPr>
  </w:style>
  <w:style w:type="paragraph" w:styleId="Kopfzeile">
    <w:name w:val="header"/>
    <w:basedOn w:val="Standard"/>
    <w:link w:val="KopfzeileZchn"/>
    <w:uiPriority w:val="99"/>
    <w:unhideWhenUsed/>
    <w:rsid w:val="00CA3C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3C14"/>
  </w:style>
  <w:style w:type="paragraph" w:styleId="Fuzeile">
    <w:name w:val="footer"/>
    <w:basedOn w:val="Standard"/>
    <w:link w:val="FuzeileZchn"/>
    <w:uiPriority w:val="99"/>
    <w:unhideWhenUsed/>
    <w:rsid w:val="00CA3C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Arbeitsblatt2.xls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Word-Dokument3.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Pr_sentation1.pptx"/><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package" Target="embeddings/Microsoft_Word-Dokument4.doc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W5Od9s6aarCx1sFPQoNwrKGn5htl_ddexCt8joMCvyU/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6AA2880C-A8ED-487B-A614-0E2B03967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3914</Words>
  <Characters>24663</Characters>
  <Application>Microsoft Office Word</Application>
  <DocSecurity>0</DocSecurity>
  <Lines>205</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J.-P. K.</cp:lastModifiedBy>
  <cp:revision>58</cp:revision>
  <dcterms:created xsi:type="dcterms:W3CDTF">2015-11-04T11:14:00Z</dcterms:created>
  <dcterms:modified xsi:type="dcterms:W3CDTF">2016-01-02T15:47:00Z</dcterms:modified>
</cp:coreProperties>
</file>