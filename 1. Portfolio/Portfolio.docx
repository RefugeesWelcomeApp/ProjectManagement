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r>
        <w:t>RefugeesWelcomeApp</w:t>
      </w:r>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Ludowicy und Jean-P. Klodzinski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6226E44A" w14:textId="77777777" w:rsidR="00990673" w:rsidRDefault="00597D84">
          <w:pPr>
            <w:pStyle w:val="Verzeichnis1"/>
            <w:tabs>
              <w:tab w:val="left" w:pos="440"/>
              <w:tab w:val="right" w:leader="dot" w:pos="9062"/>
            </w:tabs>
            <w:rPr>
              <w:ins w:id="0" w:author="J.-P. K." w:date="2016-01-04T12:24:00Z"/>
              <w:rFonts w:eastAsiaTheme="minorEastAsia"/>
              <w:noProof/>
              <w:lang w:eastAsia="de-DE"/>
            </w:rPr>
          </w:pPr>
          <w:r>
            <w:fldChar w:fldCharType="begin"/>
          </w:r>
          <w:r>
            <w:instrText xml:space="preserve"> TOC \o "1-3" \h \z \u </w:instrText>
          </w:r>
          <w:r>
            <w:fldChar w:fldCharType="separate"/>
          </w:r>
          <w:ins w:id="1" w:author="J.-P. K." w:date="2016-01-04T12:24:00Z">
            <w:r w:rsidR="00990673" w:rsidRPr="004552B5">
              <w:rPr>
                <w:rStyle w:val="Hyperlink"/>
                <w:noProof/>
              </w:rPr>
              <w:fldChar w:fldCharType="begin"/>
            </w:r>
            <w:r w:rsidR="00990673" w:rsidRPr="004552B5">
              <w:rPr>
                <w:rStyle w:val="Hyperlink"/>
                <w:noProof/>
              </w:rPr>
              <w:instrText xml:space="preserve"> </w:instrText>
            </w:r>
            <w:r w:rsidR="00990673">
              <w:rPr>
                <w:noProof/>
              </w:rPr>
              <w:instrText>HYPERLINK \l "_Toc439673602"</w:instrText>
            </w:r>
            <w:r w:rsidR="00990673" w:rsidRPr="004552B5">
              <w:rPr>
                <w:rStyle w:val="Hyperlink"/>
                <w:noProof/>
              </w:rPr>
              <w:instrText xml:space="preserve"> </w:instrText>
            </w:r>
            <w:r w:rsidR="00990673" w:rsidRPr="004552B5">
              <w:rPr>
                <w:rStyle w:val="Hyperlink"/>
                <w:noProof/>
              </w:rPr>
            </w:r>
            <w:r w:rsidR="00990673" w:rsidRPr="004552B5">
              <w:rPr>
                <w:rStyle w:val="Hyperlink"/>
                <w:noProof/>
              </w:rPr>
              <w:fldChar w:fldCharType="separate"/>
            </w:r>
            <w:r w:rsidR="00990673" w:rsidRPr="004552B5">
              <w:rPr>
                <w:rStyle w:val="Hyperlink"/>
                <w:noProof/>
              </w:rPr>
              <w:t>1</w:t>
            </w:r>
            <w:r w:rsidR="00990673">
              <w:rPr>
                <w:rFonts w:eastAsiaTheme="minorEastAsia"/>
                <w:noProof/>
                <w:lang w:eastAsia="de-DE"/>
              </w:rPr>
              <w:tab/>
            </w:r>
            <w:r w:rsidR="00990673" w:rsidRPr="004552B5">
              <w:rPr>
                <w:rStyle w:val="Hyperlink"/>
                <w:noProof/>
              </w:rPr>
              <w:t>Projektbeschreibung</w:t>
            </w:r>
            <w:r w:rsidR="00990673">
              <w:rPr>
                <w:noProof/>
                <w:webHidden/>
              </w:rPr>
              <w:tab/>
            </w:r>
            <w:r w:rsidR="00990673">
              <w:rPr>
                <w:noProof/>
                <w:webHidden/>
              </w:rPr>
              <w:fldChar w:fldCharType="begin"/>
            </w:r>
            <w:r w:rsidR="00990673">
              <w:rPr>
                <w:noProof/>
                <w:webHidden/>
              </w:rPr>
              <w:instrText xml:space="preserve"> PAGEREF _Toc439673602 \h </w:instrText>
            </w:r>
            <w:r w:rsidR="00990673">
              <w:rPr>
                <w:noProof/>
                <w:webHidden/>
              </w:rPr>
            </w:r>
          </w:ins>
          <w:r w:rsidR="00990673">
            <w:rPr>
              <w:noProof/>
              <w:webHidden/>
            </w:rPr>
            <w:fldChar w:fldCharType="separate"/>
          </w:r>
          <w:ins w:id="2" w:author="J.-P. K." w:date="2016-01-04T12:24:00Z">
            <w:r w:rsidR="00990673">
              <w:rPr>
                <w:noProof/>
                <w:webHidden/>
              </w:rPr>
              <w:t>4</w:t>
            </w:r>
            <w:r w:rsidR="00990673">
              <w:rPr>
                <w:noProof/>
                <w:webHidden/>
              </w:rPr>
              <w:fldChar w:fldCharType="end"/>
            </w:r>
            <w:r w:rsidR="00990673" w:rsidRPr="004552B5">
              <w:rPr>
                <w:rStyle w:val="Hyperlink"/>
                <w:noProof/>
              </w:rPr>
              <w:fldChar w:fldCharType="end"/>
            </w:r>
          </w:ins>
        </w:p>
        <w:p w14:paraId="0910CFF7" w14:textId="77777777" w:rsidR="00990673" w:rsidRDefault="00990673">
          <w:pPr>
            <w:pStyle w:val="Verzeichnis2"/>
            <w:tabs>
              <w:tab w:val="left" w:pos="880"/>
              <w:tab w:val="right" w:leader="dot" w:pos="9062"/>
            </w:tabs>
            <w:rPr>
              <w:ins w:id="3" w:author="J.-P. K." w:date="2016-01-04T12:24:00Z"/>
              <w:rFonts w:eastAsiaTheme="minorEastAsia"/>
              <w:noProof/>
              <w:lang w:eastAsia="de-DE"/>
            </w:rPr>
          </w:pPr>
          <w:ins w:id="4"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"_Toc439673603"</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1.1</w:t>
            </w:r>
            <w:r>
              <w:rPr>
                <w:rFonts w:eastAsiaTheme="minorEastAsia"/>
                <w:noProof/>
                <w:lang w:eastAsia="de-DE"/>
              </w:rPr>
              <w:tab/>
            </w:r>
            <w:r w:rsidRPr="004552B5">
              <w:rPr>
                <w:rStyle w:val="Hyperlink"/>
                <w:noProof/>
              </w:rPr>
              <w:t>Ausgangsituation</w:t>
            </w:r>
            <w:r>
              <w:rPr>
                <w:noProof/>
                <w:webHidden/>
              </w:rPr>
              <w:tab/>
            </w:r>
            <w:r>
              <w:rPr>
                <w:noProof/>
                <w:webHidden/>
              </w:rPr>
              <w:fldChar w:fldCharType="begin"/>
            </w:r>
            <w:r>
              <w:rPr>
                <w:noProof/>
                <w:webHidden/>
              </w:rPr>
              <w:instrText xml:space="preserve"> PAGEREF _Toc439673603 \h </w:instrText>
            </w:r>
            <w:r>
              <w:rPr>
                <w:noProof/>
                <w:webHidden/>
              </w:rPr>
            </w:r>
          </w:ins>
          <w:r>
            <w:rPr>
              <w:noProof/>
              <w:webHidden/>
            </w:rPr>
            <w:fldChar w:fldCharType="separate"/>
          </w:r>
          <w:ins w:id="5" w:author="J.-P. K." w:date="2016-01-04T12:24:00Z">
            <w:r>
              <w:rPr>
                <w:noProof/>
                <w:webHidden/>
              </w:rPr>
              <w:t>4</w:t>
            </w:r>
            <w:r>
              <w:rPr>
                <w:noProof/>
                <w:webHidden/>
              </w:rPr>
              <w:fldChar w:fldCharType="end"/>
            </w:r>
            <w:r w:rsidRPr="004552B5">
              <w:rPr>
                <w:rStyle w:val="Hyperlink"/>
                <w:noProof/>
              </w:rPr>
              <w:fldChar w:fldCharType="end"/>
            </w:r>
          </w:ins>
        </w:p>
        <w:p w14:paraId="6506EB7A" w14:textId="77777777" w:rsidR="00990673" w:rsidRDefault="00990673">
          <w:pPr>
            <w:pStyle w:val="Verzeichnis2"/>
            <w:tabs>
              <w:tab w:val="left" w:pos="880"/>
              <w:tab w:val="right" w:leader="dot" w:pos="9062"/>
            </w:tabs>
            <w:rPr>
              <w:ins w:id="6" w:author="J.-P. K." w:date="2016-01-04T12:24:00Z"/>
              <w:rFonts w:eastAsiaTheme="minorEastAsia"/>
              <w:noProof/>
              <w:lang w:eastAsia="de-DE"/>
            </w:rPr>
          </w:pPr>
          <w:ins w:id="7"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"_Toc439673604"</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w:t>
            </w:r>
            <w:r>
              <w:rPr>
                <w:rFonts w:eastAsiaTheme="minorEastAsia"/>
                <w:noProof/>
                <w:lang w:eastAsia="de-DE"/>
              </w:rPr>
              <w:tab/>
            </w:r>
            <w:r w:rsidRPr="004552B5">
              <w:rPr>
                <w:rStyle w:val="Hyperlink"/>
                <w:noProof/>
              </w:rPr>
              <w:t>Zielsetzung</w:t>
            </w:r>
            <w:r>
              <w:rPr>
                <w:noProof/>
                <w:webHidden/>
              </w:rPr>
              <w:tab/>
            </w:r>
            <w:r>
              <w:rPr>
                <w:noProof/>
                <w:webHidden/>
              </w:rPr>
              <w:fldChar w:fldCharType="begin"/>
            </w:r>
            <w:r>
              <w:rPr>
                <w:noProof/>
                <w:webHidden/>
              </w:rPr>
              <w:instrText xml:space="preserve"> PAGEREF _Toc439673604 \h </w:instrText>
            </w:r>
            <w:r>
              <w:rPr>
                <w:noProof/>
                <w:webHidden/>
              </w:rPr>
            </w:r>
          </w:ins>
          <w:r>
            <w:rPr>
              <w:noProof/>
              <w:webHidden/>
            </w:rPr>
            <w:fldChar w:fldCharType="separate"/>
          </w:r>
          <w:ins w:id="8" w:author="J.-P. K." w:date="2016-01-04T12:24:00Z">
            <w:r>
              <w:rPr>
                <w:noProof/>
                <w:webHidden/>
              </w:rPr>
              <w:t>4</w:t>
            </w:r>
            <w:r>
              <w:rPr>
                <w:noProof/>
                <w:webHidden/>
              </w:rPr>
              <w:fldChar w:fldCharType="end"/>
            </w:r>
            <w:r w:rsidRPr="004552B5">
              <w:rPr>
                <w:rStyle w:val="Hyperlink"/>
                <w:noProof/>
              </w:rPr>
              <w:fldChar w:fldCharType="end"/>
            </w:r>
          </w:ins>
        </w:p>
        <w:p w14:paraId="5584A2BA" w14:textId="77777777" w:rsidR="00990673" w:rsidRDefault="00990673">
          <w:pPr>
            <w:pStyle w:val="Verzeichnis3"/>
            <w:tabs>
              <w:tab w:val="left" w:pos="1320"/>
              <w:tab w:val="right" w:leader="dot" w:pos="9062"/>
            </w:tabs>
            <w:rPr>
              <w:ins w:id="9" w:author="J.-P. K." w:date="2016-01-04T12:24:00Z"/>
              <w:rFonts w:eastAsiaTheme="minorEastAsia"/>
              <w:noProof/>
              <w:lang w:eastAsia="de-DE"/>
            </w:rPr>
          </w:pPr>
          <w:ins w:id="10"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"_Toc439673605"</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1.2.1</w:t>
            </w:r>
            <w:r>
              <w:rPr>
                <w:rFonts w:eastAsiaTheme="minorEastAsia"/>
                <w:noProof/>
                <w:lang w:eastAsia="de-DE"/>
              </w:rPr>
              <w:tab/>
            </w:r>
            <w:r w:rsidRPr="004552B5">
              <w:rPr>
                <w:rStyle w:val="Hyperlink"/>
                <w:noProof/>
              </w:rPr>
              <w:t>Grobkonzept</w:t>
            </w:r>
            <w:r>
              <w:rPr>
                <w:noProof/>
                <w:webHidden/>
              </w:rPr>
              <w:tab/>
            </w:r>
            <w:r>
              <w:rPr>
                <w:noProof/>
                <w:webHidden/>
              </w:rPr>
              <w:fldChar w:fldCharType="begin"/>
            </w:r>
            <w:r>
              <w:rPr>
                <w:noProof/>
                <w:webHidden/>
              </w:rPr>
              <w:instrText xml:space="preserve"> PAGEREF _Toc439673605 \h </w:instrText>
            </w:r>
            <w:r>
              <w:rPr>
                <w:noProof/>
                <w:webHidden/>
              </w:rPr>
            </w:r>
          </w:ins>
          <w:r>
            <w:rPr>
              <w:noProof/>
              <w:webHidden/>
            </w:rPr>
            <w:fldChar w:fldCharType="separate"/>
          </w:r>
          <w:ins w:id="11" w:author="J.-P. K." w:date="2016-01-04T12:24:00Z">
            <w:r>
              <w:rPr>
                <w:noProof/>
                <w:webHidden/>
              </w:rPr>
              <w:t>4</w:t>
            </w:r>
            <w:r>
              <w:rPr>
                <w:noProof/>
                <w:webHidden/>
              </w:rPr>
              <w:fldChar w:fldCharType="end"/>
            </w:r>
            <w:r w:rsidRPr="004552B5">
              <w:rPr>
                <w:rStyle w:val="Hyperlink"/>
                <w:noProof/>
              </w:rPr>
              <w:fldChar w:fldCharType="end"/>
            </w:r>
          </w:ins>
        </w:p>
        <w:p w14:paraId="5C6399A1" w14:textId="77777777" w:rsidR="00990673" w:rsidRDefault="00990673">
          <w:pPr>
            <w:pStyle w:val="Verzeichnis3"/>
            <w:tabs>
              <w:tab w:val="left" w:pos="1320"/>
              <w:tab w:val="right" w:leader="dot" w:pos="9062"/>
            </w:tabs>
            <w:rPr>
              <w:ins w:id="12" w:author="J.-P. K." w:date="2016-01-04T12:24:00Z"/>
              <w:rFonts w:eastAsiaTheme="minorEastAsia"/>
              <w:noProof/>
              <w:lang w:eastAsia="de-DE"/>
            </w:rPr>
          </w:pPr>
          <w:ins w:id="13"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"_Toc439673606"</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1.2.2</w:t>
            </w:r>
            <w:r>
              <w:rPr>
                <w:rFonts w:eastAsiaTheme="minorEastAsia"/>
                <w:noProof/>
                <w:lang w:eastAsia="de-DE"/>
              </w:rPr>
              <w:tab/>
            </w:r>
            <w:r w:rsidRPr="004552B5">
              <w:rPr>
                <w:rStyle w:val="Hyperlink"/>
                <w:noProof/>
              </w:rPr>
              <w:t>Zielgruppe</w:t>
            </w:r>
            <w:r>
              <w:rPr>
                <w:noProof/>
                <w:webHidden/>
              </w:rPr>
              <w:tab/>
            </w:r>
            <w:r>
              <w:rPr>
                <w:noProof/>
                <w:webHidden/>
              </w:rPr>
              <w:fldChar w:fldCharType="begin"/>
            </w:r>
            <w:r>
              <w:rPr>
                <w:noProof/>
                <w:webHidden/>
              </w:rPr>
              <w:instrText xml:space="preserve"> PAGEREF _Toc439673606 \h </w:instrText>
            </w:r>
            <w:r>
              <w:rPr>
                <w:noProof/>
                <w:webHidden/>
              </w:rPr>
            </w:r>
          </w:ins>
          <w:r>
            <w:rPr>
              <w:noProof/>
              <w:webHidden/>
            </w:rPr>
            <w:fldChar w:fldCharType="separate"/>
          </w:r>
          <w:ins w:id="14" w:author="J.-P. K." w:date="2016-01-04T12:24:00Z">
            <w:r>
              <w:rPr>
                <w:noProof/>
                <w:webHidden/>
              </w:rPr>
              <w:t>4</w:t>
            </w:r>
            <w:r>
              <w:rPr>
                <w:noProof/>
                <w:webHidden/>
              </w:rPr>
              <w:fldChar w:fldCharType="end"/>
            </w:r>
            <w:r w:rsidRPr="004552B5">
              <w:rPr>
                <w:rStyle w:val="Hyperlink"/>
                <w:noProof/>
              </w:rPr>
              <w:fldChar w:fldCharType="end"/>
            </w:r>
          </w:ins>
        </w:p>
        <w:p w14:paraId="74098A14" w14:textId="77777777" w:rsidR="00990673" w:rsidRDefault="00990673">
          <w:pPr>
            <w:pStyle w:val="Verzeichnis3"/>
            <w:tabs>
              <w:tab w:val="left" w:pos="1320"/>
              <w:tab w:val="right" w:leader="dot" w:pos="9062"/>
            </w:tabs>
            <w:rPr>
              <w:ins w:id="15" w:author="J.-P. K." w:date="2016-01-04T12:24:00Z"/>
              <w:rFonts w:eastAsiaTheme="minorEastAsia"/>
              <w:noProof/>
              <w:lang w:eastAsia="de-DE"/>
            </w:rPr>
          </w:pPr>
          <w:ins w:id="16"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"_Toc439673607"</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1.2.3</w:t>
            </w:r>
            <w:r>
              <w:rPr>
                <w:rFonts w:eastAsiaTheme="minorEastAsia"/>
                <w:noProof/>
                <w:lang w:eastAsia="de-DE"/>
              </w:rPr>
              <w:tab/>
            </w:r>
            <w:r w:rsidRPr="004552B5">
              <w:rPr>
                <w:rStyle w:val="Hyperlink"/>
                <w:noProof/>
              </w:rPr>
              <w:t>Funktion und benötigte Rechte der Benutzergruppen</w:t>
            </w:r>
            <w:r>
              <w:rPr>
                <w:noProof/>
                <w:webHidden/>
              </w:rPr>
              <w:tab/>
            </w:r>
            <w:r>
              <w:rPr>
                <w:noProof/>
                <w:webHidden/>
              </w:rPr>
              <w:fldChar w:fldCharType="begin"/>
            </w:r>
            <w:r>
              <w:rPr>
                <w:noProof/>
                <w:webHidden/>
              </w:rPr>
              <w:instrText xml:space="preserve"> PAGEREF _Toc439673607 \h </w:instrText>
            </w:r>
            <w:r>
              <w:rPr>
                <w:noProof/>
                <w:webHidden/>
              </w:rPr>
            </w:r>
          </w:ins>
          <w:r>
            <w:rPr>
              <w:noProof/>
              <w:webHidden/>
            </w:rPr>
            <w:fldChar w:fldCharType="separate"/>
          </w:r>
          <w:ins w:id="17" w:author="J.-P. K." w:date="2016-01-04T12:24:00Z">
            <w:r>
              <w:rPr>
                <w:noProof/>
                <w:webHidden/>
              </w:rPr>
              <w:t>4</w:t>
            </w:r>
            <w:r>
              <w:rPr>
                <w:noProof/>
                <w:webHidden/>
              </w:rPr>
              <w:fldChar w:fldCharType="end"/>
            </w:r>
            <w:r w:rsidRPr="004552B5">
              <w:rPr>
                <w:rStyle w:val="Hyperlink"/>
                <w:noProof/>
              </w:rPr>
              <w:fldChar w:fldCharType="end"/>
            </w:r>
          </w:ins>
        </w:p>
        <w:p w14:paraId="2D03243E" w14:textId="77777777" w:rsidR="00990673" w:rsidRDefault="00990673">
          <w:pPr>
            <w:pStyle w:val="Verzeichnis3"/>
            <w:tabs>
              <w:tab w:val="left" w:pos="1320"/>
              <w:tab w:val="right" w:leader="dot" w:pos="9062"/>
            </w:tabs>
            <w:rPr>
              <w:ins w:id="18" w:author="J.-P. K." w:date="2016-01-04T12:24:00Z"/>
              <w:rFonts w:eastAsiaTheme="minorEastAsia"/>
              <w:noProof/>
              <w:lang w:eastAsia="de-DE"/>
            </w:rPr>
          </w:pPr>
          <w:ins w:id="19"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"_Toc439673608"</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1.2.4</w:t>
            </w:r>
            <w:r>
              <w:rPr>
                <w:rFonts w:eastAsiaTheme="minorEastAsia"/>
                <w:noProof/>
                <w:lang w:eastAsia="de-DE"/>
              </w:rPr>
              <w:tab/>
            </w:r>
            <w:r w:rsidRPr="004552B5">
              <w:rPr>
                <w:rStyle w:val="Hyperlink"/>
                <w:noProof/>
              </w:rPr>
              <w:t>Allgemeine Beschreibung der Funktionen</w:t>
            </w:r>
            <w:r>
              <w:rPr>
                <w:noProof/>
                <w:webHidden/>
              </w:rPr>
              <w:tab/>
            </w:r>
            <w:r>
              <w:rPr>
                <w:noProof/>
                <w:webHidden/>
              </w:rPr>
              <w:fldChar w:fldCharType="begin"/>
            </w:r>
            <w:r>
              <w:rPr>
                <w:noProof/>
                <w:webHidden/>
              </w:rPr>
              <w:instrText xml:space="preserve"> PAGEREF _Toc439673608 \h </w:instrText>
            </w:r>
            <w:r>
              <w:rPr>
                <w:noProof/>
                <w:webHidden/>
              </w:rPr>
            </w:r>
          </w:ins>
          <w:r>
            <w:rPr>
              <w:noProof/>
              <w:webHidden/>
            </w:rPr>
            <w:fldChar w:fldCharType="separate"/>
          </w:r>
          <w:ins w:id="20" w:author="J.-P. K." w:date="2016-01-04T12:24:00Z">
            <w:r>
              <w:rPr>
                <w:noProof/>
                <w:webHidden/>
              </w:rPr>
              <w:t>4</w:t>
            </w:r>
            <w:r>
              <w:rPr>
                <w:noProof/>
                <w:webHidden/>
              </w:rPr>
              <w:fldChar w:fldCharType="end"/>
            </w:r>
            <w:r w:rsidRPr="004552B5">
              <w:rPr>
                <w:rStyle w:val="Hyperlink"/>
                <w:noProof/>
              </w:rPr>
              <w:fldChar w:fldCharType="end"/>
            </w:r>
          </w:ins>
        </w:p>
        <w:p w14:paraId="6C92257A" w14:textId="77777777" w:rsidR="00990673" w:rsidRDefault="00990673">
          <w:pPr>
            <w:pStyle w:val="Verzeichnis3"/>
            <w:tabs>
              <w:tab w:val="left" w:pos="1320"/>
              <w:tab w:val="right" w:leader="dot" w:pos="9062"/>
            </w:tabs>
            <w:rPr>
              <w:ins w:id="21" w:author="J.-P. K." w:date="2016-01-04T12:24:00Z"/>
              <w:rFonts w:eastAsiaTheme="minorEastAsia"/>
              <w:noProof/>
              <w:lang w:eastAsia="de-DE"/>
            </w:rPr>
          </w:pPr>
          <w:ins w:id="22"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"_Toc439673609"</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1.2.5</w:t>
            </w:r>
            <w:r>
              <w:rPr>
                <w:rFonts w:eastAsiaTheme="minorEastAsia"/>
                <w:noProof/>
                <w:lang w:eastAsia="de-DE"/>
              </w:rPr>
              <w:tab/>
            </w:r>
            <w:r w:rsidRPr="004552B5">
              <w:rPr>
                <w:rStyle w:val="Hyperlink"/>
                <w:noProof/>
              </w:rPr>
              <w:t>Genutzte Plattformen</w:t>
            </w:r>
            <w:r>
              <w:rPr>
                <w:noProof/>
                <w:webHidden/>
              </w:rPr>
              <w:tab/>
            </w:r>
            <w:r>
              <w:rPr>
                <w:noProof/>
                <w:webHidden/>
              </w:rPr>
              <w:fldChar w:fldCharType="begin"/>
            </w:r>
            <w:r>
              <w:rPr>
                <w:noProof/>
                <w:webHidden/>
              </w:rPr>
              <w:instrText xml:space="preserve"> PAGEREF _Toc439673609 \h </w:instrText>
            </w:r>
            <w:r>
              <w:rPr>
                <w:noProof/>
                <w:webHidden/>
              </w:rPr>
            </w:r>
          </w:ins>
          <w:r>
            <w:rPr>
              <w:noProof/>
              <w:webHidden/>
            </w:rPr>
            <w:fldChar w:fldCharType="separate"/>
          </w:r>
          <w:ins w:id="23" w:author="J.-P. K." w:date="2016-01-04T12:24:00Z">
            <w:r>
              <w:rPr>
                <w:noProof/>
                <w:webHidden/>
              </w:rPr>
              <w:t>5</w:t>
            </w:r>
            <w:r>
              <w:rPr>
                <w:noProof/>
                <w:webHidden/>
              </w:rPr>
              <w:fldChar w:fldCharType="end"/>
            </w:r>
            <w:r w:rsidRPr="004552B5">
              <w:rPr>
                <w:rStyle w:val="Hyperlink"/>
                <w:noProof/>
              </w:rPr>
              <w:fldChar w:fldCharType="end"/>
            </w:r>
          </w:ins>
        </w:p>
        <w:p w14:paraId="3DB4BA0C" w14:textId="77777777" w:rsidR="00990673" w:rsidRDefault="00990673">
          <w:pPr>
            <w:pStyle w:val="Verzeichnis3"/>
            <w:tabs>
              <w:tab w:val="left" w:pos="1320"/>
              <w:tab w:val="right" w:leader="dot" w:pos="9062"/>
            </w:tabs>
            <w:rPr>
              <w:ins w:id="24" w:author="J.-P. K." w:date="2016-01-04T12:24:00Z"/>
              <w:rFonts w:eastAsiaTheme="minorEastAsia"/>
              <w:noProof/>
              <w:lang w:eastAsia="de-DE"/>
            </w:rPr>
          </w:pPr>
          <w:ins w:id="25"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"_Toc439673610"</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1.2.6</w:t>
            </w:r>
            <w:r>
              <w:rPr>
                <w:rFonts w:eastAsiaTheme="minorEastAsia"/>
                <w:noProof/>
                <w:lang w:eastAsia="de-DE"/>
              </w:rPr>
              <w:tab/>
            </w:r>
            <w:r w:rsidRPr="004552B5">
              <w:rPr>
                <w:rStyle w:val="Hyperlink"/>
                <w:noProof/>
              </w:rPr>
              <w:t>Rahmenbedingungen</w:t>
            </w:r>
            <w:r>
              <w:rPr>
                <w:noProof/>
                <w:webHidden/>
              </w:rPr>
              <w:tab/>
            </w:r>
            <w:r>
              <w:rPr>
                <w:noProof/>
                <w:webHidden/>
              </w:rPr>
              <w:fldChar w:fldCharType="begin"/>
            </w:r>
            <w:r>
              <w:rPr>
                <w:noProof/>
                <w:webHidden/>
              </w:rPr>
              <w:instrText xml:space="preserve"> PAGEREF _Toc439673610 \h </w:instrText>
            </w:r>
            <w:r>
              <w:rPr>
                <w:noProof/>
                <w:webHidden/>
              </w:rPr>
            </w:r>
          </w:ins>
          <w:r>
            <w:rPr>
              <w:noProof/>
              <w:webHidden/>
            </w:rPr>
            <w:fldChar w:fldCharType="separate"/>
          </w:r>
          <w:ins w:id="26" w:author="J.-P. K." w:date="2016-01-04T12:24:00Z">
            <w:r>
              <w:rPr>
                <w:noProof/>
                <w:webHidden/>
              </w:rPr>
              <w:t>5</w:t>
            </w:r>
            <w:r>
              <w:rPr>
                <w:noProof/>
                <w:webHidden/>
              </w:rPr>
              <w:fldChar w:fldCharType="end"/>
            </w:r>
            <w:r w:rsidRPr="004552B5">
              <w:rPr>
                <w:rStyle w:val="Hyperlink"/>
                <w:noProof/>
              </w:rPr>
              <w:fldChar w:fldCharType="end"/>
            </w:r>
          </w:ins>
        </w:p>
        <w:p w14:paraId="59523A98" w14:textId="77777777" w:rsidR="00990673" w:rsidRDefault="00990673">
          <w:pPr>
            <w:pStyle w:val="Verzeichnis3"/>
            <w:tabs>
              <w:tab w:val="left" w:pos="1320"/>
              <w:tab w:val="right" w:leader="dot" w:pos="9062"/>
            </w:tabs>
            <w:rPr>
              <w:ins w:id="27" w:author="J.-P. K." w:date="2016-01-04T12:24:00Z"/>
              <w:rFonts w:eastAsiaTheme="minorEastAsia"/>
              <w:noProof/>
              <w:lang w:eastAsia="de-DE"/>
            </w:rPr>
          </w:pPr>
          <w:ins w:id="28"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"_Toc439673611"</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1.2.7</w:t>
            </w:r>
            <w:r>
              <w:rPr>
                <w:rFonts w:eastAsiaTheme="minorEastAsia"/>
                <w:noProof/>
                <w:lang w:eastAsia="de-DE"/>
              </w:rPr>
              <w:tab/>
            </w:r>
            <w:r w:rsidRPr="004552B5">
              <w:rPr>
                <w:rStyle w:val="Hyperlink"/>
                <w:noProof/>
              </w:rPr>
              <w:t>Technische Umgebung</w:t>
            </w:r>
            <w:r>
              <w:rPr>
                <w:noProof/>
                <w:webHidden/>
              </w:rPr>
              <w:tab/>
            </w:r>
            <w:r>
              <w:rPr>
                <w:noProof/>
                <w:webHidden/>
              </w:rPr>
              <w:fldChar w:fldCharType="begin"/>
            </w:r>
            <w:r>
              <w:rPr>
                <w:noProof/>
                <w:webHidden/>
              </w:rPr>
              <w:instrText xml:space="preserve"> PAGEREF _Toc439673611 \h </w:instrText>
            </w:r>
            <w:r>
              <w:rPr>
                <w:noProof/>
                <w:webHidden/>
              </w:rPr>
            </w:r>
          </w:ins>
          <w:r>
            <w:rPr>
              <w:noProof/>
              <w:webHidden/>
            </w:rPr>
            <w:fldChar w:fldCharType="separate"/>
          </w:r>
          <w:ins w:id="29" w:author="J.-P. K." w:date="2016-01-04T12:24:00Z">
            <w:r>
              <w:rPr>
                <w:noProof/>
                <w:webHidden/>
              </w:rPr>
              <w:t>5</w:t>
            </w:r>
            <w:r>
              <w:rPr>
                <w:noProof/>
                <w:webHidden/>
              </w:rPr>
              <w:fldChar w:fldCharType="end"/>
            </w:r>
            <w:r w:rsidRPr="004552B5">
              <w:rPr>
                <w:rStyle w:val="Hyperlink"/>
                <w:noProof/>
              </w:rPr>
              <w:fldChar w:fldCharType="end"/>
            </w:r>
          </w:ins>
        </w:p>
        <w:p w14:paraId="429ECA10" w14:textId="77777777" w:rsidR="00990673" w:rsidRDefault="00990673">
          <w:pPr>
            <w:pStyle w:val="Verzeichnis3"/>
            <w:tabs>
              <w:tab w:val="left" w:pos="1320"/>
              <w:tab w:val="right" w:leader="dot" w:pos="9062"/>
            </w:tabs>
            <w:rPr>
              <w:ins w:id="30" w:author="J.-P. K." w:date="2016-01-04T12:24:00Z"/>
              <w:rFonts w:eastAsiaTheme="minorEastAsia"/>
              <w:noProof/>
              <w:lang w:eastAsia="de-DE"/>
            </w:rPr>
          </w:pPr>
          <w:ins w:id="31"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"_Toc439673612"</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1.2.8</w:t>
            </w:r>
            <w:r>
              <w:rPr>
                <w:rFonts w:eastAsiaTheme="minorEastAsia"/>
                <w:noProof/>
                <w:lang w:eastAsia="de-DE"/>
              </w:rPr>
              <w:tab/>
            </w:r>
            <w:r w:rsidRPr="004552B5">
              <w:rPr>
                <w:rStyle w:val="Hyperlink"/>
                <w:noProof/>
              </w:rPr>
              <w:t>Einsatzbedingungen</w:t>
            </w:r>
            <w:r>
              <w:rPr>
                <w:noProof/>
                <w:webHidden/>
              </w:rPr>
              <w:tab/>
            </w:r>
            <w:r>
              <w:rPr>
                <w:noProof/>
                <w:webHidden/>
              </w:rPr>
              <w:fldChar w:fldCharType="begin"/>
            </w:r>
            <w:r>
              <w:rPr>
                <w:noProof/>
                <w:webHidden/>
              </w:rPr>
              <w:instrText xml:space="preserve"> PAGEREF _Toc439673612 \h </w:instrText>
            </w:r>
            <w:r>
              <w:rPr>
                <w:noProof/>
                <w:webHidden/>
              </w:rPr>
            </w:r>
          </w:ins>
          <w:r>
            <w:rPr>
              <w:noProof/>
              <w:webHidden/>
            </w:rPr>
            <w:fldChar w:fldCharType="separate"/>
          </w:r>
          <w:ins w:id="32" w:author="J.-P. K." w:date="2016-01-04T12:24:00Z">
            <w:r>
              <w:rPr>
                <w:noProof/>
                <w:webHidden/>
              </w:rPr>
              <w:t>6</w:t>
            </w:r>
            <w:r>
              <w:rPr>
                <w:noProof/>
                <w:webHidden/>
              </w:rPr>
              <w:fldChar w:fldCharType="end"/>
            </w:r>
            <w:r w:rsidRPr="004552B5">
              <w:rPr>
                <w:rStyle w:val="Hyperlink"/>
                <w:noProof/>
              </w:rPr>
              <w:fldChar w:fldCharType="end"/>
            </w:r>
          </w:ins>
        </w:p>
        <w:p w14:paraId="60BA906B" w14:textId="77777777" w:rsidR="00990673" w:rsidRDefault="00990673">
          <w:pPr>
            <w:pStyle w:val="Verzeichnis3"/>
            <w:tabs>
              <w:tab w:val="left" w:pos="1320"/>
              <w:tab w:val="right" w:leader="dot" w:pos="9062"/>
            </w:tabs>
            <w:rPr>
              <w:ins w:id="33" w:author="J.-P. K." w:date="2016-01-04T12:24:00Z"/>
              <w:rFonts w:eastAsiaTheme="minorEastAsia"/>
              <w:noProof/>
              <w:lang w:eastAsia="de-DE"/>
            </w:rPr>
          </w:pPr>
          <w:ins w:id="34"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"_Toc439673613"</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1.2.9</w:t>
            </w:r>
            <w:r>
              <w:rPr>
                <w:rFonts w:eastAsiaTheme="minorEastAsia"/>
                <w:noProof/>
                <w:lang w:eastAsia="de-DE"/>
              </w:rPr>
              <w:tab/>
            </w:r>
            <w:r w:rsidRPr="004552B5">
              <w:rPr>
                <w:rStyle w:val="Hyperlink"/>
                <w:noProof/>
              </w:rPr>
              <w:t>Rechtliches</w:t>
            </w:r>
            <w:r>
              <w:rPr>
                <w:noProof/>
                <w:webHidden/>
              </w:rPr>
              <w:tab/>
            </w:r>
            <w:r>
              <w:rPr>
                <w:noProof/>
                <w:webHidden/>
              </w:rPr>
              <w:fldChar w:fldCharType="begin"/>
            </w:r>
            <w:r>
              <w:rPr>
                <w:noProof/>
                <w:webHidden/>
              </w:rPr>
              <w:instrText xml:space="preserve"> PAGEREF _Toc439673613 \h </w:instrText>
            </w:r>
            <w:r>
              <w:rPr>
                <w:noProof/>
                <w:webHidden/>
              </w:rPr>
            </w:r>
          </w:ins>
          <w:r>
            <w:rPr>
              <w:noProof/>
              <w:webHidden/>
            </w:rPr>
            <w:fldChar w:fldCharType="separate"/>
          </w:r>
          <w:ins w:id="35" w:author="J.-P. K." w:date="2016-01-04T12:24:00Z">
            <w:r>
              <w:rPr>
                <w:noProof/>
                <w:webHidden/>
              </w:rPr>
              <w:t>6</w:t>
            </w:r>
            <w:r>
              <w:rPr>
                <w:noProof/>
                <w:webHidden/>
              </w:rPr>
              <w:fldChar w:fldCharType="end"/>
            </w:r>
            <w:r w:rsidRPr="004552B5">
              <w:rPr>
                <w:rStyle w:val="Hyperlink"/>
                <w:noProof/>
              </w:rPr>
              <w:fldChar w:fldCharType="end"/>
            </w:r>
          </w:ins>
        </w:p>
        <w:p w14:paraId="70433315" w14:textId="77777777" w:rsidR="00990673" w:rsidRDefault="00990673">
          <w:pPr>
            <w:pStyle w:val="Verzeichnis3"/>
            <w:tabs>
              <w:tab w:val="left" w:pos="1320"/>
              <w:tab w:val="right" w:leader="dot" w:pos="9062"/>
            </w:tabs>
            <w:rPr>
              <w:ins w:id="36" w:author="J.-P. K." w:date="2016-01-04T12:24:00Z"/>
              <w:rFonts w:eastAsiaTheme="minorEastAsia"/>
              <w:noProof/>
              <w:lang w:eastAsia="de-DE"/>
            </w:rPr>
          </w:pPr>
          <w:ins w:id="37"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"_Toc439673614"</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1.2.10</w:t>
            </w:r>
            <w:r>
              <w:rPr>
                <w:rFonts w:eastAsiaTheme="minorEastAsia"/>
                <w:noProof/>
                <w:lang w:eastAsia="de-DE"/>
              </w:rPr>
              <w:tab/>
            </w:r>
            <w:r w:rsidRPr="004552B5">
              <w:rPr>
                <w:rStyle w:val="Hyperlink"/>
                <w:noProof/>
              </w:rPr>
              <w:t>Vorkenntnisse</w:t>
            </w:r>
            <w:r>
              <w:rPr>
                <w:noProof/>
                <w:webHidden/>
              </w:rPr>
              <w:tab/>
            </w:r>
            <w:r>
              <w:rPr>
                <w:noProof/>
                <w:webHidden/>
              </w:rPr>
              <w:fldChar w:fldCharType="begin"/>
            </w:r>
            <w:r>
              <w:rPr>
                <w:noProof/>
                <w:webHidden/>
              </w:rPr>
              <w:instrText xml:space="preserve"> PAGEREF _Toc439673614 \h </w:instrText>
            </w:r>
            <w:r>
              <w:rPr>
                <w:noProof/>
                <w:webHidden/>
              </w:rPr>
            </w:r>
          </w:ins>
          <w:r>
            <w:rPr>
              <w:noProof/>
              <w:webHidden/>
            </w:rPr>
            <w:fldChar w:fldCharType="separate"/>
          </w:r>
          <w:ins w:id="38" w:author="J.-P. K." w:date="2016-01-04T12:24:00Z">
            <w:r>
              <w:rPr>
                <w:noProof/>
                <w:webHidden/>
              </w:rPr>
              <w:t>6</w:t>
            </w:r>
            <w:r>
              <w:rPr>
                <w:noProof/>
                <w:webHidden/>
              </w:rPr>
              <w:fldChar w:fldCharType="end"/>
            </w:r>
            <w:r w:rsidRPr="004552B5">
              <w:rPr>
                <w:rStyle w:val="Hyperlink"/>
                <w:noProof/>
              </w:rPr>
              <w:fldChar w:fldCharType="end"/>
            </w:r>
          </w:ins>
        </w:p>
        <w:p w14:paraId="5D0BA124" w14:textId="77777777" w:rsidR="00990673" w:rsidRDefault="00990673">
          <w:pPr>
            <w:pStyle w:val="Verzeichnis3"/>
            <w:tabs>
              <w:tab w:val="left" w:pos="1320"/>
              <w:tab w:val="right" w:leader="dot" w:pos="9062"/>
            </w:tabs>
            <w:rPr>
              <w:ins w:id="39" w:author="J.-P. K." w:date="2016-01-04T12:24:00Z"/>
              <w:rFonts w:eastAsiaTheme="minorEastAsia"/>
              <w:noProof/>
              <w:lang w:eastAsia="de-DE"/>
            </w:rPr>
          </w:pPr>
          <w:ins w:id="40"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"_Toc439673615"</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1.2.11</w:t>
            </w:r>
            <w:r>
              <w:rPr>
                <w:rFonts w:eastAsiaTheme="minorEastAsia"/>
                <w:noProof/>
                <w:lang w:eastAsia="de-DE"/>
              </w:rPr>
              <w:tab/>
            </w:r>
            <w:r w:rsidRPr="004552B5">
              <w:rPr>
                <w:rStyle w:val="Hyperlink"/>
                <w:noProof/>
              </w:rPr>
              <w:t>Einschränkungen</w:t>
            </w:r>
            <w:r>
              <w:rPr>
                <w:noProof/>
                <w:webHidden/>
              </w:rPr>
              <w:tab/>
            </w:r>
            <w:r>
              <w:rPr>
                <w:noProof/>
                <w:webHidden/>
              </w:rPr>
              <w:fldChar w:fldCharType="begin"/>
            </w:r>
            <w:r>
              <w:rPr>
                <w:noProof/>
                <w:webHidden/>
              </w:rPr>
              <w:instrText xml:space="preserve"> PAGEREF _Toc439673615 \h </w:instrText>
            </w:r>
            <w:r>
              <w:rPr>
                <w:noProof/>
                <w:webHidden/>
              </w:rPr>
            </w:r>
          </w:ins>
          <w:r>
            <w:rPr>
              <w:noProof/>
              <w:webHidden/>
            </w:rPr>
            <w:fldChar w:fldCharType="separate"/>
          </w:r>
          <w:ins w:id="41" w:author="J.-P. K." w:date="2016-01-04T12:24:00Z">
            <w:r>
              <w:rPr>
                <w:noProof/>
                <w:webHidden/>
              </w:rPr>
              <w:t>6</w:t>
            </w:r>
            <w:r>
              <w:rPr>
                <w:noProof/>
                <w:webHidden/>
              </w:rPr>
              <w:fldChar w:fldCharType="end"/>
            </w:r>
            <w:r w:rsidRPr="004552B5">
              <w:rPr>
                <w:rStyle w:val="Hyperlink"/>
                <w:noProof/>
              </w:rPr>
              <w:fldChar w:fldCharType="end"/>
            </w:r>
          </w:ins>
        </w:p>
        <w:p w14:paraId="2231CD4D" w14:textId="77777777" w:rsidR="00990673" w:rsidRDefault="00990673">
          <w:pPr>
            <w:pStyle w:val="Verzeichnis2"/>
            <w:tabs>
              <w:tab w:val="left" w:pos="660"/>
              <w:tab w:val="right" w:leader="dot" w:pos="9062"/>
            </w:tabs>
            <w:rPr>
              <w:ins w:id="42" w:author="J.-P. K." w:date="2016-01-04T12:24:00Z"/>
              <w:rFonts w:eastAsiaTheme="minorEastAsia"/>
              <w:noProof/>
              <w:lang w:eastAsia="de-DE"/>
            </w:rPr>
          </w:pPr>
          <w:ins w:id="43"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"_Toc439673616"</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Pr>
                <w:rFonts w:eastAsiaTheme="minorEastAsia"/>
                <w:noProof/>
                <w:lang w:eastAsia="de-DE"/>
              </w:rPr>
              <w:tab/>
            </w:r>
            <w:r w:rsidRPr="004552B5">
              <w:rPr>
                <w:rStyle w:val="Hyperlink"/>
                <w:noProof/>
              </w:rPr>
              <w:t>Meilensteine</w:t>
            </w:r>
            <w:r>
              <w:rPr>
                <w:noProof/>
                <w:webHidden/>
              </w:rPr>
              <w:tab/>
            </w:r>
            <w:r>
              <w:rPr>
                <w:noProof/>
                <w:webHidden/>
              </w:rPr>
              <w:fldChar w:fldCharType="begin"/>
            </w:r>
            <w:r>
              <w:rPr>
                <w:noProof/>
                <w:webHidden/>
              </w:rPr>
              <w:instrText xml:space="preserve"> PAGEREF _Toc439673616 \h </w:instrText>
            </w:r>
            <w:r>
              <w:rPr>
                <w:noProof/>
                <w:webHidden/>
              </w:rPr>
            </w:r>
          </w:ins>
          <w:r>
            <w:rPr>
              <w:noProof/>
              <w:webHidden/>
            </w:rPr>
            <w:fldChar w:fldCharType="separate"/>
          </w:r>
          <w:ins w:id="44" w:author="J.-P. K." w:date="2016-01-04T12:24:00Z">
            <w:r>
              <w:rPr>
                <w:noProof/>
                <w:webHidden/>
              </w:rPr>
              <w:t>6</w:t>
            </w:r>
            <w:r>
              <w:rPr>
                <w:noProof/>
                <w:webHidden/>
              </w:rPr>
              <w:fldChar w:fldCharType="end"/>
            </w:r>
            <w:r w:rsidRPr="004552B5">
              <w:rPr>
                <w:rStyle w:val="Hyperlink"/>
                <w:noProof/>
              </w:rPr>
              <w:fldChar w:fldCharType="end"/>
            </w:r>
          </w:ins>
        </w:p>
        <w:p w14:paraId="6B9DDA09" w14:textId="77777777" w:rsidR="00990673" w:rsidRDefault="00990673">
          <w:pPr>
            <w:pStyle w:val="Verzeichnis2"/>
            <w:tabs>
              <w:tab w:val="right" w:leader="dot" w:pos="9062"/>
            </w:tabs>
            <w:rPr>
              <w:ins w:id="45" w:author="J.-P. K." w:date="2016-01-04T12:24:00Z"/>
              <w:rFonts w:eastAsiaTheme="minorEastAsia"/>
              <w:noProof/>
              <w:lang w:eastAsia="de-DE"/>
            </w:rPr>
          </w:pPr>
          <w:ins w:id="46"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"_Toc439673617"</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i/>
                <w:iCs/>
                <w:noProof/>
              </w:rPr>
              <w:t>1.3</w:t>
            </w:r>
            <w:r>
              <w:rPr>
                <w:noProof/>
                <w:webHidden/>
              </w:rPr>
              <w:tab/>
            </w:r>
            <w:r>
              <w:rPr>
                <w:noProof/>
                <w:webHidden/>
              </w:rPr>
              <w:fldChar w:fldCharType="begin"/>
            </w:r>
            <w:r>
              <w:rPr>
                <w:noProof/>
                <w:webHidden/>
              </w:rPr>
              <w:instrText xml:space="preserve"> PAGEREF _Toc439673617 \h </w:instrText>
            </w:r>
            <w:r>
              <w:rPr>
                <w:noProof/>
                <w:webHidden/>
              </w:rPr>
            </w:r>
          </w:ins>
          <w:r>
            <w:rPr>
              <w:noProof/>
              <w:webHidden/>
            </w:rPr>
            <w:fldChar w:fldCharType="separate"/>
          </w:r>
          <w:ins w:id="47" w:author="J.-P. K." w:date="2016-01-04T12:24:00Z">
            <w:r>
              <w:rPr>
                <w:noProof/>
                <w:webHidden/>
              </w:rPr>
              <w:t>6</w:t>
            </w:r>
            <w:r>
              <w:rPr>
                <w:noProof/>
                <w:webHidden/>
              </w:rPr>
              <w:fldChar w:fldCharType="end"/>
            </w:r>
            <w:r w:rsidRPr="004552B5">
              <w:rPr>
                <w:rStyle w:val="Hyperlink"/>
                <w:noProof/>
              </w:rPr>
              <w:fldChar w:fldCharType="end"/>
            </w:r>
          </w:ins>
        </w:p>
        <w:p w14:paraId="21C28E06" w14:textId="77777777" w:rsidR="00990673" w:rsidRDefault="00990673">
          <w:pPr>
            <w:pStyle w:val="Verzeichnis1"/>
            <w:tabs>
              <w:tab w:val="left" w:pos="440"/>
              <w:tab w:val="right" w:leader="dot" w:pos="9062"/>
            </w:tabs>
            <w:rPr>
              <w:ins w:id="48" w:author="J.-P. K." w:date="2016-01-04T12:24:00Z"/>
              <w:rFonts w:eastAsiaTheme="minorEastAsia"/>
              <w:noProof/>
              <w:lang w:eastAsia="de-DE"/>
            </w:rPr>
          </w:pPr>
          <w:ins w:id="49"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"_Toc439673618"</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2</w:t>
            </w:r>
            <w:r>
              <w:rPr>
                <w:rFonts w:eastAsiaTheme="minorEastAsia"/>
                <w:noProof/>
                <w:lang w:eastAsia="de-DE"/>
              </w:rPr>
              <w:tab/>
            </w:r>
            <w:r w:rsidRPr="004552B5">
              <w:rPr>
                <w:rStyle w:val="Hyperlink"/>
                <w:noProof/>
              </w:rPr>
              <w:t>Organisation</w:t>
            </w:r>
            <w:r>
              <w:rPr>
                <w:noProof/>
                <w:webHidden/>
              </w:rPr>
              <w:tab/>
            </w:r>
            <w:r>
              <w:rPr>
                <w:noProof/>
                <w:webHidden/>
              </w:rPr>
              <w:fldChar w:fldCharType="begin"/>
            </w:r>
            <w:r>
              <w:rPr>
                <w:noProof/>
                <w:webHidden/>
              </w:rPr>
              <w:instrText xml:space="preserve"> PAGEREF _Toc439673618 \h </w:instrText>
            </w:r>
            <w:r>
              <w:rPr>
                <w:noProof/>
                <w:webHidden/>
              </w:rPr>
            </w:r>
          </w:ins>
          <w:r>
            <w:rPr>
              <w:noProof/>
              <w:webHidden/>
            </w:rPr>
            <w:fldChar w:fldCharType="separate"/>
          </w:r>
          <w:ins w:id="50" w:author="J.-P. K." w:date="2016-01-04T12:24:00Z">
            <w:r>
              <w:rPr>
                <w:noProof/>
                <w:webHidden/>
              </w:rPr>
              <w:t>7</w:t>
            </w:r>
            <w:r>
              <w:rPr>
                <w:noProof/>
                <w:webHidden/>
              </w:rPr>
              <w:fldChar w:fldCharType="end"/>
            </w:r>
            <w:r w:rsidRPr="004552B5">
              <w:rPr>
                <w:rStyle w:val="Hyperlink"/>
                <w:noProof/>
              </w:rPr>
              <w:fldChar w:fldCharType="end"/>
            </w:r>
          </w:ins>
        </w:p>
        <w:p w14:paraId="3FCF2E4F" w14:textId="77777777" w:rsidR="00990673" w:rsidRDefault="00990673">
          <w:pPr>
            <w:pStyle w:val="Verzeichnis2"/>
            <w:tabs>
              <w:tab w:val="left" w:pos="880"/>
              <w:tab w:val="right" w:leader="dot" w:pos="9062"/>
            </w:tabs>
            <w:rPr>
              <w:ins w:id="51" w:author="J.-P. K." w:date="2016-01-04T12:24:00Z"/>
              <w:rFonts w:eastAsiaTheme="minorEastAsia"/>
              <w:noProof/>
              <w:lang w:eastAsia="de-DE"/>
            </w:rPr>
          </w:pPr>
          <w:ins w:id="52"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"_Toc439673619"</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2.1</w:t>
            </w:r>
            <w:r>
              <w:rPr>
                <w:rFonts w:eastAsiaTheme="minorEastAsia"/>
                <w:noProof/>
                <w:lang w:eastAsia="de-DE"/>
              </w:rPr>
              <w:tab/>
            </w:r>
            <w:r w:rsidRPr="004552B5">
              <w:rPr>
                <w:rStyle w:val="Hyperlink"/>
                <w:noProof/>
              </w:rPr>
              <w:t>Aufbauorganisation</w:t>
            </w:r>
            <w:r>
              <w:rPr>
                <w:noProof/>
                <w:webHidden/>
              </w:rPr>
              <w:tab/>
            </w:r>
            <w:r>
              <w:rPr>
                <w:noProof/>
                <w:webHidden/>
              </w:rPr>
              <w:fldChar w:fldCharType="begin"/>
            </w:r>
            <w:r>
              <w:rPr>
                <w:noProof/>
                <w:webHidden/>
              </w:rPr>
              <w:instrText xml:space="preserve"> PAGEREF _Toc439673619 \h </w:instrText>
            </w:r>
            <w:r>
              <w:rPr>
                <w:noProof/>
                <w:webHidden/>
              </w:rPr>
            </w:r>
          </w:ins>
          <w:r>
            <w:rPr>
              <w:noProof/>
              <w:webHidden/>
            </w:rPr>
            <w:fldChar w:fldCharType="separate"/>
          </w:r>
          <w:ins w:id="53" w:author="J.-P. K." w:date="2016-01-04T12:24:00Z">
            <w:r>
              <w:rPr>
                <w:noProof/>
                <w:webHidden/>
              </w:rPr>
              <w:t>7</w:t>
            </w:r>
            <w:r>
              <w:rPr>
                <w:noProof/>
                <w:webHidden/>
              </w:rPr>
              <w:fldChar w:fldCharType="end"/>
            </w:r>
            <w:r w:rsidRPr="004552B5">
              <w:rPr>
                <w:rStyle w:val="Hyperlink"/>
                <w:noProof/>
              </w:rPr>
              <w:fldChar w:fldCharType="end"/>
            </w:r>
          </w:ins>
        </w:p>
        <w:p w14:paraId="0A305409" w14:textId="77777777" w:rsidR="00990673" w:rsidRDefault="00990673">
          <w:pPr>
            <w:pStyle w:val="Verzeichnis3"/>
            <w:tabs>
              <w:tab w:val="left" w:pos="1320"/>
              <w:tab w:val="right" w:leader="dot" w:pos="9062"/>
            </w:tabs>
            <w:rPr>
              <w:ins w:id="54" w:author="J.-P. K." w:date="2016-01-04T12:24:00Z"/>
              <w:rFonts w:eastAsiaTheme="minorEastAsia"/>
              <w:noProof/>
              <w:lang w:eastAsia="de-DE"/>
            </w:rPr>
          </w:pPr>
          <w:ins w:id="55"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"_Toc439673620"</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2.1.1</w:t>
            </w:r>
            <w:r>
              <w:rPr>
                <w:rFonts w:eastAsiaTheme="minorEastAsia"/>
                <w:noProof/>
                <w:lang w:eastAsia="de-DE"/>
              </w:rPr>
              <w:tab/>
            </w:r>
            <w:r w:rsidRPr="004552B5">
              <w:rPr>
                <w:rStyle w:val="Hyperlink"/>
                <w:noProof/>
              </w:rPr>
              <w:t>Projekt Hierarchie</w:t>
            </w:r>
            <w:r>
              <w:rPr>
                <w:noProof/>
                <w:webHidden/>
              </w:rPr>
              <w:tab/>
            </w:r>
            <w:r>
              <w:rPr>
                <w:noProof/>
                <w:webHidden/>
              </w:rPr>
              <w:fldChar w:fldCharType="begin"/>
            </w:r>
            <w:r>
              <w:rPr>
                <w:noProof/>
                <w:webHidden/>
              </w:rPr>
              <w:instrText xml:space="preserve"> PAGEREF _Toc439673620 \h </w:instrText>
            </w:r>
            <w:r>
              <w:rPr>
                <w:noProof/>
                <w:webHidden/>
              </w:rPr>
            </w:r>
          </w:ins>
          <w:r>
            <w:rPr>
              <w:noProof/>
              <w:webHidden/>
            </w:rPr>
            <w:fldChar w:fldCharType="separate"/>
          </w:r>
          <w:ins w:id="56" w:author="J.-P. K." w:date="2016-01-04T12:24:00Z">
            <w:r>
              <w:rPr>
                <w:noProof/>
                <w:webHidden/>
              </w:rPr>
              <w:t>7</w:t>
            </w:r>
            <w:r>
              <w:rPr>
                <w:noProof/>
                <w:webHidden/>
              </w:rPr>
              <w:fldChar w:fldCharType="end"/>
            </w:r>
            <w:r w:rsidRPr="004552B5">
              <w:rPr>
                <w:rStyle w:val="Hyperlink"/>
                <w:noProof/>
              </w:rPr>
              <w:fldChar w:fldCharType="end"/>
            </w:r>
          </w:ins>
        </w:p>
        <w:p w14:paraId="7B148DBF" w14:textId="77777777" w:rsidR="00990673" w:rsidRDefault="00990673">
          <w:pPr>
            <w:pStyle w:val="Verzeichnis3"/>
            <w:tabs>
              <w:tab w:val="left" w:pos="1320"/>
              <w:tab w:val="right" w:leader="dot" w:pos="9062"/>
            </w:tabs>
            <w:rPr>
              <w:ins w:id="57" w:author="J.-P. K." w:date="2016-01-04T12:24:00Z"/>
              <w:rFonts w:eastAsiaTheme="minorEastAsia"/>
              <w:noProof/>
              <w:lang w:eastAsia="de-DE"/>
            </w:rPr>
          </w:pPr>
          <w:ins w:id="58"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"_Toc439673621"</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2.1.2</w:t>
            </w:r>
            <w:r>
              <w:rPr>
                <w:rFonts w:eastAsiaTheme="minorEastAsia"/>
                <w:noProof/>
                <w:lang w:eastAsia="de-DE"/>
              </w:rPr>
              <w:tab/>
            </w:r>
            <w:r w:rsidRPr="004552B5">
              <w:rPr>
                <w:rStyle w:val="Hyperlink"/>
                <w:noProof/>
              </w:rPr>
              <w:t>Taskforces</w:t>
            </w:r>
            <w:r>
              <w:rPr>
                <w:noProof/>
                <w:webHidden/>
              </w:rPr>
              <w:tab/>
            </w:r>
            <w:r>
              <w:rPr>
                <w:noProof/>
                <w:webHidden/>
              </w:rPr>
              <w:fldChar w:fldCharType="begin"/>
            </w:r>
            <w:r>
              <w:rPr>
                <w:noProof/>
                <w:webHidden/>
              </w:rPr>
              <w:instrText xml:space="preserve"> PAGEREF _Toc439673621 \h </w:instrText>
            </w:r>
            <w:r>
              <w:rPr>
                <w:noProof/>
                <w:webHidden/>
              </w:rPr>
            </w:r>
          </w:ins>
          <w:r>
            <w:rPr>
              <w:noProof/>
              <w:webHidden/>
            </w:rPr>
            <w:fldChar w:fldCharType="separate"/>
          </w:r>
          <w:ins w:id="59" w:author="J.-P. K." w:date="2016-01-04T12:24:00Z">
            <w:r>
              <w:rPr>
                <w:noProof/>
                <w:webHidden/>
              </w:rPr>
              <w:t>8</w:t>
            </w:r>
            <w:r>
              <w:rPr>
                <w:noProof/>
                <w:webHidden/>
              </w:rPr>
              <w:fldChar w:fldCharType="end"/>
            </w:r>
            <w:r w:rsidRPr="004552B5">
              <w:rPr>
                <w:rStyle w:val="Hyperlink"/>
                <w:noProof/>
              </w:rPr>
              <w:fldChar w:fldCharType="end"/>
            </w:r>
          </w:ins>
        </w:p>
        <w:p w14:paraId="5E8EC63B" w14:textId="77777777" w:rsidR="00990673" w:rsidRDefault="00990673">
          <w:pPr>
            <w:pStyle w:val="Verzeichnis2"/>
            <w:tabs>
              <w:tab w:val="left" w:pos="880"/>
              <w:tab w:val="right" w:leader="dot" w:pos="9062"/>
            </w:tabs>
            <w:rPr>
              <w:ins w:id="60" w:author="J.-P. K." w:date="2016-01-04T12:24:00Z"/>
              <w:rFonts w:eastAsiaTheme="minorEastAsia"/>
              <w:noProof/>
              <w:lang w:eastAsia="de-DE"/>
            </w:rPr>
          </w:pPr>
          <w:ins w:id="61"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"_Toc439673622"</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2.2</w:t>
            </w:r>
            <w:r>
              <w:rPr>
                <w:rFonts w:eastAsiaTheme="minorEastAsia"/>
                <w:noProof/>
                <w:lang w:eastAsia="de-DE"/>
              </w:rPr>
              <w:tab/>
            </w:r>
            <w:r w:rsidRPr="004552B5">
              <w:rPr>
                <w:rStyle w:val="Hyperlink"/>
                <w:noProof/>
              </w:rPr>
              <w:t>Skillsheet</w:t>
            </w:r>
            <w:r>
              <w:rPr>
                <w:noProof/>
                <w:webHidden/>
              </w:rPr>
              <w:tab/>
            </w:r>
            <w:r>
              <w:rPr>
                <w:noProof/>
                <w:webHidden/>
              </w:rPr>
              <w:fldChar w:fldCharType="begin"/>
            </w:r>
            <w:r>
              <w:rPr>
                <w:noProof/>
                <w:webHidden/>
              </w:rPr>
              <w:instrText xml:space="preserve"> PAGEREF _Toc439673622 \h </w:instrText>
            </w:r>
            <w:r>
              <w:rPr>
                <w:noProof/>
                <w:webHidden/>
              </w:rPr>
            </w:r>
          </w:ins>
          <w:r>
            <w:rPr>
              <w:noProof/>
              <w:webHidden/>
            </w:rPr>
            <w:fldChar w:fldCharType="separate"/>
          </w:r>
          <w:ins w:id="62" w:author="J.-P. K." w:date="2016-01-04T12:24:00Z">
            <w:r>
              <w:rPr>
                <w:noProof/>
                <w:webHidden/>
              </w:rPr>
              <w:t>9</w:t>
            </w:r>
            <w:r>
              <w:rPr>
                <w:noProof/>
                <w:webHidden/>
              </w:rPr>
              <w:fldChar w:fldCharType="end"/>
            </w:r>
            <w:r w:rsidRPr="004552B5">
              <w:rPr>
                <w:rStyle w:val="Hyperlink"/>
                <w:noProof/>
              </w:rPr>
              <w:fldChar w:fldCharType="end"/>
            </w:r>
          </w:ins>
        </w:p>
        <w:p w14:paraId="2657AA5D" w14:textId="77777777" w:rsidR="00990673" w:rsidRDefault="00990673">
          <w:pPr>
            <w:pStyle w:val="Verzeichnis1"/>
            <w:tabs>
              <w:tab w:val="left" w:pos="440"/>
              <w:tab w:val="right" w:leader="dot" w:pos="9062"/>
            </w:tabs>
            <w:rPr>
              <w:ins w:id="63" w:author="J.-P. K." w:date="2016-01-04T12:24:00Z"/>
              <w:rFonts w:eastAsiaTheme="minorEastAsia"/>
              <w:noProof/>
              <w:lang w:eastAsia="de-DE"/>
            </w:rPr>
          </w:pPr>
          <w:ins w:id="64"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"_Toc439673623"</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w:t>
            </w:r>
            <w:r>
              <w:rPr>
                <w:rFonts w:eastAsiaTheme="minorEastAsia"/>
                <w:noProof/>
                <w:lang w:eastAsia="de-DE"/>
              </w:rPr>
              <w:tab/>
            </w:r>
            <w:r w:rsidRPr="004552B5">
              <w:rPr>
                <w:rStyle w:val="Hyperlink"/>
                <w:noProof/>
              </w:rPr>
              <w:t>Ablaufsteuerung</w:t>
            </w:r>
            <w:r>
              <w:rPr>
                <w:noProof/>
                <w:webHidden/>
              </w:rPr>
              <w:tab/>
            </w:r>
            <w:r>
              <w:rPr>
                <w:noProof/>
                <w:webHidden/>
              </w:rPr>
              <w:fldChar w:fldCharType="begin"/>
            </w:r>
            <w:r>
              <w:rPr>
                <w:noProof/>
                <w:webHidden/>
              </w:rPr>
              <w:instrText xml:space="preserve"> PAGEREF _Toc439673623 \h </w:instrText>
            </w:r>
            <w:r>
              <w:rPr>
                <w:noProof/>
                <w:webHidden/>
              </w:rPr>
            </w:r>
          </w:ins>
          <w:r>
            <w:rPr>
              <w:noProof/>
              <w:webHidden/>
            </w:rPr>
            <w:fldChar w:fldCharType="separate"/>
          </w:r>
          <w:ins w:id="65" w:author="J.-P. K." w:date="2016-01-04T12:24:00Z">
            <w:r>
              <w:rPr>
                <w:noProof/>
                <w:webHidden/>
              </w:rPr>
              <w:t>10</w:t>
            </w:r>
            <w:r>
              <w:rPr>
                <w:noProof/>
                <w:webHidden/>
              </w:rPr>
              <w:fldChar w:fldCharType="end"/>
            </w:r>
            <w:r w:rsidRPr="004552B5">
              <w:rPr>
                <w:rStyle w:val="Hyperlink"/>
                <w:noProof/>
              </w:rPr>
              <w:fldChar w:fldCharType="end"/>
            </w:r>
          </w:ins>
        </w:p>
        <w:p w14:paraId="0C2F7EF7" w14:textId="77777777" w:rsidR="00990673" w:rsidRDefault="00990673">
          <w:pPr>
            <w:pStyle w:val="Verzeichnis2"/>
            <w:tabs>
              <w:tab w:val="left" w:pos="880"/>
              <w:tab w:val="right" w:leader="dot" w:pos="9062"/>
            </w:tabs>
            <w:rPr>
              <w:ins w:id="66" w:author="J.-P. K." w:date="2016-01-04T12:24:00Z"/>
              <w:rFonts w:eastAsiaTheme="minorEastAsia"/>
              <w:noProof/>
              <w:lang w:eastAsia="de-DE"/>
            </w:rPr>
          </w:pPr>
          <w:ins w:id="67"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"_Toc439673624"</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3.1</w:t>
            </w:r>
            <w:r>
              <w:rPr>
                <w:rFonts w:eastAsiaTheme="minorEastAsia"/>
                <w:noProof/>
                <w:lang w:eastAsia="de-DE"/>
              </w:rPr>
              <w:tab/>
            </w:r>
            <w:r w:rsidRPr="004552B5">
              <w:rPr>
                <w:rStyle w:val="Hyperlink"/>
                <w:noProof/>
              </w:rPr>
              <w:t>Phasenmodell</w:t>
            </w:r>
            <w:r>
              <w:rPr>
                <w:noProof/>
                <w:webHidden/>
              </w:rPr>
              <w:tab/>
            </w:r>
            <w:r>
              <w:rPr>
                <w:noProof/>
                <w:webHidden/>
              </w:rPr>
              <w:fldChar w:fldCharType="begin"/>
            </w:r>
            <w:r>
              <w:rPr>
                <w:noProof/>
                <w:webHidden/>
              </w:rPr>
              <w:instrText xml:space="preserve"> PAGEREF _Toc439673624 \h </w:instrText>
            </w:r>
            <w:r>
              <w:rPr>
                <w:noProof/>
                <w:webHidden/>
              </w:rPr>
            </w:r>
          </w:ins>
          <w:r>
            <w:rPr>
              <w:noProof/>
              <w:webHidden/>
            </w:rPr>
            <w:fldChar w:fldCharType="separate"/>
          </w:r>
          <w:ins w:id="68" w:author="J.-P. K." w:date="2016-01-04T12:24:00Z">
            <w:r>
              <w:rPr>
                <w:noProof/>
                <w:webHidden/>
              </w:rPr>
              <w:t>10</w:t>
            </w:r>
            <w:r>
              <w:rPr>
                <w:noProof/>
                <w:webHidden/>
              </w:rPr>
              <w:fldChar w:fldCharType="end"/>
            </w:r>
            <w:r w:rsidRPr="004552B5">
              <w:rPr>
                <w:rStyle w:val="Hyperlink"/>
                <w:noProof/>
              </w:rPr>
              <w:fldChar w:fldCharType="end"/>
            </w:r>
          </w:ins>
        </w:p>
        <w:p w14:paraId="152680A8" w14:textId="77777777" w:rsidR="00990673" w:rsidRDefault="00990673">
          <w:pPr>
            <w:pStyle w:val="Verzeichnis3"/>
            <w:tabs>
              <w:tab w:val="left" w:pos="1320"/>
              <w:tab w:val="right" w:leader="dot" w:pos="9062"/>
            </w:tabs>
            <w:rPr>
              <w:ins w:id="69" w:author="J.-P. K." w:date="2016-01-04T12:24:00Z"/>
              <w:rFonts w:eastAsiaTheme="minorEastAsia"/>
              <w:noProof/>
              <w:lang w:eastAsia="de-DE"/>
            </w:rPr>
          </w:pPr>
          <w:ins w:id="70"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"_Toc439673625"</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3.1.1</w:t>
            </w:r>
            <w:r>
              <w:rPr>
                <w:rFonts w:eastAsiaTheme="minorEastAsia"/>
                <w:noProof/>
                <w:lang w:eastAsia="de-DE"/>
              </w:rPr>
              <w:tab/>
            </w:r>
            <w:r w:rsidRPr="004552B5">
              <w:rPr>
                <w:rStyle w:val="Hyperlink"/>
                <w:noProof/>
              </w:rPr>
              <w:t>Erste Planung</w:t>
            </w:r>
            <w:r>
              <w:rPr>
                <w:noProof/>
                <w:webHidden/>
              </w:rPr>
              <w:tab/>
            </w:r>
            <w:r>
              <w:rPr>
                <w:noProof/>
                <w:webHidden/>
              </w:rPr>
              <w:fldChar w:fldCharType="begin"/>
            </w:r>
            <w:r>
              <w:rPr>
                <w:noProof/>
                <w:webHidden/>
              </w:rPr>
              <w:instrText xml:space="preserve"> PAGEREF _Toc439673625 \h </w:instrText>
            </w:r>
            <w:r>
              <w:rPr>
                <w:noProof/>
                <w:webHidden/>
              </w:rPr>
            </w:r>
          </w:ins>
          <w:r>
            <w:rPr>
              <w:noProof/>
              <w:webHidden/>
            </w:rPr>
            <w:fldChar w:fldCharType="separate"/>
          </w:r>
          <w:ins w:id="71" w:author="J.-P. K." w:date="2016-01-04T12:24:00Z">
            <w:r>
              <w:rPr>
                <w:noProof/>
                <w:webHidden/>
              </w:rPr>
              <w:t>10</w:t>
            </w:r>
            <w:r>
              <w:rPr>
                <w:noProof/>
                <w:webHidden/>
              </w:rPr>
              <w:fldChar w:fldCharType="end"/>
            </w:r>
            <w:r w:rsidRPr="004552B5">
              <w:rPr>
                <w:rStyle w:val="Hyperlink"/>
                <w:noProof/>
              </w:rPr>
              <w:fldChar w:fldCharType="end"/>
            </w:r>
          </w:ins>
        </w:p>
        <w:p w14:paraId="012265FB" w14:textId="77777777" w:rsidR="00990673" w:rsidRDefault="00990673">
          <w:pPr>
            <w:pStyle w:val="Verzeichnis3"/>
            <w:tabs>
              <w:tab w:val="left" w:pos="1320"/>
              <w:tab w:val="right" w:leader="dot" w:pos="9062"/>
            </w:tabs>
            <w:rPr>
              <w:ins w:id="72" w:author="J.-P. K." w:date="2016-01-04T12:24:00Z"/>
              <w:rFonts w:eastAsiaTheme="minorEastAsia"/>
              <w:noProof/>
              <w:lang w:eastAsia="de-DE"/>
            </w:rPr>
          </w:pPr>
          <w:ins w:id="73"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"_Toc439673626"</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3.1.2</w:t>
            </w:r>
            <w:r>
              <w:rPr>
                <w:rFonts w:eastAsiaTheme="minorEastAsia"/>
                <w:noProof/>
                <w:lang w:eastAsia="de-DE"/>
              </w:rPr>
              <w:tab/>
            </w:r>
            <w:r w:rsidRPr="004552B5">
              <w:rPr>
                <w:rStyle w:val="Hyperlink"/>
                <w:noProof/>
              </w:rPr>
              <w:t>Zweite Planung</w:t>
            </w:r>
            <w:r>
              <w:rPr>
                <w:noProof/>
                <w:webHidden/>
              </w:rPr>
              <w:tab/>
            </w:r>
            <w:r>
              <w:rPr>
                <w:noProof/>
                <w:webHidden/>
              </w:rPr>
              <w:fldChar w:fldCharType="begin"/>
            </w:r>
            <w:r>
              <w:rPr>
                <w:noProof/>
                <w:webHidden/>
              </w:rPr>
              <w:instrText xml:space="preserve"> PAGEREF _Toc439673626 \h </w:instrText>
            </w:r>
            <w:r>
              <w:rPr>
                <w:noProof/>
                <w:webHidden/>
              </w:rPr>
            </w:r>
          </w:ins>
          <w:r>
            <w:rPr>
              <w:noProof/>
              <w:webHidden/>
            </w:rPr>
            <w:fldChar w:fldCharType="separate"/>
          </w:r>
          <w:ins w:id="74" w:author="J.-P. K." w:date="2016-01-04T12:24:00Z">
            <w:r>
              <w:rPr>
                <w:noProof/>
                <w:webHidden/>
              </w:rPr>
              <w:t>10</w:t>
            </w:r>
            <w:r>
              <w:rPr>
                <w:noProof/>
                <w:webHidden/>
              </w:rPr>
              <w:fldChar w:fldCharType="end"/>
            </w:r>
            <w:r w:rsidRPr="004552B5">
              <w:rPr>
                <w:rStyle w:val="Hyperlink"/>
                <w:noProof/>
              </w:rPr>
              <w:fldChar w:fldCharType="end"/>
            </w:r>
          </w:ins>
        </w:p>
        <w:p w14:paraId="1FAF0376" w14:textId="77777777" w:rsidR="00990673" w:rsidRDefault="00990673">
          <w:pPr>
            <w:pStyle w:val="Verzeichnis2"/>
            <w:tabs>
              <w:tab w:val="left" w:pos="880"/>
              <w:tab w:val="right" w:leader="dot" w:pos="9062"/>
            </w:tabs>
            <w:rPr>
              <w:ins w:id="75" w:author="J.-P. K." w:date="2016-01-04T12:24:00Z"/>
              <w:rFonts w:eastAsiaTheme="minorEastAsia"/>
              <w:noProof/>
              <w:lang w:eastAsia="de-DE"/>
            </w:rPr>
          </w:pPr>
          <w:ins w:id="76"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"_Toc439673627"</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3.2</w:t>
            </w:r>
            <w:r>
              <w:rPr>
                <w:rFonts w:eastAsiaTheme="minorEastAsia"/>
                <w:noProof/>
                <w:lang w:eastAsia="de-DE"/>
              </w:rPr>
              <w:tab/>
            </w:r>
            <w:r w:rsidRPr="004552B5">
              <w:rPr>
                <w:rStyle w:val="Hyperlink"/>
                <w:noProof/>
              </w:rPr>
              <w:t>Scrum</w:t>
            </w:r>
            <w:r>
              <w:rPr>
                <w:noProof/>
                <w:webHidden/>
              </w:rPr>
              <w:tab/>
            </w:r>
            <w:r>
              <w:rPr>
                <w:noProof/>
                <w:webHidden/>
              </w:rPr>
              <w:fldChar w:fldCharType="begin"/>
            </w:r>
            <w:r>
              <w:rPr>
                <w:noProof/>
                <w:webHidden/>
              </w:rPr>
              <w:instrText xml:space="preserve"> PAGEREF _Toc439673627 \h </w:instrText>
            </w:r>
            <w:r>
              <w:rPr>
                <w:noProof/>
                <w:webHidden/>
              </w:rPr>
            </w:r>
          </w:ins>
          <w:r>
            <w:rPr>
              <w:noProof/>
              <w:webHidden/>
            </w:rPr>
            <w:fldChar w:fldCharType="separate"/>
          </w:r>
          <w:ins w:id="77" w:author="J.-P. K." w:date="2016-01-04T12:24:00Z">
            <w:r>
              <w:rPr>
                <w:noProof/>
                <w:webHidden/>
              </w:rPr>
              <w:t>11</w:t>
            </w:r>
            <w:r>
              <w:rPr>
                <w:noProof/>
                <w:webHidden/>
              </w:rPr>
              <w:fldChar w:fldCharType="end"/>
            </w:r>
            <w:r w:rsidRPr="004552B5">
              <w:rPr>
                <w:rStyle w:val="Hyperlink"/>
                <w:noProof/>
              </w:rPr>
              <w:fldChar w:fldCharType="end"/>
            </w:r>
          </w:ins>
        </w:p>
        <w:p w14:paraId="18247EF7" w14:textId="77777777" w:rsidR="00990673" w:rsidRDefault="00990673">
          <w:pPr>
            <w:pStyle w:val="Verzeichnis3"/>
            <w:tabs>
              <w:tab w:val="left" w:pos="1320"/>
              <w:tab w:val="right" w:leader="dot" w:pos="9062"/>
            </w:tabs>
            <w:rPr>
              <w:ins w:id="78" w:author="J.-P. K." w:date="2016-01-04T12:24:00Z"/>
              <w:rFonts w:eastAsiaTheme="minorEastAsia"/>
              <w:noProof/>
              <w:lang w:eastAsia="de-DE"/>
            </w:rPr>
          </w:pPr>
          <w:ins w:id="79"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"_Toc439673628"</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3.2.1</w:t>
            </w:r>
            <w:r>
              <w:rPr>
                <w:rFonts w:eastAsiaTheme="minorEastAsia"/>
                <w:noProof/>
                <w:lang w:eastAsia="de-DE"/>
              </w:rPr>
              <w:tab/>
            </w:r>
            <w:r w:rsidRPr="004552B5">
              <w:rPr>
                <w:rStyle w:val="Hyperlink"/>
                <w:noProof/>
              </w:rPr>
              <w:t>Scrum im Projekt</w:t>
            </w:r>
            <w:r>
              <w:rPr>
                <w:noProof/>
                <w:webHidden/>
              </w:rPr>
              <w:tab/>
            </w:r>
            <w:r>
              <w:rPr>
                <w:noProof/>
                <w:webHidden/>
              </w:rPr>
              <w:fldChar w:fldCharType="begin"/>
            </w:r>
            <w:r>
              <w:rPr>
                <w:noProof/>
                <w:webHidden/>
              </w:rPr>
              <w:instrText xml:space="preserve"> PAGEREF _Toc439673628 \h </w:instrText>
            </w:r>
            <w:r>
              <w:rPr>
                <w:noProof/>
                <w:webHidden/>
              </w:rPr>
            </w:r>
          </w:ins>
          <w:r>
            <w:rPr>
              <w:noProof/>
              <w:webHidden/>
            </w:rPr>
            <w:fldChar w:fldCharType="separate"/>
          </w:r>
          <w:ins w:id="80" w:author="J.-P. K." w:date="2016-01-04T12:24:00Z">
            <w:r>
              <w:rPr>
                <w:noProof/>
                <w:webHidden/>
              </w:rPr>
              <w:t>11</w:t>
            </w:r>
            <w:r>
              <w:rPr>
                <w:noProof/>
                <w:webHidden/>
              </w:rPr>
              <w:fldChar w:fldCharType="end"/>
            </w:r>
            <w:r w:rsidRPr="004552B5">
              <w:rPr>
                <w:rStyle w:val="Hyperlink"/>
                <w:noProof/>
              </w:rPr>
              <w:fldChar w:fldCharType="end"/>
            </w:r>
          </w:ins>
        </w:p>
        <w:p w14:paraId="4B279871" w14:textId="77777777" w:rsidR="00990673" w:rsidRDefault="00990673">
          <w:pPr>
            <w:pStyle w:val="Verzeichnis2"/>
            <w:tabs>
              <w:tab w:val="left" w:pos="880"/>
              <w:tab w:val="right" w:leader="dot" w:pos="9062"/>
            </w:tabs>
            <w:rPr>
              <w:ins w:id="81" w:author="J.-P. K." w:date="2016-01-04T12:24:00Z"/>
              <w:rFonts w:eastAsiaTheme="minorEastAsia"/>
              <w:noProof/>
              <w:lang w:eastAsia="de-DE"/>
            </w:rPr>
          </w:pPr>
          <w:ins w:id="82"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"_Toc439673629"</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3.3</w:t>
            </w:r>
            <w:r>
              <w:rPr>
                <w:rFonts w:eastAsiaTheme="minorEastAsia"/>
                <w:noProof/>
                <w:lang w:eastAsia="de-DE"/>
              </w:rPr>
              <w:tab/>
            </w:r>
            <w:r w:rsidRPr="004552B5">
              <w:rPr>
                <w:rStyle w:val="Hyperlink"/>
                <w:noProof/>
              </w:rPr>
              <w:t>Extreme Programming</w:t>
            </w:r>
            <w:r>
              <w:rPr>
                <w:noProof/>
                <w:webHidden/>
              </w:rPr>
              <w:tab/>
            </w:r>
            <w:r>
              <w:rPr>
                <w:noProof/>
                <w:webHidden/>
              </w:rPr>
              <w:fldChar w:fldCharType="begin"/>
            </w:r>
            <w:r>
              <w:rPr>
                <w:noProof/>
                <w:webHidden/>
              </w:rPr>
              <w:instrText xml:space="preserve"> PAGEREF _Toc439673629 \h </w:instrText>
            </w:r>
            <w:r>
              <w:rPr>
                <w:noProof/>
                <w:webHidden/>
              </w:rPr>
            </w:r>
          </w:ins>
          <w:r>
            <w:rPr>
              <w:noProof/>
              <w:webHidden/>
            </w:rPr>
            <w:fldChar w:fldCharType="separate"/>
          </w:r>
          <w:ins w:id="83" w:author="J.-P. K." w:date="2016-01-04T12:24:00Z">
            <w:r>
              <w:rPr>
                <w:noProof/>
                <w:webHidden/>
              </w:rPr>
              <w:t>12</w:t>
            </w:r>
            <w:r>
              <w:rPr>
                <w:noProof/>
                <w:webHidden/>
              </w:rPr>
              <w:fldChar w:fldCharType="end"/>
            </w:r>
            <w:r w:rsidRPr="004552B5">
              <w:rPr>
                <w:rStyle w:val="Hyperlink"/>
                <w:noProof/>
              </w:rPr>
              <w:fldChar w:fldCharType="end"/>
            </w:r>
          </w:ins>
        </w:p>
        <w:p w14:paraId="49100CEA" w14:textId="77777777" w:rsidR="00990673" w:rsidRDefault="00990673">
          <w:pPr>
            <w:pStyle w:val="Verzeichnis2"/>
            <w:tabs>
              <w:tab w:val="left" w:pos="880"/>
              <w:tab w:val="right" w:leader="dot" w:pos="9062"/>
            </w:tabs>
            <w:rPr>
              <w:ins w:id="84" w:author="J.-P. K." w:date="2016-01-04T12:24:00Z"/>
              <w:rFonts w:eastAsiaTheme="minorEastAsia"/>
              <w:noProof/>
              <w:lang w:eastAsia="de-DE"/>
            </w:rPr>
          </w:pPr>
          <w:ins w:id="85"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"_Toc439673630"</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3.4</w:t>
            </w:r>
            <w:r>
              <w:rPr>
                <w:rFonts w:eastAsiaTheme="minorEastAsia"/>
                <w:noProof/>
                <w:lang w:eastAsia="de-DE"/>
              </w:rPr>
              <w:tab/>
            </w:r>
            <w:r w:rsidRPr="004552B5">
              <w:rPr>
                <w:rStyle w:val="Hyperlink"/>
                <w:noProof/>
              </w:rPr>
              <w:t>Risikomanagement &amp; Stakeholderanalyse</w:t>
            </w:r>
            <w:r>
              <w:rPr>
                <w:noProof/>
                <w:webHidden/>
              </w:rPr>
              <w:tab/>
            </w:r>
            <w:r>
              <w:rPr>
                <w:noProof/>
                <w:webHidden/>
              </w:rPr>
              <w:fldChar w:fldCharType="begin"/>
            </w:r>
            <w:r>
              <w:rPr>
                <w:noProof/>
                <w:webHidden/>
              </w:rPr>
              <w:instrText xml:space="preserve"> PAGEREF _Toc439673630 \h </w:instrText>
            </w:r>
            <w:r>
              <w:rPr>
                <w:noProof/>
                <w:webHidden/>
              </w:rPr>
            </w:r>
          </w:ins>
          <w:r>
            <w:rPr>
              <w:noProof/>
              <w:webHidden/>
            </w:rPr>
            <w:fldChar w:fldCharType="separate"/>
          </w:r>
          <w:ins w:id="86" w:author="J.-P. K." w:date="2016-01-04T12:24:00Z">
            <w:r>
              <w:rPr>
                <w:noProof/>
                <w:webHidden/>
              </w:rPr>
              <w:t>13</w:t>
            </w:r>
            <w:r>
              <w:rPr>
                <w:noProof/>
                <w:webHidden/>
              </w:rPr>
              <w:fldChar w:fldCharType="end"/>
            </w:r>
            <w:r w:rsidRPr="004552B5">
              <w:rPr>
                <w:rStyle w:val="Hyperlink"/>
                <w:noProof/>
              </w:rPr>
              <w:fldChar w:fldCharType="end"/>
            </w:r>
          </w:ins>
        </w:p>
        <w:p w14:paraId="07CC57B6" w14:textId="77777777" w:rsidR="00990673" w:rsidRDefault="00990673">
          <w:pPr>
            <w:pStyle w:val="Verzeichnis1"/>
            <w:tabs>
              <w:tab w:val="left" w:pos="440"/>
              <w:tab w:val="right" w:leader="dot" w:pos="9062"/>
            </w:tabs>
            <w:rPr>
              <w:ins w:id="87" w:author="J.-P. K." w:date="2016-01-04T12:24:00Z"/>
              <w:rFonts w:eastAsiaTheme="minorEastAsia"/>
              <w:noProof/>
              <w:lang w:eastAsia="de-DE"/>
            </w:rPr>
          </w:pPr>
          <w:ins w:id="88"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"_Toc439673631"</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w:t>
            </w:r>
            <w:r>
              <w:rPr>
                <w:rFonts w:eastAsiaTheme="minorEastAsia"/>
                <w:noProof/>
                <w:lang w:eastAsia="de-DE"/>
              </w:rPr>
              <w:tab/>
            </w:r>
            <w:r w:rsidRPr="004552B5">
              <w:rPr>
                <w:rStyle w:val="Hyperlink"/>
                <w:noProof/>
              </w:rPr>
              <w:t>Das Softwaresystem</w:t>
            </w:r>
            <w:r>
              <w:rPr>
                <w:noProof/>
                <w:webHidden/>
              </w:rPr>
              <w:tab/>
            </w:r>
            <w:r>
              <w:rPr>
                <w:noProof/>
                <w:webHidden/>
              </w:rPr>
              <w:fldChar w:fldCharType="begin"/>
            </w:r>
            <w:r>
              <w:rPr>
                <w:noProof/>
                <w:webHidden/>
              </w:rPr>
              <w:instrText xml:space="preserve"> PAGEREF _Toc439673631 \h </w:instrText>
            </w:r>
            <w:r>
              <w:rPr>
                <w:noProof/>
                <w:webHidden/>
              </w:rPr>
            </w:r>
          </w:ins>
          <w:r>
            <w:rPr>
              <w:noProof/>
              <w:webHidden/>
            </w:rPr>
            <w:fldChar w:fldCharType="separate"/>
          </w:r>
          <w:ins w:id="89" w:author="J.-P. K." w:date="2016-01-04T12:24:00Z">
            <w:r>
              <w:rPr>
                <w:noProof/>
                <w:webHidden/>
              </w:rPr>
              <w:t>13</w:t>
            </w:r>
            <w:r>
              <w:rPr>
                <w:noProof/>
                <w:webHidden/>
              </w:rPr>
              <w:fldChar w:fldCharType="end"/>
            </w:r>
            <w:r w:rsidRPr="004552B5">
              <w:rPr>
                <w:rStyle w:val="Hyperlink"/>
                <w:noProof/>
              </w:rPr>
              <w:fldChar w:fldCharType="end"/>
            </w:r>
          </w:ins>
        </w:p>
        <w:p w14:paraId="454D8768" w14:textId="77777777" w:rsidR="00990673" w:rsidRDefault="00990673">
          <w:pPr>
            <w:pStyle w:val="Verzeichnis2"/>
            <w:tabs>
              <w:tab w:val="left" w:pos="880"/>
              <w:tab w:val="right" w:leader="dot" w:pos="9062"/>
            </w:tabs>
            <w:rPr>
              <w:ins w:id="90" w:author="J.-P. K." w:date="2016-01-04T12:24:00Z"/>
              <w:rFonts w:eastAsiaTheme="minorEastAsia"/>
              <w:noProof/>
              <w:lang w:eastAsia="de-DE"/>
            </w:rPr>
          </w:pPr>
          <w:ins w:id="91"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"_Toc439673632"</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4.1</w:t>
            </w:r>
            <w:r>
              <w:rPr>
                <w:rFonts w:eastAsiaTheme="minorEastAsia"/>
                <w:noProof/>
                <w:lang w:eastAsia="de-DE"/>
              </w:rPr>
              <w:tab/>
            </w:r>
            <w:r w:rsidRPr="004552B5">
              <w:rPr>
                <w:rStyle w:val="Hyperlink"/>
                <w:noProof/>
              </w:rPr>
              <w:t>Anwendungsfall Beschreibung</w:t>
            </w:r>
            <w:r>
              <w:rPr>
                <w:noProof/>
                <w:webHidden/>
              </w:rPr>
              <w:tab/>
            </w:r>
            <w:r>
              <w:rPr>
                <w:noProof/>
                <w:webHidden/>
              </w:rPr>
              <w:fldChar w:fldCharType="begin"/>
            </w:r>
            <w:r>
              <w:rPr>
                <w:noProof/>
                <w:webHidden/>
              </w:rPr>
              <w:instrText xml:space="preserve"> PAGEREF _Toc439673632 \h </w:instrText>
            </w:r>
            <w:r>
              <w:rPr>
                <w:noProof/>
                <w:webHidden/>
              </w:rPr>
            </w:r>
          </w:ins>
          <w:r>
            <w:rPr>
              <w:noProof/>
              <w:webHidden/>
            </w:rPr>
            <w:fldChar w:fldCharType="separate"/>
          </w:r>
          <w:ins w:id="92" w:author="J.-P. K." w:date="2016-01-04T12:24:00Z">
            <w:r>
              <w:rPr>
                <w:noProof/>
                <w:webHidden/>
              </w:rPr>
              <w:t>14</w:t>
            </w:r>
            <w:r>
              <w:rPr>
                <w:noProof/>
                <w:webHidden/>
              </w:rPr>
              <w:fldChar w:fldCharType="end"/>
            </w:r>
            <w:r w:rsidRPr="004552B5">
              <w:rPr>
                <w:rStyle w:val="Hyperlink"/>
                <w:noProof/>
              </w:rPr>
              <w:fldChar w:fldCharType="end"/>
            </w:r>
          </w:ins>
        </w:p>
        <w:p w14:paraId="4A5073A7" w14:textId="77777777" w:rsidR="00990673" w:rsidRDefault="00990673">
          <w:pPr>
            <w:pStyle w:val="Verzeichnis2"/>
            <w:tabs>
              <w:tab w:val="left" w:pos="880"/>
              <w:tab w:val="right" w:leader="dot" w:pos="9062"/>
            </w:tabs>
            <w:rPr>
              <w:ins w:id="93" w:author="J.-P. K." w:date="2016-01-04T12:24:00Z"/>
              <w:rFonts w:eastAsiaTheme="minorEastAsia"/>
              <w:noProof/>
              <w:lang w:eastAsia="de-DE"/>
            </w:rPr>
          </w:pPr>
          <w:ins w:id="94"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"_Toc439673633"</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4.2</w:t>
            </w:r>
            <w:r>
              <w:rPr>
                <w:rFonts w:eastAsiaTheme="minorEastAsia"/>
                <w:noProof/>
                <w:lang w:eastAsia="de-DE"/>
              </w:rPr>
              <w:tab/>
            </w:r>
            <w:r w:rsidRPr="004552B5">
              <w:rPr>
                <w:rStyle w:val="Hyperlink"/>
                <w:noProof/>
              </w:rPr>
              <w:t>Anwendungsfalldiagramm</w:t>
            </w:r>
            <w:r>
              <w:rPr>
                <w:noProof/>
                <w:webHidden/>
              </w:rPr>
              <w:tab/>
            </w:r>
            <w:r>
              <w:rPr>
                <w:noProof/>
                <w:webHidden/>
              </w:rPr>
              <w:fldChar w:fldCharType="begin"/>
            </w:r>
            <w:r>
              <w:rPr>
                <w:noProof/>
                <w:webHidden/>
              </w:rPr>
              <w:instrText xml:space="preserve"> PAGEREF _Toc439673633 \h </w:instrText>
            </w:r>
            <w:r>
              <w:rPr>
                <w:noProof/>
                <w:webHidden/>
              </w:rPr>
            </w:r>
          </w:ins>
          <w:r>
            <w:rPr>
              <w:noProof/>
              <w:webHidden/>
            </w:rPr>
            <w:fldChar w:fldCharType="separate"/>
          </w:r>
          <w:ins w:id="95" w:author="J.-P. K." w:date="2016-01-04T12:24:00Z">
            <w:r>
              <w:rPr>
                <w:noProof/>
                <w:webHidden/>
              </w:rPr>
              <w:t>14</w:t>
            </w:r>
            <w:r>
              <w:rPr>
                <w:noProof/>
                <w:webHidden/>
              </w:rPr>
              <w:fldChar w:fldCharType="end"/>
            </w:r>
            <w:r w:rsidRPr="004552B5">
              <w:rPr>
                <w:rStyle w:val="Hyperlink"/>
                <w:noProof/>
              </w:rPr>
              <w:fldChar w:fldCharType="end"/>
            </w:r>
          </w:ins>
        </w:p>
        <w:p w14:paraId="0B71A377" w14:textId="77777777" w:rsidR="00990673" w:rsidRDefault="00990673">
          <w:pPr>
            <w:pStyle w:val="Verzeichnis2"/>
            <w:tabs>
              <w:tab w:val="left" w:pos="880"/>
              <w:tab w:val="right" w:leader="dot" w:pos="9062"/>
            </w:tabs>
            <w:rPr>
              <w:ins w:id="96" w:author="J.-P. K." w:date="2016-01-04T12:24:00Z"/>
              <w:rFonts w:eastAsiaTheme="minorEastAsia"/>
              <w:noProof/>
              <w:lang w:eastAsia="de-DE"/>
            </w:rPr>
          </w:pPr>
          <w:ins w:id="97"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"_Toc439673634"</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4.3</w:t>
            </w:r>
            <w:r>
              <w:rPr>
                <w:rFonts w:eastAsiaTheme="minorEastAsia"/>
                <w:noProof/>
                <w:lang w:eastAsia="de-DE"/>
              </w:rPr>
              <w:tab/>
            </w:r>
            <w:r w:rsidRPr="004552B5">
              <w:rPr>
                <w:rStyle w:val="Hyperlink"/>
                <w:noProof/>
              </w:rPr>
              <w:t>Aktivitätsdiagramm</w:t>
            </w:r>
            <w:r>
              <w:rPr>
                <w:noProof/>
                <w:webHidden/>
              </w:rPr>
              <w:tab/>
            </w:r>
            <w:r>
              <w:rPr>
                <w:noProof/>
                <w:webHidden/>
              </w:rPr>
              <w:fldChar w:fldCharType="begin"/>
            </w:r>
            <w:r>
              <w:rPr>
                <w:noProof/>
                <w:webHidden/>
              </w:rPr>
              <w:instrText xml:space="preserve"> PAGEREF _Toc439673634 \h </w:instrText>
            </w:r>
            <w:r>
              <w:rPr>
                <w:noProof/>
                <w:webHidden/>
              </w:rPr>
            </w:r>
          </w:ins>
          <w:r>
            <w:rPr>
              <w:noProof/>
              <w:webHidden/>
            </w:rPr>
            <w:fldChar w:fldCharType="separate"/>
          </w:r>
          <w:ins w:id="98" w:author="J.-P. K." w:date="2016-01-04T12:24:00Z">
            <w:r>
              <w:rPr>
                <w:noProof/>
                <w:webHidden/>
              </w:rPr>
              <w:t>15</w:t>
            </w:r>
            <w:r>
              <w:rPr>
                <w:noProof/>
                <w:webHidden/>
              </w:rPr>
              <w:fldChar w:fldCharType="end"/>
            </w:r>
            <w:r w:rsidRPr="004552B5">
              <w:rPr>
                <w:rStyle w:val="Hyperlink"/>
                <w:noProof/>
              </w:rPr>
              <w:fldChar w:fldCharType="end"/>
            </w:r>
          </w:ins>
        </w:p>
        <w:p w14:paraId="2198BEE2" w14:textId="77777777" w:rsidR="00990673" w:rsidRDefault="00990673">
          <w:pPr>
            <w:pStyle w:val="Verzeichnis2"/>
            <w:tabs>
              <w:tab w:val="left" w:pos="880"/>
              <w:tab w:val="right" w:leader="dot" w:pos="9062"/>
            </w:tabs>
            <w:rPr>
              <w:ins w:id="99" w:author="J.-P. K." w:date="2016-01-04T12:24:00Z"/>
              <w:rFonts w:eastAsiaTheme="minorEastAsia"/>
              <w:noProof/>
              <w:lang w:eastAsia="de-DE"/>
            </w:rPr>
          </w:pPr>
          <w:ins w:id="100"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"_Toc439673635"</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4.4</w:t>
            </w:r>
            <w:r>
              <w:rPr>
                <w:rFonts w:eastAsiaTheme="minorEastAsia"/>
                <w:noProof/>
                <w:lang w:eastAsia="de-DE"/>
              </w:rPr>
              <w:tab/>
            </w:r>
            <w:r w:rsidRPr="004552B5">
              <w:rPr>
                <w:rStyle w:val="Hyperlink"/>
                <w:noProof/>
              </w:rPr>
              <w:t>Klassendiagramm</w:t>
            </w:r>
            <w:r>
              <w:rPr>
                <w:noProof/>
                <w:webHidden/>
              </w:rPr>
              <w:tab/>
            </w:r>
            <w:r>
              <w:rPr>
                <w:noProof/>
                <w:webHidden/>
              </w:rPr>
              <w:fldChar w:fldCharType="begin"/>
            </w:r>
            <w:r>
              <w:rPr>
                <w:noProof/>
                <w:webHidden/>
              </w:rPr>
              <w:instrText xml:space="preserve"> PAGEREF _Toc439673635 \h </w:instrText>
            </w:r>
            <w:r>
              <w:rPr>
                <w:noProof/>
                <w:webHidden/>
              </w:rPr>
            </w:r>
          </w:ins>
          <w:r>
            <w:rPr>
              <w:noProof/>
              <w:webHidden/>
            </w:rPr>
            <w:fldChar w:fldCharType="separate"/>
          </w:r>
          <w:ins w:id="101" w:author="J.-P. K." w:date="2016-01-04T12:24:00Z">
            <w:r>
              <w:rPr>
                <w:noProof/>
                <w:webHidden/>
              </w:rPr>
              <w:t>15</w:t>
            </w:r>
            <w:r>
              <w:rPr>
                <w:noProof/>
                <w:webHidden/>
              </w:rPr>
              <w:fldChar w:fldCharType="end"/>
            </w:r>
            <w:r w:rsidRPr="004552B5">
              <w:rPr>
                <w:rStyle w:val="Hyperlink"/>
                <w:noProof/>
              </w:rPr>
              <w:fldChar w:fldCharType="end"/>
            </w:r>
          </w:ins>
        </w:p>
        <w:p w14:paraId="7BDFB5D8" w14:textId="77777777" w:rsidR="00990673" w:rsidRDefault="00990673">
          <w:pPr>
            <w:pStyle w:val="Verzeichnis2"/>
            <w:tabs>
              <w:tab w:val="left" w:pos="880"/>
              <w:tab w:val="right" w:leader="dot" w:pos="9062"/>
            </w:tabs>
            <w:rPr>
              <w:ins w:id="102" w:author="J.-P. K." w:date="2016-01-04T12:24:00Z"/>
              <w:rFonts w:eastAsiaTheme="minorEastAsia"/>
              <w:noProof/>
              <w:lang w:eastAsia="de-DE"/>
            </w:rPr>
          </w:pPr>
          <w:ins w:id="103"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"_Toc439673636"</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4.5</w:t>
            </w:r>
            <w:r>
              <w:rPr>
                <w:rFonts w:eastAsiaTheme="minorEastAsia"/>
                <w:noProof/>
                <w:lang w:eastAsia="de-DE"/>
              </w:rPr>
              <w:tab/>
            </w:r>
            <w:r w:rsidRPr="004552B5">
              <w:rPr>
                <w:rStyle w:val="Hyperlink"/>
                <w:noProof/>
              </w:rPr>
              <w:t>Sequenzdiagramm</w:t>
            </w:r>
            <w:r>
              <w:rPr>
                <w:noProof/>
                <w:webHidden/>
              </w:rPr>
              <w:tab/>
            </w:r>
            <w:r>
              <w:rPr>
                <w:noProof/>
                <w:webHidden/>
              </w:rPr>
              <w:fldChar w:fldCharType="begin"/>
            </w:r>
            <w:r>
              <w:rPr>
                <w:noProof/>
                <w:webHidden/>
              </w:rPr>
              <w:instrText xml:space="preserve"> PAGEREF _Toc439673636 \h </w:instrText>
            </w:r>
            <w:r>
              <w:rPr>
                <w:noProof/>
                <w:webHidden/>
              </w:rPr>
            </w:r>
          </w:ins>
          <w:r>
            <w:rPr>
              <w:noProof/>
              <w:webHidden/>
            </w:rPr>
            <w:fldChar w:fldCharType="separate"/>
          </w:r>
          <w:ins w:id="104" w:author="J.-P. K." w:date="2016-01-04T12:24:00Z">
            <w:r>
              <w:rPr>
                <w:noProof/>
                <w:webHidden/>
              </w:rPr>
              <w:t>16</w:t>
            </w:r>
            <w:r>
              <w:rPr>
                <w:noProof/>
                <w:webHidden/>
              </w:rPr>
              <w:fldChar w:fldCharType="end"/>
            </w:r>
            <w:r w:rsidRPr="004552B5">
              <w:rPr>
                <w:rStyle w:val="Hyperlink"/>
                <w:noProof/>
              </w:rPr>
              <w:fldChar w:fldCharType="end"/>
            </w:r>
          </w:ins>
        </w:p>
        <w:p w14:paraId="50502630" w14:textId="77777777" w:rsidR="00990673" w:rsidRDefault="00990673">
          <w:pPr>
            <w:pStyle w:val="Verzeichnis2"/>
            <w:tabs>
              <w:tab w:val="left" w:pos="880"/>
              <w:tab w:val="right" w:leader="dot" w:pos="9062"/>
            </w:tabs>
            <w:rPr>
              <w:ins w:id="105" w:author="J.-P. K." w:date="2016-01-04T12:24:00Z"/>
              <w:rFonts w:eastAsiaTheme="minorEastAsia"/>
              <w:noProof/>
              <w:lang w:eastAsia="de-DE"/>
            </w:rPr>
          </w:pPr>
          <w:ins w:id="106" w:author="J.-P. K." w:date="2016-01-04T12:24:00Z">
            <w:r w:rsidRPr="004552B5">
              <w:rPr>
                <w:rStyle w:val="Hyperlink"/>
                <w:noProof/>
              </w:rPr>
              <w:lastRenderedPageBreak/>
              <w:fldChar w:fldCharType="begin"/>
            </w:r>
            <w:r w:rsidRPr="004552B5">
              <w:rPr>
                <w:rStyle w:val="Hyperlink"/>
                <w:noProof/>
              </w:rPr>
              <w:instrText xml:space="preserve"> </w:instrText>
            </w:r>
            <w:r>
              <w:rPr>
                <w:noProof/>
              </w:rPr>
              <w:instrText>HYPERLINK \l "_Toc439673637"</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4.6</w:t>
            </w:r>
            <w:r>
              <w:rPr>
                <w:rFonts w:eastAsiaTheme="minorEastAsia"/>
                <w:noProof/>
                <w:lang w:eastAsia="de-DE"/>
              </w:rPr>
              <w:tab/>
            </w:r>
            <w:r w:rsidRPr="004552B5">
              <w:rPr>
                <w:rStyle w:val="Hyperlink"/>
                <w:noProof/>
              </w:rPr>
              <w:t>Zustandsdiagramm</w:t>
            </w:r>
            <w:r>
              <w:rPr>
                <w:noProof/>
                <w:webHidden/>
              </w:rPr>
              <w:tab/>
            </w:r>
            <w:r>
              <w:rPr>
                <w:noProof/>
                <w:webHidden/>
              </w:rPr>
              <w:fldChar w:fldCharType="begin"/>
            </w:r>
            <w:r>
              <w:rPr>
                <w:noProof/>
                <w:webHidden/>
              </w:rPr>
              <w:instrText xml:space="preserve"> PAGEREF _Toc439673637 \h </w:instrText>
            </w:r>
            <w:r>
              <w:rPr>
                <w:noProof/>
                <w:webHidden/>
              </w:rPr>
            </w:r>
          </w:ins>
          <w:r>
            <w:rPr>
              <w:noProof/>
              <w:webHidden/>
            </w:rPr>
            <w:fldChar w:fldCharType="separate"/>
          </w:r>
          <w:ins w:id="107" w:author="J.-P. K." w:date="2016-01-04T12:24:00Z">
            <w:r>
              <w:rPr>
                <w:noProof/>
                <w:webHidden/>
              </w:rPr>
              <w:t>16</w:t>
            </w:r>
            <w:r>
              <w:rPr>
                <w:noProof/>
                <w:webHidden/>
              </w:rPr>
              <w:fldChar w:fldCharType="end"/>
            </w:r>
            <w:r w:rsidRPr="004552B5">
              <w:rPr>
                <w:rStyle w:val="Hyperlink"/>
                <w:noProof/>
              </w:rPr>
              <w:fldChar w:fldCharType="end"/>
            </w:r>
          </w:ins>
        </w:p>
        <w:p w14:paraId="2DD5F00E" w14:textId="77777777" w:rsidR="00990673" w:rsidRDefault="00990673">
          <w:pPr>
            <w:pStyle w:val="Verzeichnis2"/>
            <w:tabs>
              <w:tab w:val="left" w:pos="880"/>
              <w:tab w:val="right" w:leader="dot" w:pos="9062"/>
            </w:tabs>
            <w:rPr>
              <w:ins w:id="108" w:author="J.-P. K." w:date="2016-01-04T12:24:00Z"/>
              <w:rFonts w:eastAsiaTheme="minorEastAsia"/>
              <w:noProof/>
              <w:lang w:eastAsia="de-DE"/>
            </w:rPr>
          </w:pPr>
          <w:ins w:id="109"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"_Toc439673638"</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4.7</w:t>
            </w:r>
            <w:r>
              <w:rPr>
                <w:rFonts w:eastAsiaTheme="minorEastAsia"/>
                <w:noProof/>
                <w:lang w:eastAsia="de-DE"/>
              </w:rPr>
              <w:tab/>
            </w:r>
            <w:r w:rsidRPr="004552B5">
              <w:rPr>
                <w:rStyle w:val="Hyperlink"/>
                <w:noProof/>
              </w:rPr>
              <w:t>Auswertung der Diagramme</w:t>
            </w:r>
            <w:r>
              <w:rPr>
                <w:noProof/>
                <w:webHidden/>
              </w:rPr>
              <w:tab/>
            </w:r>
            <w:r>
              <w:rPr>
                <w:noProof/>
                <w:webHidden/>
              </w:rPr>
              <w:fldChar w:fldCharType="begin"/>
            </w:r>
            <w:r>
              <w:rPr>
                <w:noProof/>
                <w:webHidden/>
              </w:rPr>
              <w:instrText xml:space="preserve"> PAGEREF _Toc439673638 \h </w:instrText>
            </w:r>
            <w:r>
              <w:rPr>
                <w:noProof/>
                <w:webHidden/>
              </w:rPr>
            </w:r>
          </w:ins>
          <w:r>
            <w:rPr>
              <w:noProof/>
              <w:webHidden/>
            </w:rPr>
            <w:fldChar w:fldCharType="separate"/>
          </w:r>
          <w:ins w:id="110" w:author="J.-P. K." w:date="2016-01-04T12:24:00Z">
            <w:r>
              <w:rPr>
                <w:noProof/>
                <w:webHidden/>
              </w:rPr>
              <w:t>16</w:t>
            </w:r>
            <w:r>
              <w:rPr>
                <w:noProof/>
                <w:webHidden/>
              </w:rPr>
              <w:fldChar w:fldCharType="end"/>
            </w:r>
            <w:r w:rsidRPr="004552B5">
              <w:rPr>
                <w:rStyle w:val="Hyperlink"/>
                <w:noProof/>
              </w:rPr>
              <w:fldChar w:fldCharType="end"/>
            </w:r>
          </w:ins>
        </w:p>
        <w:p w14:paraId="03672327" w14:textId="77777777" w:rsidR="00990673" w:rsidRDefault="00990673">
          <w:pPr>
            <w:pStyle w:val="Verzeichnis2"/>
            <w:tabs>
              <w:tab w:val="left" w:pos="880"/>
              <w:tab w:val="right" w:leader="dot" w:pos="9062"/>
            </w:tabs>
            <w:rPr>
              <w:ins w:id="111" w:author="J.-P. K." w:date="2016-01-04T12:24:00Z"/>
              <w:rFonts w:eastAsiaTheme="minorEastAsia"/>
              <w:noProof/>
              <w:lang w:eastAsia="de-DE"/>
            </w:rPr>
          </w:pPr>
          <w:ins w:id="112"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"_Toc439673639"</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4.8</w:t>
            </w:r>
            <w:r>
              <w:rPr>
                <w:rFonts w:eastAsiaTheme="minorEastAsia"/>
                <w:noProof/>
                <w:lang w:eastAsia="de-DE"/>
              </w:rPr>
              <w:tab/>
            </w:r>
            <w:r w:rsidRPr="004552B5">
              <w:rPr>
                <w:rStyle w:val="Hyperlink"/>
                <w:noProof/>
              </w:rPr>
              <w:t>Auswahl des Vorgehensmodells und Umsetzung</w:t>
            </w:r>
            <w:r>
              <w:rPr>
                <w:noProof/>
                <w:webHidden/>
              </w:rPr>
              <w:tab/>
            </w:r>
            <w:r>
              <w:rPr>
                <w:noProof/>
                <w:webHidden/>
              </w:rPr>
              <w:fldChar w:fldCharType="begin"/>
            </w:r>
            <w:r>
              <w:rPr>
                <w:noProof/>
                <w:webHidden/>
              </w:rPr>
              <w:instrText xml:space="preserve"> PAGEREF _Toc439673639 \h </w:instrText>
            </w:r>
            <w:r>
              <w:rPr>
                <w:noProof/>
                <w:webHidden/>
              </w:rPr>
            </w:r>
          </w:ins>
          <w:r>
            <w:rPr>
              <w:noProof/>
              <w:webHidden/>
            </w:rPr>
            <w:fldChar w:fldCharType="separate"/>
          </w:r>
          <w:ins w:id="113" w:author="J.-P. K." w:date="2016-01-04T12:24:00Z">
            <w:r>
              <w:rPr>
                <w:noProof/>
                <w:webHidden/>
              </w:rPr>
              <w:t>16</w:t>
            </w:r>
            <w:r>
              <w:rPr>
                <w:noProof/>
                <w:webHidden/>
              </w:rPr>
              <w:fldChar w:fldCharType="end"/>
            </w:r>
            <w:r w:rsidRPr="004552B5">
              <w:rPr>
                <w:rStyle w:val="Hyperlink"/>
                <w:noProof/>
              </w:rPr>
              <w:fldChar w:fldCharType="end"/>
            </w:r>
          </w:ins>
        </w:p>
        <w:p w14:paraId="26BC4F62" w14:textId="77777777" w:rsidR="00990673" w:rsidRDefault="00990673">
          <w:pPr>
            <w:pStyle w:val="Verzeichnis2"/>
            <w:tabs>
              <w:tab w:val="left" w:pos="880"/>
              <w:tab w:val="right" w:leader="dot" w:pos="9062"/>
            </w:tabs>
            <w:rPr>
              <w:ins w:id="114" w:author="J.-P. K." w:date="2016-01-04T12:24:00Z"/>
              <w:rFonts w:eastAsiaTheme="minorEastAsia"/>
              <w:noProof/>
              <w:lang w:eastAsia="de-DE"/>
            </w:rPr>
          </w:pPr>
          <w:ins w:id="115"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"_Toc439673640"</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4.9</w:t>
            </w:r>
            <w:r>
              <w:rPr>
                <w:rFonts w:eastAsiaTheme="minorEastAsia"/>
                <w:noProof/>
                <w:lang w:eastAsia="de-DE"/>
              </w:rPr>
              <w:tab/>
            </w:r>
            <w:r w:rsidRPr="004552B5">
              <w:rPr>
                <w:rStyle w:val="Hyperlink"/>
                <w:noProof/>
              </w:rPr>
              <w:t>Auswahl der Architektur und Umsetzung</w:t>
            </w:r>
            <w:r>
              <w:rPr>
                <w:noProof/>
                <w:webHidden/>
              </w:rPr>
              <w:tab/>
            </w:r>
            <w:r>
              <w:rPr>
                <w:noProof/>
                <w:webHidden/>
              </w:rPr>
              <w:fldChar w:fldCharType="begin"/>
            </w:r>
            <w:r>
              <w:rPr>
                <w:noProof/>
                <w:webHidden/>
              </w:rPr>
              <w:instrText xml:space="preserve"> PAGEREF _Toc439673640 \h </w:instrText>
            </w:r>
            <w:r>
              <w:rPr>
                <w:noProof/>
                <w:webHidden/>
              </w:rPr>
            </w:r>
          </w:ins>
          <w:r>
            <w:rPr>
              <w:noProof/>
              <w:webHidden/>
            </w:rPr>
            <w:fldChar w:fldCharType="separate"/>
          </w:r>
          <w:ins w:id="116" w:author="J.-P. K." w:date="2016-01-04T12:24:00Z">
            <w:r>
              <w:rPr>
                <w:noProof/>
                <w:webHidden/>
              </w:rPr>
              <w:t>17</w:t>
            </w:r>
            <w:r>
              <w:rPr>
                <w:noProof/>
                <w:webHidden/>
              </w:rPr>
              <w:fldChar w:fldCharType="end"/>
            </w:r>
            <w:r w:rsidRPr="004552B5">
              <w:rPr>
                <w:rStyle w:val="Hyperlink"/>
                <w:noProof/>
              </w:rPr>
              <w:fldChar w:fldCharType="end"/>
            </w:r>
          </w:ins>
        </w:p>
        <w:p w14:paraId="213E2FA1" w14:textId="77777777" w:rsidR="00990673" w:rsidRDefault="00990673">
          <w:pPr>
            <w:pStyle w:val="Verzeichnis3"/>
            <w:tabs>
              <w:tab w:val="left" w:pos="1320"/>
              <w:tab w:val="right" w:leader="dot" w:pos="9062"/>
            </w:tabs>
            <w:rPr>
              <w:ins w:id="117" w:author="J.-P. K." w:date="2016-01-04T12:24:00Z"/>
              <w:rFonts w:eastAsiaTheme="minorEastAsia"/>
              <w:noProof/>
              <w:lang w:eastAsia="de-DE"/>
            </w:rPr>
          </w:pPr>
          <w:ins w:id="118"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"_Toc439673641"</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lang w:val="en-US"/>
              </w:rPr>
              <w:t>4.9.1</w:t>
            </w:r>
            <w:r>
              <w:rPr>
                <w:rFonts w:eastAsiaTheme="minorEastAsia"/>
                <w:noProof/>
                <w:lang w:eastAsia="de-DE"/>
              </w:rPr>
              <w:tab/>
            </w:r>
            <w:r w:rsidRPr="004552B5">
              <w:rPr>
                <w:rStyle w:val="Hyperlink"/>
                <w:noProof/>
                <w:lang w:val="en-US"/>
              </w:rPr>
              <w:t>Architecture</w:t>
            </w:r>
            <w:r>
              <w:rPr>
                <w:noProof/>
                <w:webHidden/>
              </w:rPr>
              <w:tab/>
            </w:r>
            <w:r>
              <w:rPr>
                <w:noProof/>
                <w:webHidden/>
              </w:rPr>
              <w:fldChar w:fldCharType="begin"/>
            </w:r>
            <w:r>
              <w:rPr>
                <w:noProof/>
                <w:webHidden/>
              </w:rPr>
              <w:instrText xml:space="preserve"> PAGEREF _Toc439673641 \h </w:instrText>
            </w:r>
            <w:r>
              <w:rPr>
                <w:noProof/>
                <w:webHidden/>
              </w:rPr>
            </w:r>
          </w:ins>
          <w:r>
            <w:rPr>
              <w:noProof/>
              <w:webHidden/>
            </w:rPr>
            <w:fldChar w:fldCharType="separate"/>
          </w:r>
          <w:ins w:id="119" w:author="J.-P. K." w:date="2016-01-04T12:24:00Z">
            <w:r>
              <w:rPr>
                <w:noProof/>
                <w:webHidden/>
              </w:rPr>
              <w:t>17</w:t>
            </w:r>
            <w:r>
              <w:rPr>
                <w:noProof/>
                <w:webHidden/>
              </w:rPr>
              <w:fldChar w:fldCharType="end"/>
            </w:r>
            <w:r w:rsidRPr="004552B5">
              <w:rPr>
                <w:rStyle w:val="Hyperlink"/>
                <w:noProof/>
              </w:rPr>
              <w:fldChar w:fldCharType="end"/>
            </w:r>
          </w:ins>
        </w:p>
        <w:p w14:paraId="69B602D6" w14:textId="77777777" w:rsidR="00990673" w:rsidRDefault="00990673">
          <w:pPr>
            <w:pStyle w:val="Verzeichnis3"/>
            <w:tabs>
              <w:tab w:val="left" w:pos="1320"/>
              <w:tab w:val="right" w:leader="dot" w:pos="9062"/>
            </w:tabs>
            <w:rPr>
              <w:ins w:id="120" w:author="J.-P. K." w:date="2016-01-04T12:24:00Z"/>
              <w:rFonts w:eastAsiaTheme="minorEastAsia"/>
              <w:noProof/>
              <w:lang w:eastAsia="de-DE"/>
            </w:rPr>
          </w:pPr>
          <w:ins w:id="121"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"_Toc439673642"</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lang w:val="en-US"/>
              </w:rPr>
              <w:t>4.9.2</w:t>
            </w:r>
            <w:r>
              <w:rPr>
                <w:rFonts w:eastAsiaTheme="minorEastAsia"/>
                <w:noProof/>
                <w:lang w:eastAsia="de-DE"/>
              </w:rPr>
              <w:tab/>
            </w:r>
            <w:r w:rsidRPr="004552B5">
              <w:rPr>
                <w:rStyle w:val="Hyperlink"/>
                <w:noProof/>
              </w:rPr>
              <w:t>Security</w:t>
            </w:r>
            <w:r>
              <w:rPr>
                <w:noProof/>
                <w:webHidden/>
              </w:rPr>
              <w:tab/>
            </w:r>
            <w:r>
              <w:rPr>
                <w:noProof/>
                <w:webHidden/>
              </w:rPr>
              <w:fldChar w:fldCharType="begin"/>
            </w:r>
            <w:r>
              <w:rPr>
                <w:noProof/>
                <w:webHidden/>
              </w:rPr>
              <w:instrText xml:space="preserve"> PAGEREF _Toc439673642 \h </w:instrText>
            </w:r>
            <w:r>
              <w:rPr>
                <w:noProof/>
                <w:webHidden/>
              </w:rPr>
            </w:r>
          </w:ins>
          <w:r>
            <w:rPr>
              <w:noProof/>
              <w:webHidden/>
            </w:rPr>
            <w:fldChar w:fldCharType="separate"/>
          </w:r>
          <w:ins w:id="122" w:author="J.-P. K." w:date="2016-01-04T12:24:00Z">
            <w:r>
              <w:rPr>
                <w:noProof/>
                <w:webHidden/>
              </w:rPr>
              <w:t>17</w:t>
            </w:r>
            <w:r>
              <w:rPr>
                <w:noProof/>
                <w:webHidden/>
              </w:rPr>
              <w:fldChar w:fldCharType="end"/>
            </w:r>
            <w:r w:rsidRPr="004552B5">
              <w:rPr>
                <w:rStyle w:val="Hyperlink"/>
                <w:noProof/>
              </w:rPr>
              <w:fldChar w:fldCharType="end"/>
            </w:r>
          </w:ins>
        </w:p>
        <w:p w14:paraId="0697B34C" w14:textId="77777777" w:rsidR="00990673" w:rsidRDefault="00990673">
          <w:pPr>
            <w:pStyle w:val="Verzeichnis3"/>
            <w:tabs>
              <w:tab w:val="left" w:pos="1320"/>
              <w:tab w:val="right" w:leader="dot" w:pos="9062"/>
            </w:tabs>
            <w:rPr>
              <w:ins w:id="123" w:author="J.-P. K." w:date="2016-01-04T12:24:00Z"/>
              <w:rFonts w:eastAsiaTheme="minorEastAsia"/>
              <w:noProof/>
              <w:lang w:eastAsia="de-DE"/>
            </w:rPr>
          </w:pPr>
          <w:ins w:id="124"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"_Toc439673643"</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4.9.3</w:t>
            </w:r>
            <w:r>
              <w:rPr>
                <w:rFonts w:eastAsiaTheme="minorEastAsia"/>
                <w:noProof/>
                <w:lang w:eastAsia="de-DE"/>
              </w:rPr>
              <w:tab/>
            </w:r>
            <w:r w:rsidRPr="004552B5">
              <w:rPr>
                <w:rStyle w:val="Hyperlink"/>
                <w:noProof/>
              </w:rPr>
              <w:t>Allgemeines zu 3-Tier-Architektur</w:t>
            </w:r>
            <w:r>
              <w:rPr>
                <w:noProof/>
                <w:webHidden/>
              </w:rPr>
              <w:tab/>
            </w:r>
            <w:r>
              <w:rPr>
                <w:noProof/>
                <w:webHidden/>
              </w:rPr>
              <w:fldChar w:fldCharType="begin"/>
            </w:r>
            <w:r>
              <w:rPr>
                <w:noProof/>
                <w:webHidden/>
              </w:rPr>
              <w:instrText xml:space="preserve"> PAGEREF _Toc439673643 \h </w:instrText>
            </w:r>
            <w:r>
              <w:rPr>
                <w:noProof/>
                <w:webHidden/>
              </w:rPr>
            </w:r>
          </w:ins>
          <w:r>
            <w:rPr>
              <w:noProof/>
              <w:webHidden/>
            </w:rPr>
            <w:fldChar w:fldCharType="separate"/>
          </w:r>
          <w:ins w:id="125" w:author="J.-P. K." w:date="2016-01-04T12:24:00Z">
            <w:r>
              <w:rPr>
                <w:noProof/>
                <w:webHidden/>
              </w:rPr>
              <w:t>17</w:t>
            </w:r>
            <w:r>
              <w:rPr>
                <w:noProof/>
                <w:webHidden/>
              </w:rPr>
              <w:fldChar w:fldCharType="end"/>
            </w:r>
            <w:r w:rsidRPr="004552B5">
              <w:rPr>
                <w:rStyle w:val="Hyperlink"/>
                <w:noProof/>
              </w:rPr>
              <w:fldChar w:fldCharType="end"/>
            </w:r>
          </w:ins>
        </w:p>
        <w:p w14:paraId="04C61F23" w14:textId="77777777" w:rsidR="00990673" w:rsidRDefault="00990673">
          <w:pPr>
            <w:pStyle w:val="Verzeichnis2"/>
            <w:tabs>
              <w:tab w:val="left" w:pos="880"/>
              <w:tab w:val="right" w:leader="dot" w:pos="9062"/>
            </w:tabs>
            <w:rPr>
              <w:ins w:id="126" w:author="J.-P. K." w:date="2016-01-04T12:24:00Z"/>
              <w:rFonts w:eastAsiaTheme="minorEastAsia"/>
              <w:noProof/>
              <w:lang w:eastAsia="de-DE"/>
            </w:rPr>
          </w:pPr>
          <w:ins w:id="127"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"_Toc439673644"</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4.10</w:t>
            </w:r>
            <w:r>
              <w:rPr>
                <w:rFonts w:eastAsiaTheme="minorEastAsia"/>
                <w:noProof/>
                <w:lang w:eastAsia="de-DE"/>
              </w:rPr>
              <w:tab/>
            </w:r>
            <w:r w:rsidRPr="004552B5">
              <w:rPr>
                <w:rStyle w:val="Hyperlink"/>
                <w:noProof/>
              </w:rPr>
              <w:t>Auswahl der Versionsverwaltung und Umsetzung</w:t>
            </w:r>
            <w:r>
              <w:rPr>
                <w:noProof/>
                <w:webHidden/>
              </w:rPr>
              <w:tab/>
            </w:r>
            <w:r>
              <w:rPr>
                <w:noProof/>
                <w:webHidden/>
              </w:rPr>
              <w:fldChar w:fldCharType="begin"/>
            </w:r>
            <w:r>
              <w:rPr>
                <w:noProof/>
                <w:webHidden/>
              </w:rPr>
              <w:instrText xml:space="preserve"> PAGEREF _Toc439673644 \h </w:instrText>
            </w:r>
            <w:r>
              <w:rPr>
                <w:noProof/>
                <w:webHidden/>
              </w:rPr>
            </w:r>
          </w:ins>
          <w:r>
            <w:rPr>
              <w:noProof/>
              <w:webHidden/>
            </w:rPr>
            <w:fldChar w:fldCharType="separate"/>
          </w:r>
          <w:ins w:id="128" w:author="J.-P. K." w:date="2016-01-04T12:24:00Z">
            <w:r>
              <w:rPr>
                <w:noProof/>
                <w:webHidden/>
              </w:rPr>
              <w:t>18</w:t>
            </w:r>
            <w:r>
              <w:rPr>
                <w:noProof/>
                <w:webHidden/>
              </w:rPr>
              <w:fldChar w:fldCharType="end"/>
            </w:r>
            <w:r w:rsidRPr="004552B5">
              <w:rPr>
                <w:rStyle w:val="Hyperlink"/>
                <w:noProof/>
              </w:rPr>
              <w:fldChar w:fldCharType="end"/>
            </w:r>
          </w:ins>
        </w:p>
        <w:p w14:paraId="3FA541DB" w14:textId="77777777" w:rsidR="00990673" w:rsidRDefault="00990673">
          <w:pPr>
            <w:pStyle w:val="Verzeichnis2"/>
            <w:tabs>
              <w:tab w:val="left" w:pos="880"/>
              <w:tab w:val="right" w:leader="dot" w:pos="9062"/>
            </w:tabs>
            <w:rPr>
              <w:ins w:id="129" w:author="J.-P. K." w:date="2016-01-04T12:24:00Z"/>
              <w:rFonts w:eastAsiaTheme="minorEastAsia"/>
              <w:noProof/>
              <w:lang w:eastAsia="de-DE"/>
            </w:rPr>
          </w:pPr>
          <w:ins w:id="130"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"_Toc439673645"</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4.11</w:t>
            </w:r>
            <w:r>
              <w:rPr>
                <w:rFonts w:eastAsiaTheme="minorEastAsia"/>
                <w:noProof/>
                <w:lang w:eastAsia="de-DE"/>
              </w:rPr>
              <w:tab/>
            </w:r>
            <w:r w:rsidRPr="004552B5">
              <w:rPr>
                <w:rStyle w:val="Hyperlink"/>
                <w:noProof/>
              </w:rPr>
              <w:t>Installationshandbuch</w:t>
            </w:r>
            <w:r>
              <w:rPr>
                <w:noProof/>
                <w:webHidden/>
              </w:rPr>
              <w:tab/>
            </w:r>
            <w:r>
              <w:rPr>
                <w:noProof/>
                <w:webHidden/>
              </w:rPr>
              <w:fldChar w:fldCharType="begin"/>
            </w:r>
            <w:r>
              <w:rPr>
                <w:noProof/>
                <w:webHidden/>
              </w:rPr>
              <w:instrText xml:space="preserve"> PAGEREF _Toc439673645 \h </w:instrText>
            </w:r>
            <w:r>
              <w:rPr>
                <w:noProof/>
                <w:webHidden/>
              </w:rPr>
            </w:r>
          </w:ins>
          <w:r>
            <w:rPr>
              <w:noProof/>
              <w:webHidden/>
            </w:rPr>
            <w:fldChar w:fldCharType="separate"/>
          </w:r>
          <w:ins w:id="131" w:author="J.-P. K." w:date="2016-01-04T12:24:00Z">
            <w:r>
              <w:rPr>
                <w:noProof/>
                <w:webHidden/>
              </w:rPr>
              <w:t>18</w:t>
            </w:r>
            <w:r>
              <w:rPr>
                <w:noProof/>
                <w:webHidden/>
              </w:rPr>
              <w:fldChar w:fldCharType="end"/>
            </w:r>
            <w:r w:rsidRPr="004552B5">
              <w:rPr>
                <w:rStyle w:val="Hyperlink"/>
                <w:noProof/>
              </w:rPr>
              <w:fldChar w:fldCharType="end"/>
            </w:r>
          </w:ins>
        </w:p>
        <w:p w14:paraId="41DC349E" w14:textId="77777777" w:rsidR="00990673" w:rsidRDefault="00990673">
          <w:pPr>
            <w:pStyle w:val="Verzeichnis2"/>
            <w:tabs>
              <w:tab w:val="left" w:pos="880"/>
              <w:tab w:val="right" w:leader="dot" w:pos="9062"/>
            </w:tabs>
            <w:rPr>
              <w:ins w:id="132" w:author="J.-P. K." w:date="2016-01-04T12:24:00Z"/>
              <w:rFonts w:eastAsiaTheme="minorEastAsia"/>
              <w:noProof/>
              <w:lang w:eastAsia="de-DE"/>
            </w:rPr>
          </w:pPr>
          <w:ins w:id="133"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"_Toc439673646"</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4.12</w:t>
            </w:r>
            <w:r>
              <w:rPr>
                <w:rFonts w:eastAsiaTheme="minorEastAsia"/>
                <w:noProof/>
                <w:lang w:eastAsia="de-DE"/>
              </w:rPr>
              <w:tab/>
            </w:r>
            <w:r w:rsidRPr="004552B5">
              <w:rPr>
                <w:rStyle w:val="Hyperlink"/>
                <w:noProof/>
              </w:rPr>
              <w:t>Benutzerhandbuch</w:t>
            </w:r>
            <w:r>
              <w:rPr>
                <w:noProof/>
                <w:webHidden/>
              </w:rPr>
              <w:tab/>
            </w:r>
            <w:r>
              <w:rPr>
                <w:noProof/>
                <w:webHidden/>
              </w:rPr>
              <w:fldChar w:fldCharType="begin"/>
            </w:r>
            <w:r>
              <w:rPr>
                <w:noProof/>
                <w:webHidden/>
              </w:rPr>
              <w:instrText xml:space="preserve"> PAGEREF _Toc439673646 \h </w:instrText>
            </w:r>
            <w:r>
              <w:rPr>
                <w:noProof/>
                <w:webHidden/>
              </w:rPr>
            </w:r>
          </w:ins>
          <w:r>
            <w:rPr>
              <w:noProof/>
              <w:webHidden/>
            </w:rPr>
            <w:fldChar w:fldCharType="separate"/>
          </w:r>
          <w:ins w:id="134" w:author="J.-P. K." w:date="2016-01-04T12:24:00Z">
            <w:r>
              <w:rPr>
                <w:noProof/>
                <w:webHidden/>
              </w:rPr>
              <w:t>18</w:t>
            </w:r>
            <w:r>
              <w:rPr>
                <w:noProof/>
                <w:webHidden/>
              </w:rPr>
              <w:fldChar w:fldCharType="end"/>
            </w:r>
            <w:r w:rsidRPr="004552B5">
              <w:rPr>
                <w:rStyle w:val="Hyperlink"/>
                <w:noProof/>
              </w:rPr>
              <w:fldChar w:fldCharType="end"/>
            </w:r>
          </w:ins>
        </w:p>
        <w:p w14:paraId="37DB64DF" w14:textId="77777777" w:rsidR="00990673" w:rsidRDefault="00990673">
          <w:pPr>
            <w:pStyle w:val="Verzeichnis1"/>
            <w:tabs>
              <w:tab w:val="left" w:pos="440"/>
              <w:tab w:val="right" w:leader="dot" w:pos="9062"/>
            </w:tabs>
            <w:rPr>
              <w:ins w:id="135" w:author="J.-P. K." w:date="2016-01-04T12:24:00Z"/>
              <w:rFonts w:eastAsiaTheme="minorEastAsia"/>
              <w:noProof/>
              <w:lang w:eastAsia="de-DE"/>
            </w:rPr>
          </w:pPr>
          <w:ins w:id="136"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"_Toc439673647"</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5</w:t>
            </w:r>
            <w:r>
              <w:rPr>
                <w:rFonts w:eastAsiaTheme="minorEastAsia"/>
                <w:noProof/>
                <w:lang w:eastAsia="de-DE"/>
              </w:rPr>
              <w:tab/>
            </w:r>
            <w:r w:rsidRPr="004552B5">
              <w:rPr>
                <w:rStyle w:val="Hyperlink"/>
                <w:noProof/>
              </w:rPr>
              <w:t>Anhang</w:t>
            </w:r>
            <w:r>
              <w:rPr>
                <w:noProof/>
                <w:webHidden/>
              </w:rPr>
              <w:tab/>
            </w:r>
            <w:r>
              <w:rPr>
                <w:noProof/>
                <w:webHidden/>
              </w:rPr>
              <w:fldChar w:fldCharType="begin"/>
            </w:r>
            <w:r>
              <w:rPr>
                <w:noProof/>
                <w:webHidden/>
              </w:rPr>
              <w:instrText xml:space="preserve"> PAGEREF _Toc439673647 \h </w:instrText>
            </w:r>
            <w:r>
              <w:rPr>
                <w:noProof/>
                <w:webHidden/>
              </w:rPr>
            </w:r>
          </w:ins>
          <w:r>
            <w:rPr>
              <w:noProof/>
              <w:webHidden/>
            </w:rPr>
            <w:fldChar w:fldCharType="separate"/>
          </w:r>
          <w:ins w:id="137" w:author="J.-P. K." w:date="2016-01-04T12:24:00Z">
            <w:r>
              <w:rPr>
                <w:noProof/>
                <w:webHidden/>
              </w:rPr>
              <w:t>18</w:t>
            </w:r>
            <w:r>
              <w:rPr>
                <w:noProof/>
                <w:webHidden/>
              </w:rPr>
              <w:fldChar w:fldCharType="end"/>
            </w:r>
            <w:r w:rsidRPr="004552B5">
              <w:rPr>
                <w:rStyle w:val="Hyperlink"/>
                <w:noProof/>
              </w:rPr>
              <w:fldChar w:fldCharType="end"/>
            </w:r>
          </w:ins>
        </w:p>
        <w:p w14:paraId="76B97FD2" w14:textId="77777777" w:rsidR="00990673" w:rsidRDefault="00990673">
          <w:pPr>
            <w:pStyle w:val="Verzeichnis1"/>
            <w:tabs>
              <w:tab w:val="left" w:pos="440"/>
              <w:tab w:val="right" w:leader="dot" w:pos="9062"/>
            </w:tabs>
            <w:rPr>
              <w:ins w:id="138" w:author="J.-P. K." w:date="2016-01-04T12:24:00Z"/>
              <w:rFonts w:eastAsiaTheme="minorEastAsia"/>
              <w:noProof/>
              <w:lang w:eastAsia="de-DE"/>
            </w:rPr>
          </w:pPr>
          <w:ins w:id="139" w:author="J.-P. K." w:date="2016-01-04T12:24:00Z">
            <w:r w:rsidRPr="004552B5">
              <w:rPr>
                <w:rStyle w:val="Hyperlink"/>
                <w:noProof/>
              </w:rPr>
              <w:fldChar w:fldCharType="begin"/>
            </w:r>
            <w:r w:rsidRPr="004552B5">
              <w:rPr>
                <w:rStyle w:val="Hyperlink"/>
                <w:noProof/>
              </w:rPr>
              <w:instrText xml:space="preserve"> </w:instrText>
            </w:r>
            <w:r>
              <w:rPr>
                <w:noProof/>
              </w:rPr>
              <w:instrText>HYPERLINK \l "_Toc439673648"</w:instrText>
            </w:r>
            <w:r w:rsidRPr="004552B5">
              <w:rPr>
                <w:rStyle w:val="Hyperlink"/>
                <w:noProof/>
              </w:rPr>
              <w:instrText xml:space="preserve"> </w:instrText>
            </w:r>
            <w:r w:rsidRPr="004552B5">
              <w:rPr>
                <w:rStyle w:val="Hyperlink"/>
                <w:noProof/>
              </w:rPr>
            </w:r>
            <w:r w:rsidRPr="004552B5">
              <w:rPr>
                <w:rStyle w:val="Hyperlink"/>
                <w:noProof/>
              </w:rPr>
              <w:fldChar w:fldCharType="separate"/>
            </w:r>
            <w:r w:rsidRPr="004552B5">
              <w:rPr>
                <w:rStyle w:val="Hyperlink"/>
                <w:noProof/>
              </w:rPr>
              <w:t>6</w:t>
            </w:r>
            <w:r>
              <w:rPr>
                <w:rFonts w:eastAsiaTheme="minorEastAsia"/>
                <w:noProof/>
                <w:lang w:eastAsia="de-DE"/>
              </w:rPr>
              <w:tab/>
            </w:r>
            <w:r w:rsidRPr="004552B5">
              <w:rPr>
                <w:rStyle w:val="Hyperlink"/>
                <w:noProof/>
              </w:rPr>
              <w:t>Literaturverzeichnis</w:t>
            </w:r>
            <w:r>
              <w:rPr>
                <w:noProof/>
                <w:webHidden/>
              </w:rPr>
              <w:tab/>
            </w:r>
            <w:r>
              <w:rPr>
                <w:noProof/>
                <w:webHidden/>
              </w:rPr>
              <w:fldChar w:fldCharType="begin"/>
            </w:r>
            <w:r>
              <w:rPr>
                <w:noProof/>
                <w:webHidden/>
              </w:rPr>
              <w:instrText xml:space="preserve"> PAGEREF _Toc439673648 \h </w:instrText>
            </w:r>
            <w:r>
              <w:rPr>
                <w:noProof/>
                <w:webHidden/>
              </w:rPr>
            </w:r>
          </w:ins>
          <w:r>
            <w:rPr>
              <w:noProof/>
              <w:webHidden/>
            </w:rPr>
            <w:fldChar w:fldCharType="separate"/>
          </w:r>
          <w:ins w:id="140" w:author="J.-P. K." w:date="2016-01-04T12:24:00Z">
            <w:r>
              <w:rPr>
                <w:noProof/>
                <w:webHidden/>
              </w:rPr>
              <w:t>20</w:t>
            </w:r>
            <w:r>
              <w:rPr>
                <w:noProof/>
                <w:webHidden/>
              </w:rPr>
              <w:fldChar w:fldCharType="end"/>
            </w:r>
            <w:r w:rsidRPr="004552B5">
              <w:rPr>
                <w:rStyle w:val="Hyperlink"/>
                <w:noProof/>
              </w:rPr>
              <w:fldChar w:fldCharType="end"/>
            </w:r>
          </w:ins>
        </w:p>
        <w:p w14:paraId="4379115D" w14:textId="77777777" w:rsidR="005E0428" w:rsidDel="00990673" w:rsidRDefault="005E0428">
          <w:pPr>
            <w:pStyle w:val="Verzeichnis1"/>
            <w:tabs>
              <w:tab w:val="left" w:pos="440"/>
              <w:tab w:val="right" w:leader="dot" w:pos="9062"/>
            </w:tabs>
            <w:rPr>
              <w:del w:id="141" w:author="J.-P. K." w:date="2016-01-04T12:24:00Z"/>
              <w:rFonts w:eastAsiaTheme="minorEastAsia"/>
              <w:noProof/>
              <w:lang w:eastAsia="de-DE"/>
            </w:rPr>
          </w:pPr>
          <w:del w:id="142" w:author="J.-P. K." w:date="2016-01-04T12:24:00Z">
            <w:r w:rsidRPr="00990673" w:rsidDel="00990673">
              <w:rPr>
                <w:noProof/>
                <w:rPrChange w:id="143" w:author="J.-P. K." w:date="2016-01-04T12:24:00Z">
                  <w:rPr>
                    <w:rStyle w:val="Hyperlink"/>
                    <w:noProof/>
                  </w:rPr>
                </w:rPrChange>
              </w:rPr>
              <w:delText>1</w:delText>
            </w:r>
            <w:r w:rsidDel="00990673">
              <w:rPr>
                <w:rFonts w:eastAsiaTheme="minorEastAsia"/>
                <w:noProof/>
                <w:lang w:eastAsia="de-DE"/>
              </w:rPr>
              <w:tab/>
            </w:r>
            <w:r w:rsidRPr="00990673" w:rsidDel="00990673">
              <w:rPr>
                <w:noProof/>
                <w:rPrChange w:id="144" w:author="J.-P. K." w:date="2016-01-04T12:24:00Z">
                  <w:rPr>
                    <w:rStyle w:val="Hyperlink"/>
                    <w:noProof/>
                  </w:rPr>
                </w:rPrChange>
              </w:rPr>
              <w:delText>Projektbeschreibung</w:delText>
            </w:r>
            <w:r w:rsidDel="00990673">
              <w:rPr>
                <w:noProof/>
                <w:webHidden/>
              </w:rPr>
              <w:tab/>
              <w:delText>4</w:delText>
            </w:r>
          </w:del>
        </w:p>
        <w:p w14:paraId="169BE70B" w14:textId="77777777" w:rsidR="005E0428" w:rsidDel="00990673" w:rsidRDefault="005E0428">
          <w:pPr>
            <w:pStyle w:val="Verzeichnis2"/>
            <w:tabs>
              <w:tab w:val="left" w:pos="880"/>
              <w:tab w:val="right" w:leader="dot" w:pos="9062"/>
            </w:tabs>
            <w:rPr>
              <w:del w:id="145" w:author="J.-P. K." w:date="2016-01-04T12:24:00Z"/>
              <w:rFonts w:eastAsiaTheme="minorEastAsia"/>
              <w:noProof/>
              <w:lang w:eastAsia="de-DE"/>
            </w:rPr>
          </w:pPr>
          <w:del w:id="146" w:author="J.-P. K." w:date="2016-01-04T12:24:00Z">
            <w:r w:rsidRPr="00990673" w:rsidDel="00990673">
              <w:rPr>
                <w:noProof/>
                <w:rPrChange w:id="147" w:author="J.-P. K." w:date="2016-01-04T12:24:00Z">
                  <w:rPr>
                    <w:rStyle w:val="Hyperlink"/>
                    <w:noProof/>
                  </w:rPr>
                </w:rPrChange>
              </w:rPr>
              <w:delText>1.1</w:delText>
            </w:r>
            <w:r w:rsidDel="00990673">
              <w:rPr>
                <w:rFonts w:eastAsiaTheme="minorEastAsia"/>
                <w:noProof/>
                <w:lang w:eastAsia="de-DE"/>
              </w:rPr>
              <w:tab/>
            </w:r>
            <w:r w:rsidRPr="00990673" w:rsidDel="00990673">
              <w:rPr>
                <w:noProof/>
                <w:rPrChange w:id="148" w:author="J.-P. K." w:date="2016-01-04T12:24:00Z">
                  <w:rPr>
                    <w:rStyle w:val="Hyperlink"/>
                    <w:noProof/>
                  </w:rPr>
                </w:rPrChange>
              </w:rPr>
              <w:delText>Ausgangsituation</w:delText>
            </w:r>
            <w:r w:rsidDel="00990673">
              <w:rPr>
                <w:noProof/>
                <w:webHidden/>
              </w:rPr>
              <w:tab/>
              <w:delText>4</w:delText>
            </w:r>
          </w:del>
        </w:p>
        <w:p w14:paraId="75FB44B2" w14:textId="77777777" w:rsidR="005E0428" w:rsidDel="00990673" w:rsidRDefault="005E0428">
          <w:pPr>
            <w:pStyle w:val="Verzeichnis2"/>
            <w:tabs>
              <w:tab w:val="left" w:pos="880"/>
              <w:tab w:val="right" w:leader="dot" w:pos="9062"/>
            </w:tabs>
            <w:rPr>
              <w:del w:id="149" w:author="J.-P. K." w:date="2016-01-04T12:24:00Z"/>
              <w:rFonts w:eastAsiaTheme="minorEastAsia"/>
              <w:noProof/>
              <w:lang w:eastAsia="de-DE"/>
            </w:rPr>
          </w:pPr>
          <w:del w:id="150" w:author="J.-P. K." w:date="2016-01-04T12:24:00Z">
            <w:r w:rsidRPr="00990673" w:rsidDel="00990673">
              <w:rPr>
                <w:noProof/>
                <w:rPrChange w:id="151" w:author="J.-P. K." w:date="2016-01-04T12:24:00Z">
                  <w:rPr>
                    <w:rStyle w:val="Hyperlink"/>
                    <w:noProof/>
                  </w:rPr>
                </w:rPrChange>
              </w:rPr>
              <w:delText>1.2</w:delText>
            </w:r>
            <w:r w:rsidDel="00990673">
              <w:rPr>
                <w:rFonts w:eastAsiaTheme="minorEastAsia"/>
                <w:noProof/>
                <w:lang w:eastAsia="de-DE"/>
              </w:rPr>
              <w:tab/>
            </w:r>
            <w:r w:rsidRPr="00990673" w:rsidDel="00990673">
              <w:rPr>
                <w:noProof/>
                <w:rPrChange w:id="152" w:author="J.-P. K." w:date="2016-01-04T12:24:00Z">
                  <w:rPr>
                    <w:rStyle w:val="Hyperlink"/>
                    <w:noProof/>
                  </w:rPr>
                </w:rPrChange>
              </w:rPr>
              <w:delText>Zielsetzung</w:delText>
            </w:r>
            <w:r w:rsidDel="00990673">
              <w:rPr>
                <w:noProof/>
                <w:webHidden/>
              </w:rPr>
              <w:tab/>
              <w:delText>4</w:delText>
            </w:r>
          </w:del>
        </w:p>
        <w:p w14:paraId="4387473E" w14:textId="77777777" w:rsidR="005E0428" w:rsidDel="00990673" w:rsidRDefault="005E0428">
          <w:pPr>
            <w:pStyle w:val="Verzeichnis3"/>
            <w:tabs>
              <w:tab w:val="left" w:pos="1320"/>
              <w:tab w:val="right" w:leader="dot" w:pos="9062"/>
            </w:tabs>
            <w:rPr>
              <w:del w:id="153" w:author="J.-P. K." w:date="2016-01-04T12:24:00Z"/>
              <w:rFonts w:eastAsiaTheme="minorEastAsia"/>
              <w:noProof/>
              <w:lang w:eastAsia="de-DE"/>
            </w:rPr>
          </w:pPr>
          <w:del w:id="154" w:author="J.-P. K." w:date="2016-01-04T12:24:00Z">
            <w:r w:rsidRPr="00990673" w:rsidDel="00990673">
              <w:rPr>
                <w:noProof/>
                <w:rPrChange w:id="155" w:author="J.-P. K." w:date="2016-01-04T12:24:00Z">
                  <w:rPr>
                    <w:rStyle w:val="Hyperlink"/>
                    <w:noProof/>
                  </w:rPr>
                </w:rPrChange>
              </w:rPr>
              <w:delText>1.2.1</w:delText>
            </w:r>
            <w:r w:rsidDel="00990673">
              <w:rPr>
                <w:rFonts w:eastAsiaTheme="minorEastAsia"/>
                <w:noProof/>
                <w:lang w:eastAsia="de-DE"/>
              </w:rPr>
              <w:tab/>
            </w:r>
            <w:r w:rsidRPr="00990673" w:rsidDel="00990673">
              <w:rPr>
                <w:noProof/>
                <w:rPrChange w:id="156" w:author="J.-P. K." w:date="2016-01-04T12:24:00Z">
                  <w:rPr>
                    <w:rStyle w:val="Hyperlink"/>
                    <w:noProof/>
                  </w:rPr>
                </w:rPrChange>
              </w:rPr>
              <w:delText>Grobkonzept</w:delText>
            </w:r>
            <w:r w:rsidDel="00990673">
              <w:rPr>
                <w:noProof/>
                <w:webHidden/>
              </w:rPr>
              <w:tab/>
              <w:delText>4</w:delText>
            </w:r>
          </w:del>
        </w:p>
        <w:p w14:paraId="37C4E2A0" w14:textId="77777777" w:rsidR="005E0428" w:rsidDel="00990673" w:rsidRDefault="005E0428">
          <w:pPr>
            <w:pStyle w:val="Verzeichnis3"/>
            <w:tabs>
              <w:tab w:val="left" w:pos="1320"/>
              <w:tab w:val="right" w:leader="dot" w:pos="9062"/>
            </w:tabs>
            <w:rPr>
              <w:del w:id="157" w:author="J.-P. K." w:date="2016-01-04T12:24:00Z"/>
              <w:rFonts w:eastAsiaTheme="minorEastAsia"/>
              <w:noProof/>
              <w:lang w:eastAsia="de-DE"/>
            </w:rPr>
          </w:pPr>
          <w:del w:id="158" w:author="J.-P. K." w:date="2016-01-04T12:24:00Z">
            <w:r w:rsidRPr="00990673" w:rsidDel="00990673">
              <w:rPr>
                <w:noProof/>
                <w:rPrChange w:id="159" w:author="J.-P. K." w:date="2016-01-04T12:24:00Z">
                  <w:rPr>
                    <w:rStyle w:val="Hyperlink"/>
                    <w:noProof/>
                  </w:rPr>
                </w:rPrChange>
              </w:rPr>
              <w:delText>1.2.2</w:delText>
            </w:r>
            <w:r w:rsidDel="00990673">
              <w:rPr>
                <w:rFonts w:eastAsiaTheme="minorEastAsia"/>
                <w:noProof/>
                <w:lang w:eastAsia="de-DE"/>
              </w:rPr>
              <w:tab/>
            </w:r>
            <w:r w:rsidRPr="00990673" w:rsidDel="00990673">
              <w:rPr>
                <w:noProof/>
                <w:rPrChange w:id="160" w:author="J.-P. K." w:date="2016-01-04T12:24:00Z">
                  <w:rPr>
                    <w:rStyle w:val="Hyperlink"/>
                    <w:noProof/>
                  </w:rPr>
                </w:rPrChange>
              </w:rPr>
              <w:delText>Zielgruppe</w:delText>
            </w:r>
            <w:r w:rsidDel="00990673">
              <w:rPr>
                <w:noProof/>
                <w:webHidden/>
              </w:rPr>
              <w:tab/>
              <w:delText>4</w:delText>
            </w:r>
          </w:del>
        </w:p>
        <w:p w14:paraId="1736EA72" w14:textId="77777777" w:rsidR="005E0428" w:rsidDel="00990673" w:rsidRDefault="005E0428">
          <w:pPr>
            <w:pStyle w:val="Verzeichnis3"/>
            <w:tabs>
              <w:tab w:val="left" w:pos="1320"/>
              <w:tab w:val="right" w:leader="dot" w:pos="9062"/>
            </w:tabs>
            <w:rPr>
              <w:del w:id="161" w:author="J.-P. K." w:date="2016-01-04T12:24:00Z"/>
              <w:rFonts w:eastAsiaTheme="minorEastAsia"/>
              <w:noProof/>
              <w:lang w:eastAsia="de-DE"/>
            </w:rPr>
          </w:pPr>
          <w:del w:id="162" w:author="J.-P. K." w:date="2016-01-04T12:24:00Z">
            <w:r w:rsidRPr="00990673" w:rsidDel="00990673">
              <w:rPr>
                <w:noProof/>
                <w:rPrChange w:id="163" w:author="J.-P. K." w:date="2016-01-04T12:24:00Z">
                  <w:rPr>
                    <w:rStyle w:val="Hyperlink"/>
                    <w:noProof/>
                  </w:rPr>
                </w:rPrChange>
              </w:rPr>
              <w:delText>1.2.3</w:delText>
            </w:r>
            <w:r w:rsidDel="00990673">
              <w:rPr>
                <w:rFonts w:eastAsiaTheme="minorEastAsia"/>
                <w:noProof/>
                <w:lang w:eastAsia="de-DE"/>
              </w:rPr>
              <w:tab/>
            </w:r>
            <w:r w:rsidRPr="00990673" w:rsidDel="00990673">
              <w:rPr>
                <w:noProof/>
                <w:rPrChange w:id="164" w:author="J.-P. K." w:date="2016-01-04T12:24:00Z">
                  <w:rPr>
                    <w:rStyle w:val="Hyperlink"/>
                    <w:noProof/>
                  </w:rPr>
                </w:rPrChange>
              </w:rPr>
              <w:delText>Funktion und benötigte Rechte der Benutzergruppen</w:delText>
            </w:r>
            <w:r w:rsidDel="00990673">
              <w:rPr>
                <w:noProof/>
                <w:webHidden/>
              </w:rPr>
              <w:tab/>
              <w:delText>4</w:delText>
            </w:r>
          </w:del>
        </w:p>
        <w:p w14:paraId="30CCD47B" w14:textId="77777777" w:rsidR="005E0428" w:rsidDel="00990673" w:rsidRDefault="005E0428">
          <w:pPr>
            <w:pStyle w:val="Verzeichnis3"/>
            <w:tabs>
              <w:tab w:val="left" w:pos="1320"/>
              <w:tab w:val="right" w:leader="dot" w:pos="9062"/>
            </w:tabs>
            <w:rPr>
              <w:del w:id="165" w:author="J.-P. K." w:date="2016-01-04T12:24:00Z"/>
              <w:rFonts w:eastAsiaTheme="minorEastAsia"/>
              <w:noProof/>
              <w:lang w:eastAsia="de-DE"/>
            </w:rPr>
          </w:pPr>
          <w:del w:id="166" w:author="J.-P. K." w:date="2016-01-04T12:24:00Z">
            <w:r w:rsidRPr="00990673" w:rsidDel="00990673">
              <w:rPr>
                <w:noProof/>
                <w:rPrChange w:id="167" w:author="J.-P. K." w:date="2016-01-04T12:24:00Z">
                  <w:rPr>
                    <w:rStyle w:val="Hyperlink"/>
                    <w:noProof/>
                  </w:rPr>
                </w:rPrChange>
              </w:rPr>
              <w:delText>1.2.4</w:delText>
            </w:r>
            <w:r w:rsidDel="00990673">
              <w:rPr>
                <w:rFonts w:eastAsiaTheme="minorEastAsia"/>
                <w:noProof/>
                <w:lang w:eastAsia="de-DE"/>
              </w:rPr>
              <w:tab/>
            </w:r>
            <w:r w:rsidRPr="00990673" w:rsidDel="00990673">
              <w:rPr>
                <w:noProof/>
                <w:rPrChange w:id="168" w:author="J.-P. K." w:date="2016-01-04T12:24:00Z">
                  <w:rPr>
                    <w:rStyle w:val="Hyperlink"/>
                    <w:noProof/>
                  </w:rPr>
                </w:rPrChange>
              </w:rPr>
              <w:delText>Allgemeine Beschreibung der Funktionen</w:delText>
            </w:r>
            <w:r w:rsidDel="00990673">
              <w:rPr>
                <w:noProof/>
                <w:webHidden/>
              </w:rPr>
              <w:tab/>
              <w:delText>4</w:delText>
            </w:r>
          </w:del>
        </w:p>
        <w:p w14:paraId="3D004DF2" w14:textId="77777777" w:rsidR="005E0428" w:rsidDel="00990673" w:rsidRDefault="005E0428">
          <w:pPr>
            <w:pStyle w:val="Verzeichnis3"/>
            <w:tabs>
              <w:tab w:val="left" w:pos="1320"/>
              <w:tab w:val="right" w:leader="dot" w:pos="9062"/>
            </w:tabs>
            <w:rPr>
              <w:del w:id="169" w:author="J.-P. K." w:date="2016-01-04T12:24:00Z"/>
              <w:rFonts w:eastAsiaTheme="minorEastAsia"/>
              <w:noProof/>
              <w:lang w:eastAsia="de-DE"/>
            </w:rPr>
          </w:pPr>
          <w:del w:id="170" w:author="J.-P. K." w:date="2016-01-04T12:24:00Z">
            <w:r w:rsidRPr="00990673" w:rsidDel="00990673">
              <w:rPr>
                <w:noProof/>
                <w:rPrChange w:id="171" w:author="J.-P. K." w:date="2016-01-04T12:24:00Z">
                  <w:rPr>
                    <w:rStyle w:val="Hyperlink"/>
                    <w:noProof/>
                  </w:rPr>
                </w:rPrChange>
              </w:rPr>
              <w:delText>1.2.5</w:delText>
            </w:r>
            <w:r w:rsidDel="00990673">
              <w:rPr>
                <w:rFonts w:eastAsiaTheme="minorEastAsia"/>
                <w:noProof/>
                <w:lang w:eastAsia="de-DE"/>
              </w:rPr>
              <w:tab/>
            </w:r>
            <w:r w:rsidRPr="00990673" w:rsidDel="00990673">
              <w:rPr>
                <w:noProof/>
                <w:rPrChange w:id="172" w:author="J.-P. K." w:date="2016-01-04T12:24:00Z">
                  <w:rPr>
                    <w:rStyle w:val="Hyperlink"/>
                    <w:noProof/>
                  </w:rPr>
                </w:rPrChange>
              </w:rPr>
              <w:delText>Genutzte Plattformen</w:delText>
            </w:r>
            <w:r w:rsidDel="00990673">
              <w:rPr>
                <w:noProof/>
                <w:webHidden/>
              </w:rPr>
              <w:tab/>
              <w:delText>5</w:delText>
            </w:r>
          </w:del>
        </w:p>
        <w:p w14:paraId="4FBB1FE5" w14:textId="77777777" w:rsidR="005E0428" w:rsidDel="00990673" w:rsidRDefault="005E0428">
          <w:pPr>
            <w:pStyle w:val="Verzeichnis3"/>
            <w:tabs>
              <w:tab w:val="left" w:pos="1320"/>
              <w:tab w:val="right" w:leader="dot" w:pos="9062"/>
            </w:tabs>
            <w:rPr>
              <w:del w:id="173" w:author="J.-P. K." w:date="2016-01-04T12:24:00Z"/>
              <w:rFonts w:eastAsiaTheme="minorEastAsia"/>
              <w:noProof/>
              <w:lang w:eastAsia="de-DE"/>
            </w:rPr>
          </w:pPr>
          <w:del w:id="174" w:author="J.-P. K." w:date="2016-01-04T12:24:00Z">
            <w:r w:rsidRPr="00990673" w:rsidDel="00990673">
              <w:rPr>
                <w:noProof/>
                <w:rPrChange w:id="175" w:author="J.-P. K." w:date="2016-01-04T12:24:00Z">
                  <w:rPr>
                    <w:rStyle w:val="Hyperlink"/>
                    <w:noProof/>
                  </w:rPr>
                </w:rPrChange>
              </w:rPr>
              <w:delText>1.2.6</w:delText>
            </w:r>
            <w:r w:rsidDel="00990673">
              <w:rPr>
                <w:rFonts w:eastAsiaTheme="minorEastAsia"/>
                <w:noProof/>
                <w:lang w:eastAsia="de-DE"/>
              </w:rPr>
              <w:tab/>
            </w:r>
            <w:r w:rsidRPr="00990673" w:rsidDel="00990673">
              <w:rPr>
                <w:noProof/>
                <w:rPrChange w:id="176" w:author="J.-P. K." w:date="2016-01-04T12:24:00Z">
                  <w:rPr>
                    <w:rStyle w:val="Hyperlink"/>
                    <w:noProof/>
                  </w:rPr>
                </w:rPrChange>
              </w:rPr>
              <w:delText>Rahmenbedingungen</w:delText>
            </w:r>
            <w:r w:rsidDel="00990673">
              <w:rPr>
                <w:noProof/>
                <w:webHidden/>
              </w:rPr>
              <w:tab/>
              <w:delText>5</w:delText>
            </w:r>
          </w:del>
        </w:p>
        <w:p w14:paraId="58C36C02" w14:textId="77777777" w:rsidR="005E0428" w:rsidDel="00990673" w:rsidRDefault="005E0428">
          <w:pPr>
            <w:pStyle w:val="Verzeichnis3"/>
            <w:tabs>
              <w:tab w:val="left" w:pos="1320"/>
              <w:tab w:val="right" w:leader="dot" w:pos="9062"/>
            </w:tabs>
            <w:rPr>
              <w:del w:id="177" w:author="J.-P. K." w:date="2016-01-04T12:24:00Z"/>
              <w:rFonts w:eastAsiaTheme="minorEastAsia"/>
              <w:noProof/>
              <w:lang w:eastAsia="de-DE"/>
            </w:rPr>
          </w:pPr>
          <w:del w:id="178" w:author="J.-P. K." w:date="2016-01-04T12:24:00Z">
            <w:r w:rsidRPr="00990673" w:rsidDel="00990673">
              <w:rPr>
                <w:noProof/>
                <w:rPrChange w:id="179" w:author="J.-P. K." w:date="2016-01-04T12:24:00Z">
                  <w:rPr>
                    <w:rStyle w:val="Hyperlink"/>
                    <w:noProof/>
                  </w:rPr>
                </w:rPrChange>
              </w:rPr>
              <w:delText>1.2.7</w:delText>
            </w:r>
            <w:r w:rsidDel="00990673">
              <w:rPr>
                <w:rFonts w:eastAsiaTheme="minorEastAsia"/>
                <w:noProof/>
                <w:lang w:eastAsia="de-DE"/>
              </w:rPr>
              <w:tab/>
            </w:r>
            <w:r w:rsidRPr="00990673" w:rsidDel="00990673">
              <w:rPr>
                <w:noProof/>
                <w:rPrChange w:id="180" w:author="J.-P. K." w:date="2016-01-04T12:24:00Z">
                  <w:rPr>
                    <w:rStyle w:val="Hyperlink"/>
                    <w:noProof/>
                  </w:rPr>
                </w:rPrChange>
              </w:rPr>
              <w:delText>Technische Umgebung</w:delText>
            </w:r>
            <w:r w:rsidDel="00990673">
              <w:rPr>
                <w:noProof/>
                <w:webHidden/>
              </w:rPr>
              <w:tab/>
              <w:delText>5</w:delText>
            </w:r>
          </w:del>
        </w:p>
        <w:p w14:paraId="5C135E12" w14:textId="77777777" w:rsidR="005E0428" w:rsidDel="00990673" w:rsidRDefault="005E0428">
          <w:pPr>
            <w:pStyle w:val="Verzeichnis3"/>
            <w:tabs>
              <w:tab w:val="left" w:pos="1320"/>
              <w:tab w:val="right" w:leader="dot" w:pos="9062"/>
            </w:tabs>
            <w:rPr>
              <w:del w:id="181" w:author="J.-P. K." w:date="2016-01-04T12:24:00Z"/>
              <w:rFonts w:eastAsiaTheme="minorEastAsia"/>
              <w:noProof/>
              <w:lang w:eastAsia="de-DE"/>
            </w:rPr>
          </w:pPr>
          <w:del w:id="182" w:author="J.-P. K." w:date="2016-01-04T12:24:00Z">
            <w:r w:rsidRPr="00990673" w:rsidDel="00990673">
              <w:rPr>
                <w:noProof/>
                <w:rPrChange w:id="183" w:author="J.-P. K." w:date="2016-01-04T12:24:00Z">
                  <w:rPr>
                    <w:rStyle w:val="Hyperlink"/>
                    <w:noProof/>
                  </w:rPr>
                </w:rPrChange>
              </w:rPr>
              <w:delText>1.2.8</w:delText>
            </w:r>
            <w:r w:rsidDel="00990673">
              <w:rPr>
                <w:rFonts w:eastAsiaTheme="minorEastAsia"/>
                <w:noProof/>
                <w:lang w:eastAsia="de-DE"/>
              </w:rPr>
              <w:tab/>
            </w:r>
            <w:r w:rsidRPr="00990673" w:rsidDel="00990673">
              <w:rPr>
                <w:noProof/>
                <w:rPrChange w:id="184" w:author="J.-P. K." w:date="2016-01-04T12:24:00Z">
                  <w:rPr>
                    <w:rStyle w:val="Hyperlink"/>
                    <w:noProof/>
                  </w:rPr>
                </w:rPrChange>
              </w:rPr>
              <w:delText>Einsatzbedingungen</w:delText>
            </w:r>
            <w:r w:rsidDel="00990673">
              <w:rPr>
                <w:noProof/>
                <w:webHidden/>
              </w:rPr>
              <w:tab/>
              <w:delText>6</w:delText>
            </w:r>
          </w:del>
        </w:p>
        <w:p w14:paraId="6E0CAE1B" w14:textId="77777777" w:rsidR="005E0428" w:rsidDel="00990673" w:rsidRDefault="005E0428">
          <w:pPr>
            <w:pStyle w:val="Verzeichnis3"/>
            <w:tabs>
              <w:tab w:val="left" w:pos="1320"/>
              <w:tab w:val="right" w:leader="dot" w:pos="9062"/>
            </w:tabs>
            <w:rPr>
              <w:del w:id="185" w:author="J.-P. K." w:date="2016-01-04T12:24:00Z"/>
              <w:rFonts w:eastAsiaTheme="minorEastAsia"/>
              <w:noProof/>
              <w:lang w:eastAsia="de-DE"/>
            </w:rPr>
          </w:pPr>
          <w:del w:id="186" w:author="J.-P. K." w:date="2016-01-04T12:24:00Z">
            <w:r w:rsidRPr="00990673" w:rsidDel="00990673">
              <w:rPr>
                <w:noProof/>
                <w:rPrChange w:id="187" w:author="J.-P. K." w:date="2016-01-04T12:24:00Z">
                  <w:rPr>
                    <w:rStyle w:val="Hyperlink"/>
                    <w:noProof/>
                  </w:rPr>
                </w:rPrChange>
              </w:rPr>
              <w:delText>1.2.9</w:delText>
            </w:r>
            <w:r w:rsidDel="00990673">
              <w:rPr>
                <w:rFonts w:eastAsiaTheme="minorEastAsia"/>
                <w:noProof/>
                <w:lang w:eastAsia="de-DE"/>
              </w:rPr>
              <w:tab/>
            </w:r>
            <w:r w:rsidRPr="00990673" w:rsidDel="00990673">
              <w:rPr>
                <w:noProof/>
                <w:rPrChange w:id="188" w:author="J.-P. K." w:date="2016-01-04T12:24:00Z">
                  <w:rPr>
                    <w:rStyle w:val="Hyperlink"/>
                    <w:noProof/>
                  </w:rPr>
                </w:rPrChange>
              </w:rPr>
              <w:delText>Rechtliches</w:delText>
            </w:r>
            <w:r w:rsidDel="00990673">
              <w:rPr>
                <w:noProof/>
                <w:webHidden/>
              </w:rPr>
              <w:tab/>
              <w:delText>6</w:delText>
            </w:r>
          </w:del>
        </w:p>
        <w:p w14:paraId="77802C47" w14:textId="77777777" w:rsidR="005E0428" w:rsidDel="00990673" w:rsidRDefault="005E0428">
          <w:pPr>
            <w:pStyle w:val="Verzeichnis3"/>
            <w:tabs>
              <w:tab w:val="left" w:pos="1320"/>
              <w:tab w:val="right" w:leader="dot" w:pos="9062"/>
            </w:tabs>
            <w:rPr>
              <w:del w:id="189" w:author="J.-P. K." w:date="2016-01-04T12:24:00Z"/>
              <w:rFonts w:eastAsiaTheme="minorEastAsia"/>
              <w:noProof/>
              <w:lang w:eastAsia="de-DE"/>
            </w:rPr>
          </w:pPr>
          <w:del w:id="190" w:author="J.-P. K." w:date="2016-01-04T12:24:00Z">
            <w:r w:rsidRPr="00990673" w:rsidDel="00990673">
              <w:rPr>
                <w:noProof/>
                <w:rPrChange w:id="191" w:author="J.-P. K." w:date="2016-01-04T12:24:00Z">
                  <w:rPr>
                    <w:rStyle w:val="Hyperlink"/>
                    <w:noProof/>
                  </w:rPr>
                </w:rPrChange>
              </w:rPr>
              <w:delText>1.2.10</w:delText>
            </w:r>
            <w:r w:rsidDel="00990673">
              <w:rPr>
                <w:rFonts w:eastAsiaTheme="minorEastAsia"/>
                <w:noProof/>
                <w:lang w:eastAsia="de-DE"/>
              </w:rPr>
              <w:tab/>
            </w:r>
            <w:r w:rsidRPr="00990673" w:rsidDel="00990673">
              <w:rPr>
                <w:noProof/>
                <w:rPrChange w:id="192" w:author="J.-P. K." w:date="2016-01-04T12:24:00Z">
                  <w:rPr>
                    <w:rStyle w:val="Hyperlink"/>
                    <w:noProof/>
                  </w:rPr>
                </w:rPrChange>
              </w:rPr>
              <w:delText>Vorkenntnisse</w:delText>
            </w:r>
            <w:r w:rsidDel="00990673">
              <w:rPr>
                <w:noProof/>
                <w:webHidden/>
              </w:rPr>
              <w:tab/>
              <w:delText>6</w:delText>
            </w:r>
          </w:del>
        </w:p>
        <w:p w14:paraId="0B2FA458" w14:textId="77777777" w:rsidR="005E0428" w:rsidDel="00990673" w:rsidRDefault="005E0428">
          <w:pPr>
            <w:pStyle w:val="Verzeichnis3"/>
            <w:tabs>
              <w:tab w:val="left" w:pos="1320"/>
              <w:tab w:val="right" w:leader="dot" w:pos="9062"/>
            </w:tabs>
            <w:rPr>
              <w:del w:id="193" w:author="J.-P. K." w:date="2016-01-04T12:24:00Z"/>
              <w:rFonts w:eastAsiaTheme="minorEastAsia"/>
              <w:noProof/>
              <w:lang w:eastAsia="de-DE"/>
            </w:rPr>
          </w:pPr>
          <w:del w:id="194" w:author="J.-P. K." w:date="2016-01-04T12:24:00Z">
            <w:r w:rsidRPr="00990673" w:rsidDel="00990673">
              <w:rPr>
                <w:noProof/>
                <w:rPrChange w:id="195" w:author="J.-P. K." w:date="2016-01-04T12:24:00Z">
                  <w:rPr>
                    <w:rStyle w:val="Hyperlink"/>
                    <w:noProof/>
                  </w:rPr>
                </w:rPrChange>
              </w:rPr>
              <w:delText>1.2.11</w:delText>
            </w:r>
            <w:r w:rsidDel="00990673">
              <w:rPr>
                <w:rFonts w:eastAsiaTheme="minorEastAsia"/>
                <w:noProof/>
                <w:lang w:eastAsia="de-DE"/>
              </w:rPr>
              <w:tab/>
            </w:r>
            <w:r w:rsidRPr="00990673" w:rsidDel="00990673">
              <w:rPr>
                <w:noProof/>
                <w:rPrChange w:id="196" w:author="J.-P. K." w:date="2016-01-04T12:24:00Z">
                  <w:rPr>
                    <w:rStyle w:val="Hyperlink"/>
                    <w:noProof/>
                  </w:rPr>
                </w:rPrChange>
              </w:rPr>
              <w:delText>Einschränkungen</w:delText>
            </w:r>
            <w:r w:rsidDel="00990673">
              <w:rPr>
                <w:noProof/>
                <w:webHidden/>
              </w:rPr>
              <w:tab/>
              <w:delText>6</w:delText>
            </w:r>
          </w:del>
        </w:p>
        <w:p w14:paraId="3DC083E2" w14:textId="77777777" w:rsidR="005E0428" w:rsidDel="00990673" w:rsidRDefault="005E0428">
          <w:pPr>
            <w:pStyle w:val="Verzeichnis2"/>
            <w:tabs>
              <w:tab w:val="left" w:pos="660"/>
              <w:tab w:val="right" w:leader="dot" w:pos="9062"/>
            </w:tabs>
            <w:rPr>
              <w:del w:id="197" w:author="J.-P. K." w:date="2016-01-04T12:24:00Z"/>
              <w:rFonts w:eastAsiaTheme="minorEastAsia"/>
              <w:noProof/>
              <w:lang w:eastAsia="de-DE"/>
            </w:rPr>
          </w:pPr>
          <w:del w:id="198" w:author="J.-P. K." w:date="2016-01-04T12:24:00Z">
            <w:r w:rsidDel="00990673">
              <w:rPr>
                <w:rFonts w:eastAsiaTheme="minorEastAsia"/>
                <w:noProof/>
                <w:lang w:eastAsia="de-DE"/>
              </w:rPr>
              <w:tab/>
            </w:r>
            <w:r w:rsidRPr="00990673" w:rsidDel="00990673">
              <w:rPr>
                <w:noProof/>
                <w:rPrChange w:id="199" w:author="J.-P. K." w:date="2016-01-04T12:24:00Z">
                  <w:rPr>
                    <w:rStyle w:val="Hyperlink"/>
                    <w:noProof/>
                  </w:rPr>
                </w:rPrChange>
              </w:rPr>
              <w:delText>Meilensteine</w:delText>
            </w:r>
            <w:r w:rsidDel="00990673">
              <w:rPr>
                <w:noProof/>
                <w:webHidden/>
              </w:rPr>
              <w:tab/>
              <w:delText>6</w:delText>
            </w:r>
          </w:del>
        </w:p>
        <w:p w14:paraId="1D904C9F" w14:textId="77777777" w:rsidR="005E0428" w:rsidDel="00990673" w:rsidRDefault="005E0428">
          <w:pPr>
            <w:pStyle w:val="Verzeichnis2"/>
            <w:tabs>
              <w:tab w:val="right" w:leader="dot" w:pos="9062"/>
            </w:tabs>
            <w:rPr>
              <w:del w:id="200" w:author="J.-P. K." w:date="2016-01-04T12:24:00Z"/>
              <w:rFonts w:eastAsiaTheme="minorEastAsia"/>
              <w:noProof/>
              <w:lang w:eastAsia="de-DE"/>
            </w:rPr>
          </w:pPr>
          <w:del w:id="201" w:author="J.-P. K." w:date="2016-01-04T12:24:00Z">
            <w:r w:rsidRPr="00990673" w:rsidDel="00990673">
              <w:rPr>
                <w:i/>
                <w:iCs/>
                <w:noProof/>
                <w:rPrChange w:id="202" w:author="J.-P. K." w:date="2016-01-04T12:24:00Z">
                  <w:rPr>
                    <w:rStyle w:val="Hyperlink"/>
                    <w:i/>
                    <w:iCs/>
                    <w:noProof/>
                  </w:rPr>
                </w:rPrChange>
              </w:rPr>
              <w:delText>1.3</w:delText>
            </w:r>
            <w:r w:rsidDel="00990673">
              <w:rPr>
                <w:noProof/>
                <w:webHidden/>
              </w:rPr>
              <w:tab/>
              <w:delText>6</w:delText>
            </w:r>
          </w:del>
        </w:p>
        <w:p w14:paraId="43D8293B" w14:textId="77777777" w:rsidR="005E0428" w:rsidDel="00990673" w:rsidRDefault="005E0428">
          <w:pPr>
            <w:pStyle w:val="Verzeichnis1"/>
            <w:tabs>
              <w:tab w:val="left" w:pos="440"/>
              <w:tab w:val="right" w:leader="dot" w:pos="9062"/>
            </w:tabs>
            <w:rPr>
              <w:del w:id="203" w:author="J.-P. K." w:date="2016-01-04T12:24:00Z"/>
              <w:rFonts w:eastAsiaTheme="minorEastAsia"/>
              <w:noProof/>
              <w:lang w:eastAsia="de-DE"/>
            </w:rPr>
          </w:pPr>
          <w:del w:id="204" w:author="J.-P. K." w:date="2016-01-04T12:24:00Z">
            <w:r w:rsidRPr="00990673" w:rsidDel="00990673">
              <w:rPr>
                <w:noProof/>
                <w:rPrChange w:id="205" w:author="J.-P. K." w:date="2016-01-04T12:24:00Z">
                  <w:rPr>
                    <w:rStyle w:val="Hyperlink"/>
                    <w:noProof/>
                  </w:rPr>
                </w:rPrChange>
              </w:rPr>
              <w:delText>2</w:delText>
            </w:r>
            <w:r w:rsidDel="00990673">
              <w:rPr>
                <w:rFonts w:eastAsiaTheme="minorEastAsia"/>
                <w:noProof/>
                <w:lang w:eastAsia="de-DE"/>
              </w:rPr>
              <w:tab/>
            </w:r>
            <w:r w:rsidRPr="00990673" w:rsidDel="00990673">
              <w:rPr>
                <w:noProof/>
                <w:rPrChange w:id="206" w:author="J.-P. K." w:date="2016-01-04T12:24:00Z">
                  <w:rPr>
                    <w:rStyle w:val="Hyperlink"/>
                    <w:noProof/>
                  </w:rPr>
                </w:rPrChange>
              </w:rPr>
              <w:delText>Organisation</w:delText>
            </w:r>
            <w:r w:rsidDel="00990673">
              <w:rPr>
                <w:noProof/>
                <w:webHidden/>
              </w:rPr>
              <w:tab/>
              <w:delText>6</w:delText>
            </w:r>
          </w:del>
        </w:p>
        <w:p w14:paraId="56B2A27C" w14:textId="77777777" w:rsidR="005E0428" w:rsidDel="00990673" w:rsidRDefault="005E0428">
          <w:pPr>
            <w:pStyle w:val="Verzeichnis2"/>
            <w:tabs>
              <w:tab w:val="left" w:pos="880"/>
              <w:tab w:val="right" w:leader="dot" w:pos="9062"/>
            </w:tabs>
            <w:rPr>
              <w:del w:id="207" w:author="J.-P. K." w:date="2016-01-04T12:24:00Z"/>
              <w:rFonts w:eastAsiaTheme="minorEastAsia"/>
              <w:noProof/>
              <w:lang w:eastAsia="de-DE"/>
            </w:rPr>
          </w:pPr>
          <w:del w:id="208" w:author="J.-P. K." w:date="2016-01-04T12:24:00Z">
            <w:r w:rsidRPr="00990673" w:rsidDel="00990673">
              <w:rPr>
                <w:noProof/>
                <w:rPrChange w:id="209" w:author="J.-P. K." w:date="2016-01-04T12:24:00Z">
                  <w:rPr>
                    <w:rStyle w:val="Hyperlink"/>
                    <w:noProof/>
                  </w:rPr>
                </w:rPrChange>
              </w:rPr>
              <w:delText>2.1</w:delText>
            </w:r>
            <w:r w:rsidDel="00990673">
              <w:rPr>
                <w:rFonts w:eastAsiaTheme="minorEastAsia"/>
                <w:noProof/>
                <w:lang w:eastAsia="de-DE"/>
              </w:rPr>
              <w:tab/>
            </w:r>
            <w:r w:rsidRPr="00990673" w:rsidDel="00990673">
              <w:rPr>
                <w:noProof/>
                <w:rPrChange w:id="210" w:author="J.-P. K." w:date="2016-01-04T12:24:00Z">
                  <w:rPr>
                    <w:rStyle w:val="Hyperlink"/>
                    <w:noProof/>
                  </w:rPr>
                </w:rPrChange>
              </w:rPr>
              <w:delText>Aufbauorganisation</w:delText>
            </w:r>
            <w:r w:rsidDel="00990673">
              <w:rPr>
                <w:noProof/>
                <w:webHidden/>
              </w:rPr>
              <w:tab/>
              <w:delText>6</w:delText>
            </w:r>
          </w:del>
        </w:p>
        <w:p w14:paraId="1E105806" w14:textId="77777777" w:rsidR="005E0428" w:rsidDel="00990673" w:rsidRDefault="005E0428">
          <w:pPr>
            <w:pStyle w:val="Verzeichnis3"/>
            <w:tabs>
              <w:tab w:val="left" w:pos="1320"/>
              <w:tab w:val="right" w:leader="dot" w:pos="9062"/>
            </w:tabs>
            <w:rPr>
              <w:del w:id="211" w:author="J.-P. K." w:date="2016-01-04T12:24:00Z"/>
              <w:rFonts w:eastAsiaTheme="minorEastAsia"/>
              <w:noProof/>
              <w:lang w:eastAsia="de-DE"/>
            </w:rPr>
          </w:pPr>
          <w:del w:id="212" w:author="J.-P. K." w:date="2016-01-04T12:24:00Z">
            <w:r w:rsidRPr="00990673" w:rsidDel="00990673">
              <w:rPr>
                <w:noProof/>
                <w:rPrChange w:id="213" w:author="J.-P. K." w:date="2016-01-04T12:24:00Z">
                  <w:rPr>
                    <w:rStyle w:val="Hyperlink"/>
                    <w:noProof/>
                  </w:rPr>
                </w:rPrChange>
              </w:rPr>
              <w:delText>2.1.1</w:delText>
            </w:r>
            <w:r w:rsidDel="00990673">
              <w:rPr>
                <w:rFonts w:eastAsiaTheme="minorEastAsia"/>
                <w:noProof/>
                <w:lang w:eastAsia="de-DE"/>
              </w:rPr>
              <w:tab/>
            </w:r>
            <w:r w:rsidRPr="00990673" w:rsidDel="00990673">
              <w:rPr>
                <w:noProof/>
                <w:rPrChange w:id="214" w:author="J.-P. K." w:date="2016-01-04T12:24:00Z">
                  <w:rPr>
                    <w:rStyle w:val="Hyperlink"/>
                    <w:noProof/>
                  </w:rPr>
                </w:rPrChange>
              </w:rPr>
              <w:delText>Projekt Hierarchie</w:delText>
            </w:r>
            <w:r w:rsidDel="00990673">
              <w:rPr>
                <w:noProof/>
                <w:webHidden/>
              </w:rPr>
              <w:tab/>
              <w:delText>6</w:delText>
            </w:r>
          </w:del>
        </w:p>
        <w:p w14:paraId="740DA403" w14:textId="77777777" w:rsidR="005E0428" w:rsidDel="00990673" w:rsidRDefault="005E0428">
          <w:pPr>
            <w:pStyle w:val="Verzeichnis3"/>
            <w:tabs>
              <w:tab w:val="left" w:pos="1320"/>
              <w:tab w:val="right" w:leader="dot" w:pos="9062"/>
            </w:tabs>
            <w:rPr>
              <w:del w:id="215" w:author="J.-P. K." w:date="2016-01-04T12:24:00Z"/>
              <w:rFonts w:eastAsiaTheme="minorEastAsia"/>
              <w:noProof/>
              <w:lang w:eastAsia="de-DE"/>
            </w:rPr>
          </w:pPr>
          <w:del w:id="216" w:author="J.-P. K." w:date="2016-01-04T12:24:00Z">
            <w:r w:rsidRPr="00990673" w:rsidDel="00990673">
              <w:rPr>
                <w:noProof/>
                <w:rPrChange w:id="217" w:author="J.-P. K." w:date="2016-01-04T12:24:00Z">
                  <w:rPr>
                    <w:rStyle w:val="Hyperlink"/>
                    <w:noProof/>
                  </w:rPr>
                </w:rPrChange>
              </w:rPr>
              <w:delText>2.1.2</w:delText>
            </w:r>
            <w:r w:rsidDel="00990673">
              <w:rPr>
                <w:rFonts w:eastAsiaTheme="minorEastAsia"/>
                <w:noProof/>
                <w:lang w:eastAsia="de-DE"/>
              </w:rPr>
              <w:tab/>
            </w:r>
            <w:r w:rsidRPr="00990673" w:rsidDel="00990673">
              <w:rPr>
                <w:noProof/>
                <w:rPrChange w:id="218" w:author="J.-P. K." w:date="2016-01-04T12:24:00Z">
                  <w:rPr>
                    <w:rStyle w:val="Hyperlink"/>
                    <w:noProof/>
                  </w:rPr>
                </w:rPrChange>
              </w:rPr>
              <w:delText>Taskforces</w:delText>
            </w:r>
            <w:r w:rsidDel="00990673">
              <w:rPr>
                <w:noProof/>
                <w:webHidden/>
              </w:rPr>
              <w:tab/>
              <w:delText>8</w:delText>
            </w:r>
          </w:del>
        </w:p>
        <w:p w14:paraId="4A59EC05" w14:textId="77777777" w:rsidR="005E0428" w:rsidDel="00990673" w:rsidRDefault="005E0428">
          <w:pPr>
            <w:pStyle w:val="Verzeichnis2"/>
            <w:tabs>
              <w:tab w:val="left" w:pos="880"/>
              <w:tab w:val="right" w:leader="dot" w:pos="9062"/>
            </w:tabs>
            <w:rPr>
              <w:del w:id="219" w:author="J.-P. K." w:date="2016-01-04T12:24:00Z"/>
              <w:rFonts w:eastAsiaTheme="minorEastAsia"/>
              <w:noProof/>
              <w:lang w:eastAsia="de-DE"/>
            </w:rPr>
          </w:pPr>
          <w:del w:id="220" w:author="J.-P. K." w:date="2016-01-04T12:24:00Z">
            <w:r w:rsidRPr="00990673" w:rsidDel="00990673">
              <w:rPr>
                <w:noProof/>
                <w:rPrChange w:id="221" w:author="J.-P. K." w:date="2016-01-04T12:24:00Z">
                  <w:rPr>
                    <w:rStyle w:val="Hyperlink"/>
                    <w:noProof/>
                  </w:rPr>
                </w:rPrChange>
              </w:rPr>
              <w:delText>2.2</w:delText>
            </w:r>
            <w:r w:rsidDel="00990673">
              <w:rPr>
                <w:rFonts w:eastAsiaTheme="minorEastAsia"/>
                <w:noProof/>
                <w:lang w:eastAsia="de-DE"/>
              </w:rPr>
              <w:tab/>
            </w:r>
            <w:r w:rsidRPr="00990673" w:rsidDel="00990673">
              <w:rPr>
                <w:noProof/>
                <w:rPrChange w:id="222" w:author="J.-P. K." w:date="2016-01-04T12:24:00Z">
                  <w:rPr>
                    <w:rStyle w:val="Hyperlink"/>
                    <w:noProof/>
                  </w:rPr>
                </w:rPrChange>
              </w:rPr>
              <w:delText>Skillsheet</w:delText>
            </w:r>
            <w:r w:rsidDel="00990673">
              <w:rPr>
                <w:noProof/>
                <w:webHidden/>
              </w:rPr>
              <w:tab/>
              <w:delText>9</w:delText>
            </w:r>
          </w:del>
        </w:p>
        <w:p w14:paraId="76C04911" w14:textId="77777777" w:rsidR="005E0428" w:rsidDel="00990673" w:rsidRDefault="005E0428">
          <w:pPr>
            <w:pStyle w:val="Verzeichnis1"/>
            <w:tabs>
              <w:tab w:val="left" w:pos="440"/>
              <w:tab w:val="right" w:leader="dot" w:pos="9062"/>
            </w:tabs>
            <w:rPr>
              <w:del w:id="223" w:author="J.-P. K." w:date="2016-01-04T12:24:00Z"/>
              <w:rFonts w:eastAsiaTheme="minorEastAsia"/>
              <w:noProof/>
              <w:lang w:eastAsia="de-DE"/>
            </w:rPr>
          </w:pPr>
          <w:del w:id="224" w:author="J.-P. K." w:date="2016-01-04T12:24:00Z">
            <w:r w:rsidRPr="00990673" w:rsidDel="00990673">
              <w:rPr>
                <w:noProof/>
                <w:rPrChange w:id="225" w:author="J.-P. K." w:date="2016-01-04T12:24:00Z">
                  <w:rPr>
                    <w:rStyle w:val="Hyperlink"/>
                    <w:noProof/>
                  </w:rPr>
                </w:rPrChange>
              </w:rPr>
              <w:delText>3</w:delText>
            </w:r>
            <w:r w:rsidDel="00990673">
              <w:rPr>
                <w:rFonts w:eastAsiaTheme="minorEastAsia"/>
                <w:noProof/>
                <w:lang w:eastAsia="de-DE"/>
              </w:rPr>
              <w:tab/>
            </w:r>
            <w:r w:rsidRPr="00990673" w:rsidDel="00990673">
              <w:rPr>
                <w:noProof/>
                <w:rPrChange w:id="226" w:author="J.-P. K." w:date="2016-01-04T12:24:00Z">
                  <w:rPr>
                    <w:rStyle w:val="Hyperlink"/>
                    <w:noProof/>
                  </w:rPr>
                </w:rPrChange>
              </w:rPr>
              <w:delText>Ablaufsteuerung</w:delText>
            </w:r>
            <w:r w:rsidDel="00990673">
              <w:rPr>
                <w:noProof/>
                <w:webHidden/>
              </w:rPr>
              <w:tab/>
              <w:delText>10</w:delText>
            </w:r>
          </w:del>
        </w:p>
        <w:p w14:paraId="49BFF56E" w14:textId="77777777" w:rsidR="005E0428" w:rsidDel="00990673" w:rsidRDefault="005E0428">
          <w:pPr>
            <w:pStyle w:val="Verzeichnis2"/>
            <w:tabs>
              <w:tab w:val="left" w:pos="880"/>
              <w:tab w:val="right" w:leader="dot" w:pos="9062"/>
            </w:tabs>
            <w:rPr>
              <w:del w:id="227" w:author="J.-P. K." w:date="2016-01-04T12:24:00Z"/>
              <w:rFonts w:eastAsiaTheme="minorEastAsia"/>
              <w:noProof/>
              <w:lang w:eastAsia="de-DE"/>
            </w:rPr>
          </w:pPr>
          <w:del w:id="228" w:author="J.-P. K." w:date="2016-01-04T12:24:00Z">
            <w:r w:rsidRPr="00990673" w:rsidDel="00990673">
              <w:rPr>
                <w:noProof/>
                <w:rPrChange w:id="229" w:author="J.-P. K." w:date="2016-01-04T12:24:00Z">
                  <w:rPr>
                    <w:rStyle w:val="Hyperlink"/>
                    <w:noProof/>
                  </w:rPr>
                </w:rPrChange>
              </w:rPr>
              <w:delText>3.1</w:delText>
            </w:r>
            <w:r w:rsidDel="00990673">
              <w:rPr>
                <w:rFonts w:eastAsiaTheme="minorEastAsia"/>
                <w:noProof/>
                <w:lang w:eastAsia="de-DE"/>
              </w:rPr>
              <w:tab/>
            </w:r>
            <w:r w:rsidRPr="00990673" w:rsidDel="00990673">
              <w:rPr>
                <w:noProof/>
                <w:rPrChange w:id="230" w:author="J.-P. K." w:date="2016-01-04T12:24:00Z">
                  <w:rPr>
                    <w:rStyle w:val="Hyperlink"/>
                    <w:noProof/>
                  </w:rPr>
                </w:rPrChange>
              </w:rPr>
              <w:delText>Phasenmodell</w:delText>
            </w:r>
            <w:r w:rsidDel="00990673">
              <w:rPr>
                <w:noProof/>
                <w:webHidden/>
              </w:rPr>
              <w:tab/>
              <w:delText>10</w:delText>
            </w:r>
          </w:del>
        </w:p>
        <w:p w14:paraId="6437584C" w14:textId="77777777" w:rsidR="005E0428" w:rsidDel="00990673" w:rsidRDefault="005E0428">
          <w:pPr>
            <w:pStyle w:val="Verzeichnis3"/>
            <w:tabs>
              <w:tab w:val="left" w:pos="1320"/>
              <w:tab w:val="right" w:leader="dot" w:pos="9062"/>
            </w:tabs>
            <w:rPr>
              <w:del w:id="231" w:author="J.-P. K." w:date="2016-01-04T12:24:00Z"/>
              <w:rFonts w:eastAsiaTheme="minorEastAsia"/>
              <w:noProof/>
              <w:lang w:eastAsia="de-DE"/>
            </w:rPr>
          </w:pPr>
          <w:del w:id="232" w:author="J.-P. K." w:date="2016-01-04T12:24:00Z">
            <w:r w:rsidRPr="00990673" w:rsidDel="00990673">
              <w:rPr>
                <w:noProof/>
                <w:rPrChange w:id="233" w:author="J.-P. K." w:date="2016-01-04T12:24:00Z">
                  <w:rPr>
                    <w:rStyle w:val="Hyperlink"/>
                    <w:noProof/>
                  </w:rPr>
                </w:rPrChange>
              </w:rPr>
              <w:delText>3.1.1</w:delText>
            </w:r>
            <w:r w:rsidDel="00990673">
              <w:rPr>
                <w:rFonts w:eastAsiaTheme="minorEastAsia"/>
                <w:noProof/>
                <w:lang w:eastAsia="de-DE"/>
              </w:rPr>
              <w:tab/>
            </w:r>
            <w:r w:rsidRPr="00990673" w:rsidDel="00990673">
              <w:rPr>
                <w:noProof/>
                <w:rPrChange w:id="234" w:author="J.-P. K." w:date="2016-01-04T12:24:00Z">
                  <w:rPr>
                    <w:rStyle w:val="Hyperlink"/>
                    <w:noProof/>
                  </w:rPr>
                </w:rPrChange>
              </w:rPr>
              <w:delText>Erste Planung</w:delText>
            </w:r>
            <w:r w:rsidDel="00990673">
              <w:rPr>
                <w:noProof/>
                <w:webHidden/>
              </w:rPr>
              <w:tab/>
              <w:delText>10</w:delText>
            </w:r>
          </w:del>
        </w:p>
        <w:p w14:paraId="3A43458F" w14:textId="77777777" w:rsidR="005E0428" w:rsidDel="00990673" w:rsidRDefault="005E0428">
          <w:pPr>
            <w:pStyle w:val="Verzeichnis3"/>
            <w:tabs>
              <w:tab w:val="left" w:pos="1320"/>
              <w:tab w:val="right" w:leader="dot" w:pos="9062"/>
            </w:tabs>
            <w:rPr>
              <w:del w:id="235" w:author="J.-P. K." w:date="2016-01-04T12:24:00Z"/>
              <w:rFonts w:eastAsiaTheme="minorEastAsia"/>
              <w:noProof/>
              <w:lang w:eastAsia="de-DE"/>
            </w:rPr>
          </w:pPr>
          <w:del w:id="236" w:author="J.-P. K." w:date="2016-01-04T12:24:00Z">
            <w:r w:rsidRPr="00990673" w:rsidDel="00990673">
              <w:rPr>
                <w:noProof/>
                <w:rPrChange w:id="237" w:author="J.-P. K." w:date="2016-01-04T12:24:00Z">
                  <w:rPr>
                    <w:rStyle w:val="Hyperlink"/>
                    <w:noProof/>
                  </w:rPr>
                </w:rPrChange>
              </w:rPr>
              <w:delText>3.1.2</w:delText>
            </w:r>
            <w:r w:rsidDel="00990673">
              <w:rPr>
                <w:rFonts w:eastAsiaTheme="minorEastAsia"/>
                <w:noProof/>
                <w:lang w:eastAsia="de-DE"/>
              </w:rPr>
              <w:tab/>
            </w:r>
            <w:r w:rsidRPr="00990673" w:rsidDel="00990673">
              <w:rPr>
                <w:noProof/>
                <w:rPrChange w:id="238" w:author="J.-P. K." w:date="2016-01-04T12:24:00Z">
                  <w:rPr>
                    <w:rStyle w:val="Hyperlink"/>
                    <w:noProof/>
                  </w:rPr>
                </w:rPrChange>
              </w:rPr>
              <w:delText>Zweite Planung</w:delText>
            </w:r>
            <w:r w:rsidDel="00990673">
              <w:rPr>
                <w:noProof/>
                <w:webHidden/>
              </w:rPr>
              <w:tab/>
              <w:delText>10</w:delText>
            </w:r>
          </w:del>
        </w:p>
        <w:p w14:paraId="41D052A5" w14:textId="77777777" w:rsidR="005E0428" w:rsidDel="00990673" w:rsidRDefault="005E0428">
          <w:pPr>
            <w:pStyle w:val="Verzeichnis2"/>
            <w:tabs>
              <w:tab w:val="left" w:pos="880"/>
              <w:tab w:val="right" w:leader="dot" w:pos="9062"/>
            </w:tabs>
            <w:rPr>
              <w:del w:id="239" w:author="J.-P. K." w:date="2016-01-04T12:24:00Z"/>
              <w:rFonts w:eastAsiaTheme="minorEastAsia"/>
              <w:noProof/>
              <w:lang w:eastAsia="de-DE"/>
            </w:rPr>
          </w:pPr>
          <w:del w:id="240" w:author="J.-P. K." w:date="2016-01-04T12:24:00Z">
            <w:r w:rsidRPr="00990673" w:rsidDel="00990673">
              <w:rPr>
                <w:noProof/>
                <w:rPrChange w:id="241" w:author="J.-P. K." w:date="2016-01-04T12:24:00Z">
                  <w:rPr>
                    <w:rStyle w:val="Hyperlink"/>
                    <w:noProof/>
                  </w:rPr>
                </w:rPrChange>
              </w:rPr>
              <w:delText>3.2</w:delText>
            </w:r>
            <w:r w:rsidDel="00990673">
              <w:rPr>
                <w:rFonts w:eastAsiaTheme="minorEastAsia"/>
                <w:noProof/>
                <w:lang w:eastAsia="de-DE"/>
              </w:rPr>
              <w:tab/>
            </w:r>
            <w:r w:rsidRPr="00990673" w:rsidDel="00990673">
              <w:rPr>
                <w:noProof/>
                <w:rPrChange w:id="242" w:author="J.-P. K." w:date="2016-01-04T12:24:00Z">
                  <w:rPr>
                    <w:rStyle w:val="Hyperlink"/>
                    <w:noProof/>
                  </w:rPr>
                </w:rPrChange>
              </w:rPr>
              <w:delText>Scrum</w:delText>
            </w:r>
            <w:r w:rsidDel="00990673">
              <w:rPr>
                <w:noProof/>
                <w:webHidden/>
              </w:rPr>
              <w:tab/>
              <w:delText>11</w:delText>
            </w:r>
          </w:del>
        </w:p>
        <w:p w14:paraId="6FFF59A8" w14:textId="77777777" w:rsidR="005E0428" w:rsidDel="00990673" w:rsidRDefault="005E0428">
          <w:pPr>
            <w:pStyle w:val="Verzeichnis3"/>
            <w:tabs>
              <w:tab w:val="left" w:pos="1320"/>
              <w:tab w:val="right" w:leader="dot" w:pos="9062"/>
            </w:tabs>
            <w:rPr>
              <w:del w:id="243" w:author="J.-P. K." w:date="2016-01-04T12:24:00Z"/>
              <w:rFonts w:eastAsiaTheme="minorEastAsia"/>
              <w:noProof/>
              <w:lang w:eastAsia="de-DE"/>
            </w:rPr>
          </w:pPr>
          <w:del w:id="244" w:author="J.-P. K." w:date="2016-01-04T12:24:00Z">
            <w:r w:rsidRPr="00990673" w:rsidDel="00990673">
              <w:rPr>
                <w:noProof/>
                <w:rPrChange w:id="245" w:author="J.-P. K." w:date="2016-01-04T12:24:00Z">
                  <w:rPr>
                    <w:rStyle w:val="Hyperlink"/>
                    <w:noProof/>
                  </w:rPr>
                </w:rPrChange>
              </w:rPr>
              <w:delText>3.2.1</w:delText>
            </w:r>
            <w:r w:rsidDel="00990673">
              <w:rPr>
                <w:rFonts w:eastAsiaTheme="minorEastAsia"/>
                <w:noProof/>
                <w:lang w:eastAsia="de-DE"/>
              </w:rPr>
              <w:tab/>
            </w:r>
            <w:r w:rsidRPr="00990673" w:rsidDel="00990673">
              <w:rPr>
                <w:noProof/>
                <w:rPrChange w:id="246" w:author="J.-P. K." w:date="2016-01-04T12:24:00Z">
                  <w:rPr>
                    <w:rStyle w:val="Hyperlink"/>
                    <w:noProof/>
                  </w:rPr>
                </w:rPrChange>
              </w:rPr>
              <w:delText>Scrum im Projekt</w:delText>
            </w:r>
            <w:r w:rsidDel="00990673">
              <w:rPr>
                <w:noProof/>
                <w:webHidden/>
              </w:rPr>
              <w:tab/>
              <w:delText>11</w:delText>
            </w:r>
          </w:del>
        </w:p>
        <w:p w14:paraId="321F7A71" w14:textId="77777777" w:rsidR="005E0428" w:rsidDel="00990673" w:rsidRDefault="005E0428">
          <w:pPr>
            <w:pStyle w:val="Verzeichnis2"/>
            <w:tabs>
              <w:tab w:val="left" w:pos="880"/>
              <w:tab w:val="right" w:leader="dot" w:pos="9062"/>
            </w:tabs>
            <w:rPr>
              <w:del w:id="247" w:author="J.-P. K." w:date="2016-01-04T12:24:00Z"/>
              <w:rFonts w:eastAsiaTheme="minorEastAsia"/>
              <w:noProof/>
              <w:lang w:eastAsia="de-DE"/>
            </w:rPr>
          </w:pPr>
          <w:del w:id="248" w:author="J.-P. K." w:date="2016-01-04T12:24:00Z">
            <w:r w:rsidRPr="00990673" w:rsidDel="00990673">
              <w:rPr>
                <w:noProof/>
                <w:rPrChange w:id="249" w:author="J.-P. K." w:date="2016-01-04T12:24:00Z">
                  <w:rPr>
                    <w:rStyle w:val="Hyperlink"/>
                    <w:noProof/>
                  </w:rPr>
                </w:rPrChange>
              </w:rPr>
              <w:delText>3.3</w:delText>
            </w:r>
            <w:r w:rsidDel="00990673">
              <w:rPr>
                <w:rFonts w:eastAsiaTheme="minorEastAsia"/>
                <w:noProof/>
                <w:lang w:eastAsia="de-DE"/>
              </w:rPr>
              <w:tab/>
            </w:r>
            <w:r w:rsidRPr="00990673" w:rsidDel="00990673">
              <w:rPr>
                <w:noProof/>
                <w:rPrChange w:id="250" w:author="J.-P. K." w:date="2016-01-04T12:24:00Z">
                  <w:rPr>
                    <w:rStyle w:val="Hyperlink"/>
                    <w:noProof/>
                  </w:rPr>
                </w:rPrChange>
              </w:rPr>
              <w:delText>Extreme Programming</w:delText>
            </w:r>
            <w:r w:rsidDel="00990673">
              <w:rPr>
                <w:noProof/>
                <w:webHidden/>
              </w:rPr>
              <w:tab/>
              <w:delText>12</w:delText>
            </w:r>
          </w:del>
        </w:p>
        <w:p w14:paraId="7CA916FD" w14:textId="77777777" w:rsidR="005E0428" w:rsidDel="00990673" w:rsidRDefault="005E0428">
          <w:pPr>
            <w:pStyle w:val="Verzeichnis1"/>
            <w:tabs>
              <w:tab w:val="left" w:pos="440"/>
              <w:tab w:val="right" w:leader="dot" w:pos="9062"/>
            </w:tabs>
            <w:rPr>
              <w:del w:id="251" w:author="J.-P. K." w:date="2016-01-04T12:24:00Z"/>
              <w:rFonts w:eastAsiaTheme="minorEastAsia"/>
              <w:noProof/>
              <w:lang w:eastAsia="de-DE"/>
            </w:rPr>
          </w:pPr>
          <w:del w:id="252" w:author="J.-P. K." w:date="2016-01-04T12:24:00Z">
            <w:r w:rsidRPr="00990673" w:rsidDel="00990673">
              <w:rPr>
                <w:noProof/>
                <w:rPrChange w:id="253" w:author="J.-P. K." w:date="2016-01-04T12:24:00Z">
                  <w:rPr>
                    <w:rStyle w:val="Hyperlink"/>
                    <w:noProof/>
                  </w:rPr>
                </w:rPrChange>
              </w:rPr>
              <w:delText>4</w:delText>
            </w:r>
            <w:r w:rsidDel="00990673">
              <w:rPr>
                <w:rFonts w:eastAsiaTheme="minorEastAsia"/>
                <w:noProof/>
                <w:lang w:eastAsia="de-DE"/>
              </w:rPr>
              <w:tab/>
            </w:r>
            <w:r w:rsidRPr="00990673" w:rsidDel="00990673">
              <w:rPr>
                <w:noProof/>
                <w:rPrChange w:id="254" w:author="J.-P. K." w:date="2016-01-04T12:24:00Z">
                  <w:rPr>
                    <w:rStyle w:val="Hyperlink"/>
                    <w:noProof/>
                  </w:rPr>
                </w:rPrChange>
              </w:rPr>
              <w:delText>Risikomanagement</w:delText>
            </w:r>
            <w:r w:rsidDel="00990673">
              <w:rPr>
                <w:noProof/>
                <w:webHidden/>
              </w:rPr>
              <w:tab/>
              <w:delText>13</w:delText>
            </w:r>
          </w:del>
        </w:p>
        <w:p w14:paraId="7DE3F539" w14:textId="77777777" w:rsidR="005E0428" w:rsidDel="00990673" w:rsidRDefault="005E0428">
          <w:pPr>
            <w:pStyle w:val="Verzeichnis2"/>
            <w:tabs>
              <w:tab w:val="left" w:pos="880"/>
              <w:tab w:val="right" w:leader="dot" w:pos="9062"/>
            </w:tabs>
            <w:rPr>
              <w:del w:id="255" w:author="J.-P. K." w:date="2016-01-04T12:24:00Z"/>
              <w:rFonts w:eastAsiaTheme="minorEastAsia"/>
              <w:noProof/>
              <w:lang w:eastAsia="de-DE"/>
            </w:rPr>
          </w:pPr>
          <w:del w:id="256" w:author="J.-P. K." w:date="2016-01-04T12:24:00Z">
            <w:r w:rsidRPr="00990673" w:rsidDel="00990673">
              <w:rPr>
                <w:noProof/>
                <w:rPrChange w:id="257" w:author="J.-P. K." w:date="2016-01-04T12:24:00Z">
                  <w:rPr>
                    <w:rStyle w:val="Hyperlink"/>
                    <w:noProof/>
                  </w:rPr>
                </w:rPrChange>
              </w:rPr>
              <w:delText>4.1</w:delText>
            </w:r>
            <w:r w:rsidDel="00990673">
              <w:rPr>
                <w:rFonts w:eastAsiaTheme="minorEastAsia"/>
                <w:noProof/>
                <w:lang w:eastAsia="de-DE"/>
              </w:rPr>
              <w:tab/>
            </w:r>
            <w:r w:rsidRPr="00990673" w:rsidDel="00990673">
              <w:rPr>
                <w:noProof/>
                <w:rPrChange w:id="258" w:author="J.-P. K." w:date="2016-01-04T12:24:00Z">
                  <w:rPr>
                    <w:rStyle w:val="Hyperlink"/>
                    <w:noProof/>
                  </w:rPr>
                </w:rPrChange>
              </w:rPr>
              <w:delText>Stakeholderanalyse</w:delText>
            </w:r>
            <w:r w:rsidDel="00990673">
              <w:rPr>
                <w:noProof/>
                <w:webHidden/>
              </w:rPr>
              <w:tab/>
              <w:delText>13</w:delText>
            </w:r>
          </w:del>
        </w:p>
        <w:p w14:paraId="2D437BBA" w14:textId="77777777" w:rsidR="005E0428" w:rsidDel="00990673" w:rsidRDefault="005E0428">
          <w:pPr>
            <w:pStyle w:val="Verzeichnis3"/>
            <w:tabs>
              <w:tab w:val="left" w:pos="1320"/>
              <w:tab w:val="right" w:leader="dot" w:pos="9062"/>
            </w:tabs>
            <w:rPr>
              <w:del w:id="259" w:author="J.-P. K." w:date="2016-01-04T12:24:00Z"/>
              <w:rFonts w:eastAsiaTheme="minorEastAsia"/>
              <w:noProof/>
              <w:lang w:eastAsia="de-DE"/>
            </w:rPr>
          </w:pPr>
          <w:del w:id="260" w:author="J.-P. K." w:date="2016-01-04T12:24:00Z">
            <w:r w:rsidRPr="00990673" w:rsidDel="00990673">
              <w:rPr>
                <w:noProof/>
                <w:rPrChange w:id="261" w:author="J.-P. K." w:date="2016-01-04T12:24:00Z">
                  <w:rPr>
                    <w:rStyle w:val="Hyperlink"/>
                    <w:noProof/>
                  </w:rPr>
                </w:rPrChange>
              </w:rPr>
              <w:delText>4.1.1</w:delText>
            </w:r>
            <w:r w:rsidDel="00990673">
              <w:rPr>
                <w:rFonts w:eastAsiaTheme="minorEastAsia"/>
                <w:noProof/>
                <w:lang w:eastAsia="de-DE"/>
              </w:rPr>
              <w:tab/>
            </w:r>
            <w:r w:rsidRPr="00990673" w:rsidDel="00990673">
              <w:rPr>
                <w:noProof/>
                <w:rPrChange w:id="262" w:author="J.-P. K." w:date="2016-01-04T12:24:00Z">
                  <w:rPr>
                    <w:rStyle w:val="Hyperlink"/>
                    <w:noProof/>
                  </w:rPr>
                </w:rPrChange>
              </w:rPr>
              <w:delText>Intern</w:delText>
            </w:r>
            <w:r w:rsidDel="00990673">
              <w:rPr>
                <w:noProof/>
                <w:webHidden/>
              </w:rPr>
              <w:tab/>
              <w:delText>13</w:delText>
            </w:r>
          </w:del>
        </w:p>
        <w:p w14:paraId="10EE5754" w14:textId="77777777" w:rsidR="005E0428" w:rsidDel="00990673" w:rsidRDefault="005E0428">
          <w:pPr>
            <w:pStyle w:val="Verzeichnis3"/>
            <w:tabs>
              <w:tab w:val="left" w:pos="1320"/>
              <w:tab w:val="right" w:leader="dot" w:pos="9062"/>
            </w:tabs>
            <w:rPr>
              <w:del w:id="263" w:author="J.-P. K." w:date="2016-01-04T12:24:00Z"/>
              <w:rFonts w:eastAsiaTheme="minorEastAsia"/>
              <w:noProof/>
              <w:lang w:eastAsia="de-DE"/>
            </w:rPr>
          </w:pPr>
          <w:del w:id="264" w:author="J.-P. K." w:date="2016-01-04T12:24:00Z">
            <w:r w:rsidRPr="00990673" w:rsidDel="00990673">
              <w:rPr>
                <w:noProof/>
                <w:rPrChange w:id="265" w:author="J.-P. K." w:date="2016-01-04T12:24:00Z">
                  <w:rPr>
                    <w:rStyle w:val="Hyperlink"/>
                    <w:noProof/>
                  </w:rPr>
                </w:rPrChange>
              </w:rPr>
              <w:delText>4.1.2</w:delText>
            </w:r>
            <w:r w:rsidDel="00990673">
              <w:rPr>
                <w:rFonts w:eastAsiaTheme="minorEastAsia"/>
                <w:noProof/>
                <w:lang w:eastAsia="de-DE"/>
              </w:rPr>
              <w:tab/>
            </w:r>
            <w:r w:rsidRPr="00990673" w:rsidDel="00990673">
              <w:rPr>
                <w:noProof/>
                <w:rPrChange w:id="266" w:author="J.-P. K." w:date="2016-01-04T12:24:00Z">
                  <w:rPr>
                    <w:rStyle w:val="Hyperlink"/>
                    <w:noProof/>
                  </w:rPr>
                </w:rPrChange>
              </w:rPr>
              <w:delText>Extern</w:delText>
            </w:r>
            <w:r w:rsidDel="00990673">
              <w:rPr>
                <w:noProof/>
                <w:webHidden/>
              </w:rPr>
              <w:tab/>
              <w:delText>13</w:delText>
            </w:r>
          </w:del>
        </w:p>
        <w:p w14:paraId="2298F34E" w14:textId="77777777" w:rsidR="005E0428" w:rsidDel="00990673" w:rsidRDefault="005E0428">
          <w:pPr>
            <w:pStyle w:val="Verzeichnis2"/>
            <w:tabs>
              <w:tab w:val="left" w:pos="880"/>
              <w:tab w:val="right" w:leader="dot" w:pos="9062"/>
            </w:tabs>
            <w:rPr>
              <w:del w:id="267" w:author="J.-P. K." w:date="2016-01-04T12:24:00Z"/>
              <w:rFonts w:eastAsiaTheme="minorEastAsia"/>
              <w:noProof/>
              <w:lang w:eastAsia="de-DE"/>
            </w:rPr>
          </w:pPr>
          <w:del w:id="268" w:author="J.-P. K." w:date="2016-01-04T12:24:00Z">
            <w:r w:rsidRPr="00990673" w:rsidDel="00990673">
              <w:rPr>
                <w:noProof/>
                <w:rPrChange w:id="269" w:author="J.-P. K." w:date="2016-01-04T12:24:00Z">
                  <w:rPr>
                    <w:rStyle w:val="Hyperlink"/>
                    <w:noProof/>
                  </w:rPr>
                </w:rPrChange>
              </w:rPr>
              <w:delText>4.2</w:delText>
            </w:r>
            <w:r w:rsidDel="00990673">
              <w:rPr>
                <w:rFonts w:eastAsiaTheme="minorEastAsia"/>
                <w:noProof/>
                <w:lang w:eastAsia="de-DE"/>
              </w:rPr>
              <w:tab/>
            </w:r>
            <w:r w:rsidRPr="00990673" w:rsidDel="00990673">
              <w:rPr>
                <w:noProof/>
                <w:rPrChange w:id="270" w:author="J.-P. K." w:date="2016-01-04T12:24:00Z">
                  <w:rPr>
                    <w:rStyle w:val="Hyperlink"/>
                    <w:noProof/>
                  </w:rPr>
                </w:rPrChange>
              </w:rPr>
              <w:delText>Umweltanalyse</w:delText>
            </w:r>
            <w:r w:rsidDel="00990673">
              <w:rPr>
                <w:noProof/>
                <w:webHidden/>
              </w:rPr>
              <w:tab/>
              <w:delText>13</w:delText>
            </w:r>
          </w:del>
        </w:p>
        <w:p w14:paraId="60BABD3E" w14:textId="77777777" w:rsidR="005E0428" w:rsidDel="00990673" w:rsidRDefault="005E0428">
          <w:pPr>
            <w:pStyle w:val="Verzeichnis1"/>
            <w:tabs>
              <w:tab w:val="left" w:pos="440"/>
              <w:tab w:val="right" w:leader="dot" w:pos="9062"/>
            </w:tabs>
            <w:rPr>
              <w:del w:id="271" w:author="J.-P. K." w:date="2016-01-04T12:24:00Z"/>
              <w:rFonts w:eastAsiaTheme="minorEastAsia"/>
              <w:noProof/>
              <w:lang w:eastAsia="de-DE"/>
            </w:rPr>
          </w:pPr>
          <w:del w:id="272" w:author="J.-P. K." w:date="2016-01-04T12:24:00Z">
            <w:r w:rsidRPr="00990673" w:rsidDel="00990673">
              <w:rPr>
                <w:noProof/>
                <w:rPrChange w:id="273" w:author="J.-P. K." w:date="2016-01-04T12:24:00Z">
                  <w:rPr>
                    <w:rStyle w:val="Hyperlink"/>
                    <w:noProof/>
                  </w:rPr>
                </w:rPrChange>
              </w:rPr>
              <w:delText>5</w:delText>
            </w:r>
            <w:r w:rsidDel="00990673">
              <w:rPr>
                <w:rFonts w:eastAsiaTheme="minorEastAsia"/>
                <w:noProof/>
                <w:lang w:eastAsia="de-DE"/>
              </w:rPr>
              <w:tab/>
            </w:r>
            <w:r w:rsidRPr="00990673" w:rsidDel="00990673">
              <w:rPr>
                <w:noProof/>
                <w:rPrChange w:id="274" w:author="J.-P. K." w:date="2016-01-04T12:24:00Z">
                  <w:rPr>
                    <w:rStyle w:val="Hyperlink"/>
                    <w:noProof/>
                  </w:rPr>
                </w:rPrChange>
              </w:rPr>
              <w:delText>Das Softwaresystem</w:delText>
            </w:r>
            <w:r w:rsidDel="00990673">
              <w:rPr>
                <w:noProof/>
                <w:webHidden/>
              </w:rPr>
              <w:tab/>
              <w:delText>13</w:delText>
            </w:r>
          </w:del>
        </w:p>
        <w:p w14:paraId="76FADF6B" w14:textId="77777777" w:rsidR="005E0428" w:rsidDel="00990673" w:rsidRDefault="005E0428">
          <w:pPr>
            <w:pStyle w:val="Verzeichnis2"/>
            <w:tabs>
              <w:tab w:val="left" w:pos="880"/>
              <w:tab w:val="right" w:leader="dot" w:pos="9062"/>
            </w:tabs>
            <w:rPr>
              <w:del w:id="275" w:author="J.-P. K." w:date="2016-01-04T12:24:00Z"/>
              <w:rFonts w:eastAsiaTheme="minorEastAsia"/>
              <w:noProof/>
              <w:lang w:eastAsia="de-DE"/>
            </w:rPr>
          </w:pPr>
          <w:del w:id="276" w:author="J.-P. K." w:date="2016-01-04T12:24:00Z">
            <w:r w:rsidRPr="00990673" w:rsidDel="00990673">
              <w:rPr>
                <w:noProof/>
                <w:rPrChange w:id="277" w:author="J.-P. K." w:date="2016-01-04T12:24:00Z">
                  <w:rPr>
                    <w:rStyle w:val="Hyperlink"/>
                    <w:noProof/>
                  </w:rPr>
                </w:rPrChange>
              </w:rPr>
              <w:delText>5.1</w:delText>
            </w:r>
            <w:r w:rsidDel="00990673">
              <w:rPr>
                <w:rFonts w:eastAsiaTheme="minorEastAsia"/>
                <w:noProof/>
                <w:lang w:eastAsia="de-DE"/>
              </w:rPr>
              <w:tab/>
            </w:r>
            <w:r w:rsidRPr="00990673" w:rsidDel="00990673">
              <w:rPr>
                <w:noProof/>
                <w:rPrChange w:id="278" w:author="J.-P. K." w:date="2016-01-04T12:24:00Z">
                  <w:rPr>
                    <w:rStyle w:val="Hyperlink"/>
                    <w:noProof/>
                  </w:rPr>
                </w:rPrChange>
              </w:rPr>
              <w:delText>Anwendungsfall Beschreibung</w:delText>
            </w:r>
            <w:r w:rsidDel="00990673">
              <w:rPr>
                <w:noProof/>
                <w:webHidden/>
              </w:rPr>
              <w:tab/>
              <w:delText>14</w:delText>
            </w:r>
          </w:del>
        </w:p>
        <w:p w14:paraId="1159FB4B" w14:textId="77777777" w:rsidR="005E0428" w:rsidDel="00990673" w:rsidRDefault="005E0428">
          <w:pPr>
            <w:pStyle w:val="Verzeichnis2"/>
            <w:tabs>
              <w:tab w:val="left" w:pos="880"/>
              <w:tab w:val="right" w:leader="dot" w:pos="9062"/>
            </w:tabs>
            <w:rPr>
              <w:del w:id="279" w:author="J.-P. K." w:date="2016-01-04T12:24:00Z"/>
              <w:rFonts w:eastAsiaTheme="minorEastAsia"/>
              <w:noProof/>
              <w:lang w:eastAsia="de-DE"/>
            </w:rPr>
          </w:pPr>
          <w:del w:id="280" w:author="J.-P. K." w:date="2016-01-04T12:24:00Z">
            <w:r w:rsidRPr="00990673" w:rsidDel="00990673">
              <w:rPr>
                <w:noProof/>
                <w:rPrChange w:id="281" w:author="J.-P. K." w:date="2016-01-04T12:24:00Z">
                  <w:rPr>
                    <w:rStyle w:val="Hyperlink"/>
                    <w:noProof/>
                  </w:rPr>
                </w:rPrChange>
              </w:rPr>
              <w:delText>5.2</w:delText>
            </w:r>
            <w:r w:rsidDel="00990673">
              <w:rPr>
                <w:rFonts w:eastAsiaTheme="minorEastAsia"/>
                <w:noProof/>
                <w:lang w:eastAsia="de-DE"/>
              </w:rPr>
              <w:tab/>
            </w:r>
            <w:r w:rsidRPr="00990673" w:rsidDel="00990673">
              <w:rPr>
                <w:noProof/>
                <w:rPrChange w:id="282" w:author="J.-P. K." w:date="2016-01-04T12:24:00Z">
                  <w:rPr>
                    <w:rStyle w:val="Hyperlink"/>
                    <w:noProof/>
                  </w:rPr>
                </w:rPrChange>
              </w:rPr>
              <w:delText>Anwendungsfalldiagramm</w:delText>
            </w:r>
            <w:r w:rsidDel="00990673">
              <w:rPr>
                <w:noProof/>
                <w:webHidden/>
              </w:rPr>
              <w:tab/>
              <w:delText>15</w:delText>
            </w:r>
          </w:del>
        </w:p>
        <w:p w14:paraId="440A239E" w14:textId="77777777" w:rsidR="005E0428" w:rsidDel="00990673" w:rsidRDefault="005E0428">
          <w:pPr>
            <w:pStyle w:val="Verzeichnis2"/>
            <w:tabs>
              <w:tab w:val="left" w:pos="880"/>
              <w:tab w:val="right" w:leader="dot" w:pos="9062"/>
            </w:tabs>
            <w:rPr>
              <w:del w:id="283" w:author="J.-P. K." w:date="2016-01-04T12:24:00Z"/>
              <w:rFonts w:eastAsiaTheme="minorEastAsia"/>
              <w:noProof/>
              <w:lang w:eastAsia="de-DE"/>
            </w:rPr>
          </w:pPr>
          <w:del w:id="284" w:author="J.-P. K." w:date="2016-01-04T12:24:00Z">
            <w:r w:rsidRPr="00990673" w:rsidDel="00990673">
              <w:rPr>
                <w:noProof/>
                <w:rPrChange w:id="285" w:author="J.-P. K." w:date="2016-01-04T12:24:00Z">
                  <w:rPr>
                    <w:rStyle w:val="Hyperlink"/>
                    <w:noProof/>
                  </w:rPr>
                </w:rPrChange>
              </w:rPr>
              <w:delText>5.3</w:delText>
            </w:r>
            <w:r w:rsidDel="00990673">
              <w:rPr>
                <w:rFonts w:eastAsiaTheme="minorEastAsia"/>
                <w:noProof/>
                <w:lang w:eastAsia="de-DE"/>
              </w:rPr>
              <w:tab/>
            </w:r>
            <w:r w:rsidRPr="00990673" w:rsidDel="00990673">
              <w:rPr>
                <w:noProof/>
                <w:rPrChange w:id="286" w:author="J.-P. K." w:date="2016-01-04T12:24:00Z">
                  <w:rPr>
                    <w:rStyle w:val="Hyperlink"/>
                    <w:noProof/>
                  </w:rPr>
                </w:rPrChange>
              </w:rPr>
              <w:delText>Aktivitätsdiagramm</w:delText>
            </w:r>
            <w:r w:rsidDel="00990673">
              <w:rPr>
                <w:noProof/>
                <w:webHidden/>
              </w:rPr>
              <w:tab/>
              <w:delText>16</w:delText>
            </w:r>
          </w:del>
        </w:p>
        <w:p w14:paraId="54054727" w14:textId="77777777" w:rsidR="005E0428" w:rsidDel="00990673" w:rsidRDefault="005E0428">
          <w:pPr>
            <w:pStyle w:val="Verzeichnis2"/>
            <w:tabs>
              <w:tab w:val="left" w:pos="880"/>
              <w:tab w:val="right" w:leader="dot" w:pos="9062"/>
            </w:tabs>
            <w:rPr>
              <w:del w:id="287" w:author="J.-P. K." w:date="2016-01-04T12:24:00Z"/>
              <w:rFonts w:eastAsiaTheme="minorEastAsia"/>
              <w:noProof/>
              <w:lang w:eastAsia="de-DE"/>
            </w:rPr>
          </w:pPr>
          <w:del w:id="288" w:author="J.-P. K." w:date="2016-01-04T12:24:00Z">
            <w:r w:rsidRPr="00990673" w:rsidDel="00990673">
              <w:rPr>
                <w:noProof/>
                <w:rPrChange w:id="289" w:author="J.-P. K." w:date="2016-01-04T12:24:00Z">
                  <w:rPr>
                    <w:rStyle w:val="Hyperlink"/>
                    <w:noProof/>
                  </w:rPr>
                </w:rPrChange>
              </w:rPr>
              <w:delText>5.4</w:delText>
            </w:r>
            <w:r w:rsidDel="00990673">
              <w:rPr>
                <w:rFonts w:eastAsiaTheme="minorEastAsia"/>
                <w:noProof/>
                <w:lang w:eastAsia="de-DE"/>
              </w:rPr>
              <w:tab/>
            </w:r>
            <w:r w:rsidRPr="00990673" w:rsidDel="00990673">
              <w:rPr>
                <w:noProof/>
                <w:rPrChange w:id="290" w:author="J.-P. K." w:date="2016-01-04T12:24:00Z">
                  <w:rPr>
                    <w:rStyle w:val="Hyperlink"/>
                    <w:noProof/>
                  </w:rPr>
                </w:rPrChange>
              </w:rPr>
              <w:delText>Klassendiagramm</w:delText>
            </w:r>
            <w:r w:rsidDel="00990673">
              <w:rPr>
                <w:noProof/>
                <w:webHidden/>
              </w:rPr>
              <w:tab/>
              <w:delText>16</w:delText>
            </w:r>
          </w:del>
        </w:p>
        <w:p w14:paraId="69878C71" w14:textId="77777777" w:rsidR="005E0428" w:rsidDel="00990673" w:rsidRDefault="005E0428">
          <w:pPr>
            <w:pStyle w:val="Verzeichnis2"/>
            <w:tabs>
              <w:tab w:val="left" w:pos="880"/>
              <w:tab w:val="right" w:leader="dot" w:pos="9062"/>
            </w:tabs>
            <w:rPr>
              <w:del w:id="291" w:author="J.-P. K." w:date="2016-01-04T12:24:00Z"/>
              <w:rFonts w:eastAsiaTheme="minorEastAsia"/>
              <w:noProof/>
              <w:lang w:eastAsia="de-DE"/>
            </w:rPr>
          </w:pPr>
          <w:del w:id="292" w:author="J.-P. K." w:date="2016-01-04T12:24:00Z">
            <w:r w:rsidRPr="00990673" w:rsidDel="00990673">
              <w:rPr>
                <w:noProof/>
                <w:rPrChange w:id="293" w:author="J.-P. K." w:date="2016-01-04T12:24:00Z">
                  <w:rPr>
                    <w:rStyle w:val="Hyperlink"/>
                    <w:noProof/>
                  </w:rPr>
                </w:rPrChange>
              </w:rPr>
              <w:delText>5.5</w:delText>
            </w:r>
            <w:r w:rsidDel="00990673">
              <w:rPr>
                <w:rFonts w:eastAsiaTheme="minorEastAsia"/>
                <w:noProof/>
                <w:lang w:eastAsia="de-DE"/>
              </w:rPr>
              <w:tab/>
            </w:r>
            <w:r w:rsidRPr="00990673" w:rsidDel="00990673">
              <w:rPr>
                <w:noProof/>
                <w:rPrChange w:id="294" w:author="J.-P. K." w:date="2016-01-04T12:24:00Z">
                  <w:rPr>
                    <w:rStyle w:val="Hyperlink"/>
                    <w:noProof/>
                  </w:rPr>
                </w:rPrChange>
              </w:rPr>
              <w:delText>Sequenzdiagramm</w:delText>
            </w:r>
            <w:r w:rsidDel="00990673">
              <w:rPr>
                <w:noProof/>
                <w:webHidden/>
              </w:rPr>
              <w:tab/>
              <w:delText>17</w:delText>
            </w:r>
          </w:del>
        </w:p>
        <w:p w14:paraId="1023ACC3" w14:textId="77777777" w:rsidR="005E0428" w:rsidDel="00990673" w:rsidRDefault="005E0428">
          <w:pPr>
            <w:pStyle w:val="Verzeichnis2"/>
            <w:tabs>
              <w:tab w:val="left" w:pos="880"/>
              <w:tab w:val="right" w:leader="dot" w:pos="9062"/>
            </w:tabs>
            <w:rPr>
              <w:del w:id="295" w:author="J.-P. K." w:date="2016-01-04T12:24:00Z"/>
              <w:rFonts w:eastAsiaTheme="minorEastAsia"/>
              <w:noProof/>
              <w:lang w:eastAsia="de-DE"/>
            </w:rPr>
          </w:pPr>
          <w:del w:id="296" w:author="J.-P. K." w:date="2016-01-04T12:24:00Z">
            <w:r w:rsidRPr="00990673" w:rsidDel="00990673">
              <w:rPr>
                <w:noProof/>
                <w:rPrChange w:id="297" w:author="J.-P. K." w:date="2016-01-04T12:24:00Z">
                  <w:rPr>
                    <w:rStyle w:val="Hyperlink"/>
                    <w:noProof/>
                  </w:rPr>
                </w:rPrChange>
              </w:rPr>
              <w:delText>5.6</w:delText>
            </w:r>
            <w:r w:rsidDel="00990673">
              <w:rPr>
                <w:rFonts w:eastAsiaTheme="minorEastAsia"/>
                <w:noProof/>
                <w:lang w:eastAsia="de-DE"/>
              </w:rPr>
              <w:tab/>
            </w:r>
            <w:r w:rsidRPr="00990673" w:rsidDel="00990673">
              <w:rPr>
                <w:noProof/>
                <w:rPrChange w:id="298" w:author="J.-P. K." w:date="2016-01-04T12:24:00Z">
                  <w:rPr>
                    <w:rStyle w:val="Hyperlink"/>
                    <w:noProof/>
                  </w:rPr>
                </w:rPrChange>
              </w:rPr>
              <w:delText>Zustandsdiagramm</w:delText>
            </w:r>
            <w:r w:rsidDel="00990673">
              <w:rPr>
                <w:noProof/>
                <w:webHidden/>
              </w:rPr>
              <w:tab/>
              <w:delText>17</w:delText>
            </w:r>
          </w:del>
        </w:p>
        <w:p w14:paraId="43A762EC" w14:textId="77777777" w:rsidR="005E0428" w:rsidDel="00990673" w:rsidRDefault="005E0428">
          <w:pPr>
            <w:pStyle w:val="Verzeichnis2"/>
            <w:tabs>
              <w:tab w:val="left" w:pos="880"/>
              <w:tab w:val="right" w:leader="dot" w:pos="9062"/>
            </w:tabs>
            <w:rPr>
              <w:del w:id="299" w:author="J.-P. K." w:date="2016-01-04T12:24:00Z"/>
              <w:rFonts w:eastAsiaTheme="minorEastAsia"/>
              <w:noProof/>
              <w:lang w:eastAsia="de-DE"/>
            </w:rPr>
          </w:pPr>
          <w:del w:id="300" w:author="J.-P. K." w:date="2016-01-04T12:24:00Z">
            <w:r w:rsidRPr="00990673" w:rsidDel="00990673">
              <w:rPr>
                <w:noProof/>
                <w:rPrChange w:id="301" w:author="J.-P. K." w:date="2016-01-04T12:24:00Z">
                  <w:rPr>
                    <w:rStyle w:val="Hyperlink"/>
                    <w:noProof/>
                  </w:rPr>
                </w:rPrChange>
              </w:rPr>
              <w:delText>5.7</w:delText>
            </w:r>
            <w:r w:rsidDel="00990673">
              <w:rPr>
                <w:rFonts w:eastAsiaTheme="minorEastAsia"/>
                <w:noProof/>
                <w:lang w:eastAsia="de-DE"/>
              </w:rPr>
              <w:tab/>
            </w:r>
            <w:r w:rsidRPr="00990673" w:rsidDel="00990673">
              <w:rPr>
                <w:noProof/>
                <w:rPrChange w:id="302" w:author="J.-P. K." w:date="2016-01-04T12:24:00Z">
                  <w:rPr>
                    <w:rStyle w:val="Hyperlink"/>
                    <w:noProof/>
                  </w:rPr>
                </w:rPrChange>
              </w:rPr>
              <w:delText>Auswertung der Diagramme</w:delText>
            </w:r>
            <w:r w:rsidDel="00990673">
              <w:rPr>
                <w:noProof/>
                <w:webHidden/>
              </w:rPr>
              <w:tab/>
              <w:delText>17</w:delText>
            </w:r>
          </w:del>
        </w:p>
        <w:p w14:paraId="078AC66A" w14:textId="77777777" w:rsidR="005E0428" w:rsidDel="00990673" w:rsidRDefault="005E0428">
          <w:pPr>
            <w:pStyle w:val="Verzeichnis2"/>
            <w:tabs>
              <w:tab w:val="left" w:pos="880"/>
              <w:tab w:val="right" w:leader="dot" w:pos="9062"/>
            </w:tabs>
            <w:rPr>
              <w:del w:id="303" w:author="J.-P. K." w:date="2016-01-04T12:24:00Z"/>
              <w:rFonts w:eastAsiaTheme="minorEastAsia"/>
              <w:noProof/>
              <w:lang w:eastAsia="de-DE"/>
            </w:rPr>
          </w:pPr>
          <w:del w:id="304" w:author="J.-P. K." w:date="2016-01-04T12:24:00Z">
            <w:r w:rsidRPr="00990673" w:rsidDel="00990673">
              <w:rPr>
                <w:noProof/>
                <w:rPrChange w:id="305" w:author="J.-P. K." w:date="2016-01-04T12:24:00Z">
                  <w:rPr>
                    <w:rStyle w:val="Hyperlink"/>
                    <w:noProof/>
                  </w:rPr>
                </w:rPrChange>
              </w:rPr>
              <w:delText>5.8</w:delText>
            </w:r>
            <w:r w:rsidDel="00990673">
              <w:rPr>
                <w:rFonts w:eastAsiaTheme="minorEastAsia"/>
                <w:noProof/>
                <w:lang w:eastAsia="de-DE"/>
              </w:rPr>
              <w:tab/>
            </w:r>
            <w:r w:rsidRPr="00990673" w:rsidDel="00990673">
              <w:rPr>
                <w:noProof/>
                <w:rPrChange w:id="306" w:author="J.-P. K." w:date="2016-01-04T12:24:00Z">
                  <w:rPr>
                    <w:rStyle w:val="Hyperlink"/>
                    <w:noProof/>
                  </w:rPr>
                </w:rPrChange>
              </w:rPr>
              <w:delText>Auswahl des Vorgehensmodells und Umsetzung</w:delText>
            </w:r>
            <w:r w:rsidDel="00990673">
              <w:rPr>
                <w:noProof/>
                <w:webHidden/>
              </w:rPr>
              <w:tab/>
              <w:delText>17</w:delText>
            </w:r>
          </w:del>
        </w:p>
        <w:p w14:paraId="71EA7957" w14:textId="77777777" w:rsidR="005E0428" w:rsidDel="00990673" w:rsidRDefault="005E0428">
          <w:pPr>
            <w:pStyle w:val="Verzeichnis2"/>
            <w:tabs>
              <w:tab w:val="left" w:pos="880"/>
              <w:tab w:val="right" w:leader="dot" w:pos="9062"/>
            </w:tabs>
            <w:rPr>
              <w:del w:id="307" w:author="J.-P. K." w:date="2016-01-04T12:24:00Z"/>
              <w:rFonts w:eastAsiaTheme="minorEastAsia"/>
              <w:noProof/>
              <w:lang w:eastAsia="de-DE"/>
            </w:rPr>
          </w:pPr>
          <w:del w:id="308" w:author="J.-P. K." w:date="2016-01-04T12:24:00Z">
            <w:r w:rsidRPr="00990673" w:rsidDel="00990673">
              <w:rPr>
                <w:noProof/>
                <w:rPrChange w:id="309" w:author="J.-P. K." w:date="2016-01-04T12:24:00Z">
                  <w:rPr>
                    <w:rStyle w:val="Hyperlink"/>
                    <w:noProof/>
                  </w:rPr>
                </w:rPrChange>
              </w:rPr>
              <w:delText>5.9</w:delText>
            </w:r>
            <w:r w:rsidDel="00990673">
              <w:rPr>
                <w:rFonts w:eastAsiaTheme="minorEastAsia"/>
                <w:noProof/>
                <w:lang w:eastAsia="de-DE"/>
              </w:rPr>
              <w:tab/>
            </w:r>
            <w:r w:rsidRPr="00990673" w:rsidDel="00990673">
              <w:rPr>
                <w:noProof/>
                <w:rPrChange w:id="310" w:author="J.-P. K." w:date="2016-01-04T12:24:00Z">
                  <w:rPr>
                    <w:rStyle w:val="Hyperlink"/>
                    <w:noProof/>
                  </w:rPr>
                </w:rPrChange>
              </w:rPr>
              <w:delText>Auswahl der Architektur und Umsetzung</w:delText>
            </w:r>
            <w:r w:rsidDel="00990673">
              <w:rPr>
                <w:noProof/>
                <w:webHidden/>
              </w:rPr>
              <w:tab/>
              <w:delText>18</w:delText>
            </w:r>
          </w:del>
        </w:p>
        <w:p w14:paraId="4B3DFE95" w14:textId="77777777" w:rsidR="005E0428" w:rsidDel="00990673" w:rsidRDefault="005E0428">
          <w:pPr>
            <w:pStyle w:val="Verzeichnis3"/>
            <w:tabs>
              <w:tab w:val="left" w:pos="1320"/>
              <w:tab w:val="right" w:leader="dot" w:pos="9062"/>
            </w:tabs>
            <w:rPr>
              <w:del w:id="311" w:author="J.-P. K." w:date="2016-01-04T12:24:00Z"/>
              <w:rFonts w:eastAsiaTheme="minorEastAsia"/>
              <w:noProof/>
              <w:lang w:eastAsia="de-DE"/>
            </w:rPr>
          </w:pPr>
          <w:del w:id="312" w:author="J.-P. K." w:date="2016-01-04T12:24:00Z">
            <w:r w:rsidRPr="00990673" w:rsidDel="00990673">
              <w:rPr>
                <w:noProof/>
                <w:lang w:val="en-US"/>
                <w:rPrChange w:id="313" w:author="J.-P. K." w:date="2016-01-04T12:24:00Z">
                  <w:rPr>
                    <w:rStyle w:val="Hyperlink"/>
                    <w:noProof/>
                    <w:lang w:val="en-US"/>
                  </w:rPr>
                </w:rPrChange>
              </w:rPr>
              <w:delText>5.9.1</w:delText>
            </w:r>
            <w:r w:rsidDel="00990673">
              <w:rPr>
                <w:rFonts w:eastAsiaTheme="minorEastAsia"/>
                <w:noProof/>
                <w:lang w:eastAsia="de-DE"/>
              </w:rPr>
              <w:tab/>
            </w:r>
            <w:r w:rsidRPr="00990673" w:rsidDel="00990673">
              <w:rPr>
                <w:noProof/>
                <w:lang w:val="en-US"/>
                <w:rPrChange w:id="314" w:author="J.-P. K." w:date="2016-01-04T12:24:00Z">
                  <w:rPr>
                    <w:rStyle w:val="Hyperlink"/>
                    <w:noProof/>
                    <w:lang w:val="en-US"/>
                  </w:rPr>
                </w:rPrChange>
              </w:rPr>
              <w:delText>Architecture</w:delText>
            </w:r>
            <w:r w:rsidDel="00990673">
              <w:rPr>
                <w:noProof/>
                <w:webHidden/>
              </w:rPr>
              <w:tab/>
              <w:delText>18</w:delText>
            </w:r>
          </w:del>
        </w:p>
        <w:p w14:paraId="245C7D43" w14:textId="77777777" w:rsidR="005E0428" w:rsidDel="00990673" w:rsidRDefault="005E0428">
          <w:pPr>
            <w:pStyle w:val="Verzeichnis3"/>
            <w:tabs>
              <w:tab w:val="left" w:pos="1320"/>
              <w:tab w:val="right" w:leader="dot" w:pos="9062"/>
            </w:tabs>
            <w:rPr>
              <w:del w:id="315" w:author="J.-P. K." w:date="2016-01-04T12:24:00Z"/>
              <w:rFonts w:eastAsiaTheme="minorEastAsia"/>
              <w:noProof/>
              <w:lang w:eastAsia="de-DE"/>
            </w:rPr>
          </w:pPr>
          <w:del w:id="316" w:author="J.-P. K." w:date="2016-01-04T12:24:00Z">
            <w:r w:rsidRPr="00990673" w:rsidDel="00990673">
              <w:rPr>
                <w:noProof/>
                <w:lang w:val="en-US"/>
                <w:rPrChange w:id="317" w:author="J.-P. K." w:date="2016-01-04T12:24:00Z">
                  <w:rPr>
                    <w:rStyle w:val="Hyperlink"/>
                    <w:noProof/>
                    <w:lang w:val="en-US"/>
                  </w:rPr>
                </w:rPrChange>
              </w:rPr>
              <w:delText>5.9.2</w:delText>
            </w:r>
            <w:r w:rsidDel="00990673">
              <w:rPr>
                <w:rFonts w:eastAsiaTheme="minorEastAsia"/>
                <w:noProof/>
                <w:lang w:eastAsia="de-DE"/>
              </w:rPr>
              <w:tab/>
            </w:r>
            <w:r w:rsidRPr="00990673" w:rsidDel="00990673">
              <w:rPr>
                <w:noProof/>
                <w:rPrChange w:id="318" w:author="J.-P. K." w:date="2016-01-04T12:24:00Z">
                  <w:rPr>
                    <w:rStyle w:val="Hyperlink"/>
                    <w:noProof/>
                  </w:rPr>
                </w:rPrChange>
              </w:rPr>
              <w:delText>Security</w:delText>
            </w:r>
            <w:r w:rsidDel="00990673">
              <w:rPr>
                <w:noProof/>
                <w:webHidden/>
              </w:rPr>
              <w:tab/>
              <w:delText>18</w:delText>
            </w:r>
          </w:del>
        </w:p>
        <w:p w14:paraId="0B3E32BC" w14:textId="77777777" w:rsidR="005E0428" w:rsidDel="00990673" w:rsidRDefault="005E0428">
          <w:pPr>
            <w:pStyle w:val="Verzeichnis3"/>
            <w:tabs>
              <w:tab w:val="left" w:pos="1320"/>
              <w:tab w:val="right" w:leader="dot" w:pos="9062"/>
            </w:tabs>
            <w:rPr>
              <w:del w:id="319" w:author="J.-P. K." w:date="2016-01-04T12:24:00Z"/>
              <w:rFonts w:eastAsiaTheme="minorEastAsia"/>
              <w:noProof/>
              <w:lang w:eastAsia="de-DE"/>
            </w:rPr>
          </w:pPr>
          <w:del w:id="320" w:author="J.-P. K." w:date="2016-01-04T12:24:00Z">
            <w:r w:rsidRPr="00990673" w:rsidDel="00990673">
              <w:rPr>
                <w:noProof/>
                <w:rPrChange w:id="321" w:author="J.-P. K." w:date="2016-01-04T12:24:00Z">
                  <w:rPr>
                    <w:rStyle w:val="Hyperlink"/>
                    <w:noProof/>
                  </w:rPr>
                </w:rPrChange>
              </w:rPr>
              <w:delText>5.9.3</w:delText>
            </w:r>
            <w:r w:rsidDel="00990673">
              <w:rPr>
                <w:rFonts w:eastAsiaTheme="minorEastAsia"/>
                <w:noProof/>
                <w:lang w:eastAsia="de-DE"/>
              </w:rPr>
              <w:tab/>
            </w:r>
            <w:r w:rsidRPr="00990673" w:rsidDel="00990673">
              <w:rPr>
                <w:noProof/>
                <w:rPrChange w:id="322" w:author="J.-P. K." w:date="2016-01-04T12:24:00Z">
                  <w:rPr>
                    <w:rStyle w:val="Hyperlink"/>
                    <w:noProof/>
                  </w:rPr>
                </w:rPrChange>
              </w:rPr>
              <w:delText>Allgemeines zu 3-Tier-Architektur</w:delText>
            </w:r>
            <w:r w:rsidDel="00990673">
              <w:rPr>
                <w:noProof/>
                <w:webHidden/>
              </w:rPr>
              <w:tab/>
              <w:delText>18</w:delText>
            </w:r>
          </w:del>
        </w:p>
        <w:p w14:paraId="6C2CFD08" w14:textId="77777777" w:rsidR="005E0428" w:rsidDel="00990673" w:rsidRDefault="005E0428">
          <w:pPr>
            <w:pStyle w:val="Verzeichnis2"/>
            <w:tabs>
              <w:tab w:val="left" w:pos="880"/>
              <w:tab w:val="right" w:leader="dot" w:pos="9062"/>
            </w:tabs>
            <w:rPr>
              <w:del w:id="323" w:author="J.-P. K." w:date="2016-01-04T12:24:00Z"/>
              <w:rFonts w:eastAsiaTheme="minorEastAsia"/>
              <w:noProof/>
              <w:lang w:eastAsia="de-DE"/>
            </w:rPr>
          </w:pPr>
          <w:del w:id="324" w:author="J.-P. K." w:date="2016-01-04T12:24:00Z">
            <w:r w:rsidRPr="00990673" w:rsidDel="00990673">
              <w:rPr>
                <w:noProof/>
                <w:rPrChange w:id="325" w:author="J.-P. K." w:date="2016-01-04T12:24:00Z">
                  <w:rPr>
                    <w:rStyle w:val="Hyperlink"/>
                    <w:noProof/>
                  </w:rPr>
                </w:rPrChange>
              </w:rPr>
              <w:delText>5.10</w:delText>
            </w:r>
            <w:r w:rsidDel="00990673">
              <w:rPr>
                <w:rFonts w:eastAsiaTheme="minorEastAsia"/>
                <w:noProof/>
                <w:lang w:eastAsia="de-DE"/>
              </w:rPr>
              <w:tab/>
            </w:r>
            <w:r w:rsidRPr="00990673" w:rsidDel="00990673">
              <w:rPr>
                <w:noProof/>
                <w:rPrChange w:id="326" w:author="J.-P. K." w:date="2016-01-04T12:24:00Z">
                  <w:rPr>
                    <w:rStyle w:val="Hyperlink"/>
                    <w:noProof/>
                  </w:rPr>
                </w:rPrChange>
              </w:rPr>
              <w:delText>Auswahl der Versionsverwaltung und Umsetzung</w:delText>
            </w:r>
            <w:r w:rsidDel="00990673">
              <w:rPr>
                <w:noProof/>
                <w:webHidden/>
              </w:rPr>
              <w:tab/>
              <w:delText>19</w:delText>
            </w:r>
          </w:del>
        </w:p>
        <w:p w14:paraId="14F41897" w14:textId="77777777" w:rsidR="005E0428" w:rsidDel="00990673" w:rsidRDefault="005E0428">
          <w:pPr>
            <w:pStyle w:val="Verzeichnis2"/>
            <w:tabs>
              <w:tab w:val="left" w:pos="880"/>
              <w:tab w:val="right" w:leader="dot" w:pos="9062"/>
            </w:tabs>
            <w:rPr>
              <w:del w:id="327" w:author="J.-P. K." w:date="2016-01-04T12:24:00Z"/>
              <w:rFonts w:eastAsiaTheme="minorEastAsia"/>
              <w:noProof/>
              <w:lang w:eastAsia="de-DE"/>
            </w:rPr>
          </w:pPr>
          <w:del w:id="328" w:author="J.-P. K." w:date="2016-01-04T12:24:00Z">
            <w:r w:rsidRPr="00990673" w:rsidDel="00990673">
              <w:rPr>
                <w:noProof/>
                <w:rPrChange w:id="329" w:author="J.-P. K." w:date="2016-01-04T12:24:00Z">
                  <w:rPr>
                    <w:rStyle w:val="Hyperlink"/>
                    <w:noProof/>
                  </w:rPr>
                </w:rPrChange>
              </w:rPr>
              <w:delText>5.11</w:delText>
            </w:r>
            <w:r w:rsidDel="00990673">
              <w:rPr>
                <w:rFonts w:eastAsiaTheme="minorEastAsia"/>
                <w:noProof/>
                <w:lang w:eastAsia="de-DE"/>
              </w:rPr>
              <w:tab/>
            </w:r>
            <w:r w:rsidRPr="00990673" w:rsidDel="00990673">
              <w:rPr>
                <w:noProof/>
                <w:rPrChange w:id="330" w:author="J.-P. K." w:date="2016-01-04T12:24:00Z">
                  <w:rPr>
                    <w:rStyle w:val="Hyperlink"/>
                    <w:noProof/>
                  </w:rPr>
                </w:rPrChange>
              </w:rPr>
              <w:delText>Installationshandbuch</w:delText>
            </w:r>
            <w:r w:rsidDel="00990673">
              <w:rPr>
                <w:noProof/>
                <w:webHidden/>
              </w:rPr>
              <w:tab/>
              <w:delText>19</w:delText>
            </w:r>
          </w:del>
        </w:p>
        <w:p w14:paraId="736015EB" w14:textId="77777777" w:rsidR="005E0428" w:rsidDel="00990673" w:rsidRDefault="005E0428">
          <w:pPr>
            <w:pStyle w:val="Verzeichnis2"/>
            <w:tabs>
              <w:tab w:val="left" w:pos="880"/>
              <w:tab w:val="right" w:leader="dot" w:pos="9062"/>
            </w:tabs>
            <w:rPr>
              <w:del w:id="331" w:author="J.-P. K." w:date="2016-01-04T12:24:00Z"/>
              <w:rFonts w:eastAsiaTheme="minorEastAsia"/>
              <w:noProof/>
              <w:lang w:eastAsia="de-DE"/>
            </w:rPr>
          </w:pPr>
          <w:del w:id="332" w:author="J.-P. K." w:date="2016-01-04T12:24:00Z">
            <w:r w:rsidRPr="00990673" w:rsidDel="00990673">
              <w:rPr>
                <w:noProof/>
                <w:rPrChange w:id="333" w:author="J.-P. K." w:date="2016-01-04T12:24:00Z">
                  <w:rPr>
                    <w:rStyle w:val="Hyperlink"/>
                    <w:noProof/>
                  </w:rPr>
                </w:rPrChange>
              </w:rPr>
              <w:delText>5.12</w:delText>
            </w:r>
            <w:r w:rsidDel="00990673">
              <w:rPr>
                <w:rFonts w:eastAsiaTheme="minorEastAsia"/>
                <w:noProof/>
                <w:lang w:eastAsia="de-DE"/>
              </w:rPr>
              <w:tab/>
            </w:r>
            <w:r w:rsidRPr="00990673" w:rsidDel="00990673">
              <w:rPr>
                <w:noProof/>
                <w:rPrChange w:id="334" w:author="J.-P. K." w:date="2016-01-04T12:24:00Z">
                  <w:rPr>
                    <w:rStyle w:val="Hyperlink"/>
                    <w:noProof/>
                  </w:rPr>
                </w:rPrChange>
              </w:rPr>
              <w:delText>Benutzerhandbuch</w:delText>
            </w:r>
            <w:r w:rsidDel="00990673">
              <w:rPr>
                <w:noProof/>
                <w:webHidden/>
              </w:rPr>
              <w:tab/>
              <w:delText>19</w:delText>
            </w:r>
          </w:del>
        </w:p>
        <w:p w14:paraId="4835D9FF" w14:textId="77777777" w:rsidR="005E0428" w:rsidDel="00990673" w:rsidRDefault="005E0428">
          <w:pPr>
            <w:pStyle w:val="Verzeichnis1"/>
            <w:tabs>
              <w:tab w:val="left" w:pos="440"/>
              <w:tab w:val="right" w:leader="dot" w:pos="9062"/>
            </w:tabs>
            <w:rPr>
              <w:del w:id="335" w:author="J.-P. K." w:date="2016-01-04T12:24:00Z"/>
              <w:rFonts w:eastAsiaTheme="minorEastAsia"/>
              <w:noProof/>
              <w:lang w:eastAsia="de-DE"/>
            </w:rPr>
          </w:pPr>
          <w:del w:id="336" w:author="J.-P. K." w:date="2016-01-04T12:24:00Z">
            <w:r w:rsidRPr="00990673" w:rsidDel="00990673">
              <w:rPr>
                <w:noProof/>
                <w:rPrChange w:id="337" w:author="J.-P. K." w:date="2016-01-04T12:24:00Z">
                  <w:rPr>
                    <w:rStyle w:val="Hyperlink"/>
                    <w:noProof/>
                  </w:rPr>
                </w:rPrChange>
              </w:rPr>
              <w:delText>6</w:delText>
            </w:r>
            <w:r w:rsidDel="00990673">
              <w:rPr>
                <w:rFonts w:eastAsiaTheme="minorEastAsia"/>
                <w:noProof/>
                <w:lang w:eastAsia="de-DE"/>
              </w:rPr>
              <w:tab/>
            </w:r>
            <w:r w:rsidRPr="00990673" w:rsidDel="00990673">
              <w:rPr>
                <w:noProof/>
                <w:rPrChange w:id="338" w:author="J.-P. K." w:date="2016-01-04T12:24:00Z">
                  <w:rPr>
                    <w:rStyle w:val="Hyperlink"/>
                    <w:noProof/>
                  </w:rPr>
                </w:rPrChange>
              </w:rPr>
              <w:delText>Anhang</w:delText>
            </w:r>
            <w:r w:rsidDel="00990673">
              <w:rPr>
                <w:noProof/>
                <w:webHidden/>
              </w:rPr>
              <w:tab/>
              <w:delText>19</w:delText>
            </w:r>
          </w:del>
        </w:p>
        <w:p w14:paraId="54F8EEC4" w14:textId="77777777" w:rsidR="005E0428" w:rsidDel="00990673" w:rsidRDefault="005E0428">
          <w:pPr>
            <w:pStyle w:val="Verzeichnis1"/>
            <w:tabs>
              <w:tab w:val="left" w:pos="440"/>
              <w:tab w:val="right" w:leader="dot" w:pos="9062"/>
            </w:tabs>
            <w:rPr>
              <w:del w:id="339" w:author="J.-P. K." w:date="2016-01-04T12:24:00Z"/>
              <w:rFonts w:eastAsiaTheme="minorEastAsia"/>
              <w:noProof/>
              <w:lang w:eastAsia="de-DE"/>
            </w:rPr>
          </w:pPr>
          <w:del w:id="340" w:author="J.-P. K." w:date="2016-01-04T12:24:00Z">
            <w:r w:rsidRPr="00990673" w:rsidDel="00990673">
              <w:rPr>
                <w:noProof/>
                <w:rPrChange w:id="341" w:author="J.-P. K." w:date="2016-01-04T12:24:00Z">
                  <w:rPr>
                    <w:rStyle w:val="Hyperlink"/>
                    <w:noProof/>
                  </w:rPr>
                </w:rPrChange>
              </w:rPr>
              <w:delText>7</w:delText>
            </w:r>
            <w:r w:rsidDel="00990673">
              <w:rPr>
                <w:rFonts w:eastAsiaTheme="minorEastAsia"/>
                <w:noProof/>
                <w:lang w:eastAsia="de-DE"/>
              </w:rPr>
              <w:tab/>
            </w:r>
            <w:r w:rsidRPr="00990673" w:rsidDel="00990673">
              <w:rPr>
                <w:noProof/>
                <w:rPrChange w:id="342" w:author="J.-P. K." w:date="2016-01-04T12:24:00Z">
                  <w:rPr>
                    <w:rStyle w:val="Hyperlink"/>
                    <w:noProof/>
                  </w:rPr>
                </w:rPrChange>
              </w:rPr>
              <w:delText>Literaturverzeichnis</w:delText>
            </w:r>
            <w:r w:rsidDel="00990673">
              <w:rPr>
                <w:noProof/>
                <w:webHidden/>
              </w:rPr>
              <w:tab/>
              <w:delText>20</w:delText>
            </w:r>
          </w:del>
        </w:p>
        <w:p w14:paraId="5AA5F8B5" w14:textId="1C885C4F" w:rsidR="00597D84" w:rsidRDefault="00597D84">
          <w:r>
            <w:rPr>
              <w:b/>
              <w:bCs/>
            </w:rPr>
            <w:fldChar w:fldCharType="end"/>
          </w:r>
        </w:p>
        <w:bookmarkStart w:id="343" w:name="_GoBack" w:displacedByCustomXml="next"/>
        <w:bookmarkEnd w:id="343" w:displacedByCustomXml="next"/>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344" w:name="_Toc439673602"/>
      <w:r>
        <w:lastRenderedPageBreak/>
        <w:t>Projektbeschreibung</w:t>
      </w:r>
      <w:bookmarkEnd w:id="344"/>
    </w:p>
    <w:p w14:paraId="6D07E6FF" w14:textId="77777777" w:rsidR="00A95B83" w:rsidRDefault="00A95B83" w:rsidP="00A95B83">
      <w:pPr>
        <w:pStyle w:val="berschrift2"/>
      </w:pPr>
      <w:bookmarkStart w:id="345" w:name="_Toc439673603"/>
      <w:r>
        <w:t>Ausgangsituation</w:t>
      </w:r>
      <w:bookmarkEnd w:id="345"/>
    </w:p>
    <w:p w14:paraId="6335AB10" w14:textId="77777777" w:rsidR="0052201C" w:rsidRPr="0052201C" w:rsidRDefault="0052201C" w:rsidP="0052201C"/>
    <w:p w14:paraId="1CF06A58" w14:textId="77777777" w:rsidR="00A95B83" w:rsidRDefault="00A95B83" w:rsidP="00A95B83">
      <w:pPr>
        <w:pStyle w:val="berschrift2"/>
      </w:pPr>
      <w:bookmarkStart w:id="346" w:name="_Toc439673604"/>
      <w:r>
        <w:t>Zielsetzung</w:t>
      </w:r>
      <w:bookmarkEnd w:id="346"/>
    </w:p>
    <w:p w14:paraId="2D15CA66" w14:textId="77777777" w:rsidR="00455330" w:rsidRPr="008B02B4" w:rsidRDefault="00455330" w:rsidP="00535940"/>
    <w:p w14:paraId="4E2C6A2A" w14:textId="77777777" w:rsidR="0052201C" w:rsidRDefault="007D2024" w:rsidP="0052201C">
      <w:pPr>
        <w:pStyle w:val="berschrift3"/>
      </w:pPr>
      <w:bookmarkStart w:id="347" w:name="h.81n87pq16mq5" w:colFirst="0" w:colLast="0"/>
      <w:bookmarkStart w:id="348" w:name="_Toc439673605"/>
      <w:bookmarkEnd w:id="347"/>
      <w:r>
        <w:t>Grobk</w:t>
      </w:r>
      <w:r w:rsidR="00285DFC">
        <w:t>onzept</w:t>
      </w:r>
      <w:bookmarkEnd w:id="348"/>
    </w:p>
    <w:p w14:paraId="18F1AFF1" w14:textId="08F4A98C"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 und aufbereitet </w:t>
      </w:r>
      <w:r>
        <w:t>und</w:t>
      </w:r>
      <w:r w:rsidR="00B171BB">
        <w:t xml:space="preserve"> dazu</w:t>
      </w:r>
      <w:r>
        <w:t xml:space="preserve"> weitere hilfreiche Funktionen integriert </w:t>
      </w:r>
      <w:r w:rsidR="0075252C">
        <w:t>werden</w:t>
      </w:r>
      <w:r>
        <w:t>. Diese sollten möglichst genau auf die Anforderungen der Flüchtlinge zugeschnitten sein</w:t>
      </w:r>
      <w:r w:rsidR="008715B8">
        <w:t xml:space="preserve">, </w:t>
      </w:r>
      <w:r>
        <w:t>unter anderem eine sehr einfache Benutzeroberfläche die sofort verständlich ist und intuitiv bedient werden kann</w:t>
      </w:r>
      <w:r w:rsidR="008715B8">
        <w:t>.</w:t>
      </w:r>
      <w:r>
        <w:t xml:space="preserve"> </w:t>
      </w:r>
      <w:r w:rsidR="008715B8">
        <w:t xml:space="preserve"> Im Zuge der Projektarbeit</w:t>
      </w:r>
      <w:r>
        <w:t xml:space="preserve"> </w:t>
      </w:r>
      <w:r w:rsidR="008715B8">
        <w:t xml:space="preserve">nutzten wir bereits bestehende Anwendungen anderer Webseiten oder verlinkten auf diese, bspw. </w:t>
      </w:r>
      <w:r w:rsidR="0010158C">
        <w:t xml:space="preserve">auf </w:t>
      </w:r>
      <w:r w:rsidR="00864AA6">
        <w:t xml:space="preserve">eine </w:t>
      </w:r>
      <w:r w:rsidR="008715B8">
        <w:t>Open Street Map oder ein Wiki.</w:t>
      </w:r>
    </w:p>
    <w:p w14:paraId="0AF76C7F" w14:textId="5F9BC109" w:rsidR="0052201C" w:rsidRDefault="0052201C" w:rsidP="0052201C">
      <w:r>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349" w:name="h.i2o87621qy6v" w:colFirst="0" w:colLast="0"/>
      <w:bookmarkStart w:id="350" w:name="_Toc439673606"/>
      <w:bookmarkEnd w:id="349"/>
      <w:r>
        <w:t>Zielgruppe</w:t>
      </w:r>
      <w:bookmarkEnd w:id="350"/>
    </w:p>
    <w:p w14:paraId="0D9C0EA7" w14:textId="08C06457"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zum anderen die Helfer.</w:t>
      </w:r>
    </w:p>
    <w:p w14:paraId="38026C65" w14:textId="77777777" w:rsidR="00455330" w:rsidRDefault="00455330" w:rsidP="0052201C"/>
    <w:p w14:paraId="507E72D4" w14:textId="1A3E09C3" w:rsidR="00025B3D" w:rsidRDefault="00025B3D" w:rsidP="0010158C">
      <w:pPr>
        <w:pStyle w:val="berschrift3"/>
      </w:pPr>
      <w:bookmarkStart w:id="351" w:name="_Toc439673607"/>
      <w:r>
        <w:t>Funktion und benötigte Rechte der Benutzergruppen</w:t>
      </w:r>
      <w:bookmarkEnd w:id="351"/>
    </w:p>
    <w:p w14:paraId="2D97BEA7" w14:textId="25E1DF3D" w:rsidR="00025B3D" w:rsidRDefault="00C029DF">
      <w:r>
        <w:t>Ein n</w:t>
      </w:r>
      <w:r w:rsidR="00025B3D">
        <w:t>icht eingeloggter 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78A0AA22" w:rsidR="00025B3D" w:rsidRDefault="0010158C">
      <w:r>
        <w:t xml:space="preserve">ein eingeloggter </w:t>
      </w:r>
      <w:r w:rsidR="00025B3D">
        <w:t>Benutzer (Helfer</w:t>
      </w:r>
      <w:r>
        <w:t xml:space="preserve">) hat </w:t>
      </w:r>
      <w:r w:rsidR="00025B3D">
        <w:t xml:space="preserve">erweiterte Benutzerrechte. </w:t>
      </w:r>
      <w:r>
        <w:t>So kann dieser</w:t>
      </w:r>
      <w:r w:rsidR="00025B3D">
        <w:t xml:space="preserve"> das Wiki bearbeiten</w:t>
      </w:r>
      <w:r>
        <w:t xml:space="preserve"> und hat somit Zugriff auf die Website als auch dem Wiki</w:t>
      </w:r>
      <w:r w:rsidR="00025B3D">
        <w:t xml:space="preserve">. </w:t>
      </w:r>
      <w:r w:rsidR="00AC526A">
        <w:t>Für diesen Geschäftfall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3C2CDFDB" w:rsidR="00025B3D" w:rsidRPr="00025B3D" w:rsidRDefault="00AC526A">
      <w:r>
        <w:t xml:space="preserve">Ein </w:t>
      </w:r>
      <w:r w:rsidR="00025B3D">
        <w:t>Administrator</w:t>
      </w:r>
      <w:r>
        <w:t xml:space="preserve"> hat </w:t>
      </w:r>
      <w:r w:rsidR="00025B3D">
        <w:t xml:space="preserve">vollständige Rechte. Er darf alles bearbeiten, neu anfügen, löschen usw. </w:t>
      </w:r>
      <w:r>
        <w:t xml:space="preserve">Ebenso benutzt er </w:t>
      </w:r>
      <w:r w:rsidR="00025B3D">
        <w:t>alle bereitgestellten Funktionen, auch welche über die Website hinaus</w:t>
      </w:r>
      <w:r w:rsidR="00622D2D">
        <w:t>gehen</w:t>
      </w:r>
      <w:r w:rsidR="00025B3D">
        <w:t xml:space="preserve">. So z.B. um ein </w:t>
      </w:r>
      <w:r w:rsidR="00F760A1">
        <w:t>n</w:t>
      </w:r>
      <w:r w:rsidR="00025B3D">
        <w:t>eue</w:t>
      </w:r>
      <w:r w:rsidR="00F760A1">
        <w:t>s</w:t>
      </w:r>
      <w:r w:rsidR="00025B3D">
        <w:t xml:space="preserve"> Build auf den Application Server zu pushen. </w:t>
      </w:r>
      <w:r>
        <w:t xml:space="preserve">Für diesen Geschäftsfall werden die gleichen Daten gespeichert wie im für einen eingeloggten User (Helfer) gespeichert. </w:t>
      </w:r>
    </w:p>
    <w:p w14:paraId="1C83CDE3" w14:textId="0F447663" w:rsidR="00025B3D" w:rsidRDefault="00025B3D" w:rsidP="0052201C"/>
    <w:p w14:paraId="36EADA1C" w14:textId="77777777" w:rsidR="0052201C" w:rsidRDefault="0052201C" w:rsidP="0052201C">
      <w:pPr>
        <w:pStyle w:val="berschrift3"/>
      </w:pPr>
      <w:bookmarkStart w:id="352" w:name="h.hwl0hmkouqy" w:colFirst="0" w:colLast="0"/>
      <w:bookmarkStart w:id="353" w:name="_Toc439673608"/>
      <w:bookmarkEnd w:id="352"/>
      <w:r>
        <w:t>Allgemeine Beschreibung der Funktionen</w:t>
      </w:r>
      <w:bookmarkEnd w:id="353"/>
    </w:p>
    <w:p w14:paraId="6036A3F0" w14:textId="24D19A12" w:rsidR="001A5D11" w:rsidRPr="001A5D11" w:rsidRDefault="005277D2" w:rsidP="00AC526A">
      <w:r>
        <w:t>Wir nutzen verschiedene Funktionen aus bereits existierenden Webseiten und Anwendungen, dabei spezifizieren wir den Umfang nach unseren Anforderungen. Hier folgen die zu implantierenden Funktionen:</w:t>
      </w:r>
    </w:p>
    <w:p w14:paraId="6ABE3BE9" w14:textId="383B96FA" w:rsidR="0052201C" w:rsidRDefault="0052201C" w:rsidP="0052201C">
      <w:pPr>
        <w:numPr>
          <w:ilvl w:val="0"/>
          <w:numId w:val="8"/>
        </w:numPr>
        <w:spacing w:after="0" w:line="276" w:lineRule="auto"/>
        <w:ind w:hanging="360"/>
        <w:contextualSpacing/>
      </w:pPr>
      <w:r>
        <w:lastRenderedPageBreak/>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Infos der lokalen Refugee Law Clinics / andere lokale Vereine</w:t>
      </w:r>
    </w:p>
    <w:p w14:paraId="62E0407A" w14:textId="77777777" w:rsidR="0052201C" w:rsidRDefault="0052201C" w:rsidP="0052201C">
      <w:pPr>
        <w:numPr>
          <w:ilvl w:val="1"/>
          <w:numId w:val="8"/>
        </w:numPr>
        <w:spacing w:after="0" w:line="276" w:lineRule="auto"/>
        <w:ind w:hanging="360"/>
        <w:contextualSpacing/>
      </w:pPr>
      <w:r>
        <w:tab/>
        <w:t>häufig genutzte Rufnummern (Notrufnummern) + deren Aufgabengebiete</w:t>
      </w:r>
    </w:p>
    <w:p w14:paraId="50166215" w14:textId="54BC6659" w:rsidR="0052201C" w:rsidRDefault="0052201C" w:rsidP="0052201C">
      <w:pPr>
        <w:numPr>
          <w:ilvl w:val="1"/>
          <w:numId w:val="8"/>
        </w:numPr>
        <w:spacing w:after="0" w:line="276" w:lineRule="auto"/>
        <w:ind w:hanging="360"/>
        <w:contextualSpacing/>
      </w:pPr>
      <w:r>
        <w:tab/>
        <w:t>Gesundheitssystem</w:t>
      </w:r>
      <w:r w:rsidR="00AC526A">
        <w:t>,</w:t>
      </w:r>
      <w:r>
        <w:t xml:space="preserve"> Kostenlose 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77777777"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(„wo 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77777777" w:rsidR="0052201C" w:rsidRDefault="0052201C" w:rsidP="0052201C">
      <w:pPr>
        <w:numPr>
          <w:ilvl w:val="0"/>
          <w:numId w:val="9"/>
        </w:numPr>
        <w:spacing w:after="0" w:line="276" w:lineRule="auto"/>
        <w:ind w:hanging="360"/>
        <w:contextualSpacing/>
      </w:pPr>
      <w:r>
        <w:t xml:space="preserve">Ein Forum, aufgebaut wie ein schwarzes Brett und standortspezifisch, um Dienste anzugeben. Also eine Plattform für Helfer und hilfesuchende – was brauche ich genau? Wer kann mir helfen? </w:t>
      </w:r>
    </w:p>
    <w:p w14:paraId="5DFC2E18" w14:textId="7D3C1DBC" w:rsidR="0052201C" w:rsidRDefault="0052201C" w:rsidP="0052201C">
      <w:pPr>
        <w:numPr>
          <w:ilvl w:val="0"/>
          <w:numId w:val="15"/>
        </w:numPr>
        <w:spacing w:after="0" w:line="276" w:lineRule="auto"/>
        <w:ind w:hanging="360"/>
        <w:contextualSpacing/>
      </w:pPr>
      <w:r>
        <w:t>Freizeitbeschäftigung: Map/Wiki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Wie heißen die Supermärkte? Und dann direkt eine Integration „auf Karte anzeigen“ – dort werden dann die benötigten Kategorien eingeblendet. (fließender Übergang)</w:t>
      </w:r>
    </w:p>
    <w:p w14:paraId="2DD5326A" w14:textId="77777777" w:rsidR="0052201C" w:rsidRDefault="0052201C" w:rsidP="0052201C">
      <w:pPr>
        <w:numPr>
          <w:ilvl w:val="0"/>
          <w:numId w:val="7"/>
        </w:numPr>
        <w:spacing w:after="0" w:line="276" w:lineRule="auto"/>
        <w:ind w:hanging="360"/>
        <w:contextualSpacing/>
      </w:pPr>
      <w:r>
        <w:t>Suchfunktion: Einfaches Schlagwortfiltern. Ich möchte mich nicht durchklicken? Okay – ich such danach</w:t>
      </w:r>
    </w:p>
    <w:p w14:paraId="66FBCE38" w14:textId="71A22573" w:rsidR="0052201C" w:rsidRDefault="0052201C" w:rsidP="0052201C">
      <w:pPr>
        <w:numPr>
          <w:ilvl w:val="0"/>
          <w:numId w:val="16"/>
        </w:numPr>
        <w:spacing w:after="0" w:line="276" w:lineRule="auto"/>
        <w:ind w:hanging="360"/>
        <w:contextualSpacing/>
      </w:pPr>
      <w:r>
        <w:t xml:space="preserve">Formular Template: Deutschland hat ein Bürokratischer </w:t>
      </w:r>
      <w:r w:rsidR="00ED47C1">
        <w:t>Dschungel</w:t>
      </w:r>
      <w:r>
        <w:t xml:space="preserve"> der allein für deutsche nicht immer durchschaubar ist – für Menschen die dann nicht einmal deutsch sprechen eine noch viel größere Herausforderung. Eine Standortbezogene 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354" w:name="_Toc439502490"/>
      <w:bookmarkStart w:id="355" w:name="_Toc439666431"/>
      <w:bookmarkStart w:id="356" w:name="_Toc439666538"/>
      <w:bookmarkStart w:id="357" w:name="h.bxdw5qzhu7pt" w:colFirst="0" w:colLast="0"/>
      <w:bookmarkEnd w:id="354"/>
      <w:bookmarkEnd w:id="355"/>
      <w:bookmarkEnd w:id="356"/>
      <w:bookmarkEnd w:id="357"/>
      <w:r>
        <w:t xml:space="preserve"> </w:t>
      </w:r>
      <w:bookmarkStart w:id="358" w:name="_Toc439673609"/>
      <w:r>
        <w:t>Genutzte Plattformen</w:t>
      </w:r>
      <w:bookmarkEnd w:id="358"/>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pPr>
      <w:bookmarkStart w:id="359" w:name="_Toc439673610"/>
      <w:r>
        <w:t>Rahmenbedingungen</w:t>
      </w:r>
      <w:bookmarkEnd w:id="359"/>
    </w:p>
    <w:p w14:paraId="0FE89A05" w14:textId="77777777" w:rsidR="00455330" w:rsidRPr="008B02B4" w:rsidRDefault="00455330" w:rsidP="00AC526A"/>
    <w:p w14:paraId="0C780879" w14:textId="77777777" w:rsidR="0052201C" w:rsidRDefault="0052201C" w:rsidP="0052201C">
      <w:pPr>
        <w:pStyle w:val="berschrift3"/>
      </w:pPr>
      <w:bookmarkStart w:id="360" w:name="h.pww4n79rjpco" w:colFirst="0" w:colLast="0"/>
      <w:bookmarkStart w:id="361" w:name="_Toc439673611"/>
      <w:bookmarkEnd w:id="360"/>
      <w:r>
        <w:t>Technische Umgebung</w:t>
      </w:r>
      <w:bookmarkEnd w:id="361"/>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362" w:name="h.vvybf5zi3sg2" w:colFirst="0" w:colLast="0"/>
      <w:bookmarkStart w:id="363" w:name="_Toc439673612"/>
      <w:bookmarkEnd w:id="362"/>
      <w:r>
        <w:lastRenderedPageBreak/>
        <w:t>Einsatzbedingungen</w:t>
      </w:r>
      <w:bookmarkEnd w:id="363"/>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364" w:name="_Toc439673613"/>
      <w:r>
        <w:t>Rechtliches</w:t>
      </w:r>
      <w:bookmarkEnd w:id="364"/>
    </w:p>
    <w:p w14:paraId="60759DC1" w14:textId="77777777" w:rsidR="00455330" w:rsidRPr="008B02B4" w:rsidRDefault="00455330" w:rsidP="00EE3B24"/>
    <w:p w14:paraId="59281B5B" w14:textId="77777777" w:rsidR="0052201C" w:rsidRDefault="0052201C" w:rsidP="0052201C">
      <w:pPr>
        <w:pStyle w:val="berschrift3"/>
      </w:pPr>
      <w:bookmarkStart w:id="365" w:name="h.n2cappxx30mq" w:colFirst="0" w:colLast="0"/>
      <w:bookmarkStart w:id="366" w:name="_Toc439673614"/>
      <w:bookmarkEnd w:id="365"/>
      <w:r>
        <w:t>Vorkenntnisse</w:t>
      </w:r>
      <w:bookmarkEnd w:id="366"/>
    </w:p>
    <w:p w14:paraId="72AE54D0" w14:textId="4ABC6DB0" w:rsidR="0052201C" w:rsidRDefault="00420AFD" w:rsidP="0052201C">
      <w:pPr>
        <w:numPr>
          <w:ilvl w:val="0"/>
          <w:numId w:val="14"/>
        </w:numPr>
        <w:spacing w:after="0" w:line="276" w:lineRule="auto"/>
        <w:ind w:hanging="360"/>
        <w:contextualSpacing/>
      </w:pPr>
      <w:r>
        <w:t>Die einzigen Vorkenntnisse besitzen wir aus den Inhalten, des im Rahmen des dualen Studiums der Wirtschaftsinformatik angeeignet haben.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367" w:name="h.pre3xv7wcz3u" w:colFirst="0" w:colLast="0"/>
      <w:bookmarkStart w:id="368" w:name="_Toc439673615"/>
      <w:bookmarkEnd w:id="367"/>
      <w:r>
        <w:t>Einschränkungen</w:t>
      </w:r>
      <w:bookmarkEnd w:id="368"/>
    </w:p>
    <w:p w14:paraId="700C2B85" w14:textId="2B6E92AB" w:rsidR="0052201C" w:rsidRDefault="0052201C" w:rsidP="00420AFD">
      <w:pPr>
        <w:numPr>
          <w:ilvl w:val="0"/>
          <w:numId w:val="17"/>
        </w:numPr>
        <w:spacing w:after="0" w:line="276" w:lineRule="auto"/>
        <w:ind w:hanging="360"/>
        <w:contextualSpacing/>
      </w:pPr>
      <w:r>
        <w:t xml:space="preserve">Durch fehlendes tiefergehendes Know how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2E1E7A" w:rsidP="0052201C">
      <w:sdt>
        <w:sdtPr>
          <w:id w:val="-206341450"/>
          <w:citation/>
        </w:sdtPr>
        <w:sdtEnd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1D0C7726" w:rsidR="002B5F0C" w:rsidDel="00B9772D" w:rsidRDefault="00E34EF5" w:rsidP="00EE3B24">
      <w:pPr>
        <w:pStyle w:val="berschrift2"/>
        <w:rPr>
          <w:del w:id="369" w:author="J.-P. K." w:date="2016-01-04T12:14:00Z"/>
          <w:rStyle w:val="berschrift4Zchn"/>
        </w:rPr>
      </w:pPr>
      <w:bookmarkStart w:id="370" w:name="_Toc439673616"/>
      <w:commentRangeStart w:id="371"/>
      <w:r>
        <w:t>Meilensteine</w:t>
      </w:r>
      <w:commentRangeEnd w:id="371"/>
      <w:r w:rsidR="007D2024">
        <w:rPr>
          <w:rStyle w:val="Kommentarzeichen"/>
          <w:rFonts w:asciiTheme="minorHAnsi" w:eastAsiaTheme="minorHAnsi" w:hAnsiTheme="minorHAnsi" w:cstheme="minorBidi"/>
          <w:color w:val="auto"/>
        </w:rPr>
        <w:commentReference w:id="371"/>
      </w:r>
      <w:bookmarkEnd w:id="370"/>
      <w:ins w:id="372" w:author="J.-P. K." w:date="2016-01-04T12:15:00Z">
        <w:r w:rsidR="00B9772D">
          <w:br/>
        </w:r>
      </w:ins>
    </w:p>
    <w:p w14:paraId="2310D8F2" w14:textId="14A90C2D" w:rsidR="000F0F7C" w:rsidRDefault="000F0F7C">
      <w:pPr>
        <w:pStyle w:val="berschrift2"/>
        <w:rPr>
          <w:ins w:id="373" w:author="J.-P. K." w:date="2016-01-04T12:14:00Z"/>
          <w:rStyle w:val="berschrift4Zchn"/>
        </w:rPr>
        <w:pPrChange w:id="374" w:author="J.-P. K." w:date="2016-01-04T12:14:00Z">
          <w:pPr/>
        </w:pPrChange>
      </w:pPr>
      <w:bookmarkStart w:id="375" w:name="_Toc439673617"/>
      <w:bookmarkEnd w:id="375"/>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48"/>
        <w:gridCol w:w="4882"/>
        <w:gridCol w:w="1091"/>
      </w:tblGrid>
      <w:tr w:rsidR="00B9772D" w:rsidRPr="00B9772D" w14:paraId="0CE8A49F" w14:textId="77777777" w:rsidTr="00B9772D">
        <w:trPr>
          <w:trHeight w:val="315"/>
          <w:ins w:id="376"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92251" w14:textId="77777777" w:rsidR="00B9772D" w:rsidRPr="00B9772D" w:rsidRDefault="00B9772D" w:rsidP="00B9772D">
            <w:pPr>
              <w:spacing w:after="0" w:line="240" w:lineRule="auto"/>
              <w:rPr>
                <w:ins w:id="377" w:author="J.-P. K." w:date="2016-01-04T12:14:00Z"/>
                <w:rFonts w:ascii="Arial" w:eastAsia="Times New Roman" w:hAnsi="Arial" w:cs="Arial"/>
                <w:sz w:val="20"/>
                <w:szCs w:val="20"/>
                <w:lang w:eastAsia="de-DE"/>
              </w:rPr>
            </w:pPr>
            <w:ins w:id="378" w:author="J.-P. K." w:date="2016-01-04T12:14:00Z">
              <w:r w:rsidRPr="00B9772D">
                <w:rPr>
                  <w:rFonts w:ascii="Arial" w:eastAsia="Times New Roman" w:hAnsi="Arial" w:cs="Arial"/>
                  <w:sz w:val="20"/>
                  <w:szCs w:val="20"/>
                  <w:lang w:eastAsia="de-DE"/>
                </w:rPr>
                <w:t>Titel</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66AE5" w14:textId="77777777" w:rsidR="00B9772D" w:rsidRPr="00B9772D" w:rsidRDefault="00B9772D" w:rsidP="00B9772D">
            <w:pPr>
              <w:spacing w:after="0" w:line="240" w:lineRule="auto"/>
              <w:rPr>
                <w:ins w:id="379" w:author="J.-P. K." w:date="2016-01-04T12:14:00Z"/>
                <w:rFonts w:ascii="Arial" w:eastAsia="Times New Roman" w:hAnsi="Arial" w:cs="Arial"/>
                <w:sz w:val="20"/>
                <w:szCs w:val="20"/>
                <w:lang w:eastAsia="de-DE"/>
              </w:rPr>
            </w:pPr>
            <w:ins w:id="380" w:author="J.-P. K." w:date="2016-01-04T12:14:00Z">
              <w:r w:rsidRPr="00B9772D">
                <w:rPr>
                  <w:rFonts w:ascii="Arial" w:eastAsia="Times New Roman" w:hAnsi="Arial" w:cs="Arial"/>
                  <w:sz w:val="20"/>
                  <w:szCs w:val="20"/>
                  <w:lang w:eastAsia="de-DE"/>
                </w:rPr>
                <w:t>Beschreibung</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FBB7D" w14:textId="77777777" w:rsidR="00B9772D" w:rsidRPr="00B9772D" w:rsidRDefault="00B9772D" w:rsidP="00B9772D">
            <w:pPr>
              <w:spacing w:after="0" w:line="240" w:lineRule="auto"/>
              <w:rPr>
                <w:ins w:id="381" w:author="J.-P. K." w:date="2016-01-04T12:14:00Z"/>
                <w:rFonts w:ascii="Arial" w:eastAsia="Times New Roman" w:hAnsi="Arial" w:cs="Arial"/>
                <w:sz w:val="20"/>
                <w:szCs w:val="20"/>
                <w:lang w:eastAsia="de-DE"/>
              </w:rPr>
            </w:pPr>
            <w:ins w:id="382" w:author="J.-P. K." w:date="2016-01-04T12:14:00Z">
              <w:r w:rsidRPr="00B9772D">
                <w:rPr>
                  <w:rFonts w:ascii="Arial" w:eastAsia="Times New Roman" w:hAnsi="Arial" w:cs="Arial"/>
                  <w:sz w:val="20"/>
                  <w:szCs w:val="20"/>
                  <w:lang w:eastAsia="de-DE"/>
                </w:rPr>
                <w:t>Zieltermin</w:t>
              </w:r>
            </w:ins>
          </w:p>
        </w:tc>
      </w:tr>
      <w:tr w:rsidR="00B9772D" w:rsidRPr="00B9772D" w14:paraId="0EC9765B" w14:textId="77777777" w:rsidTr="00B9772D">
        <w:trPr>
          <w:trHeight w:val="315"/>
          <w:ins w:id="383"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250D" w14:textId="77777777" w:rsidR="00B9772D" w:rsidRPr="00B9772D" w:rsidRDefault="00B9772D" w:rsidP="00B9772D">
            <w:pPr>
              <w:spacing w:after="0" w:line="240" w:lineRule="auto"/>
              <w:rPr>
                <w:ins w:id="384" w:author="J.-P. K." w:date="2016-01-04T12:14:00Z"/>
                <w:rFonts w:ascii="Arial" w:eastAsia="Times New Roman" w:hAnsi="Arial" w:cs="Arial"/>
                <w:sz w:val="20"/>
                <w:szCs w:val="20"/>
                <w:lang w:eastAsia="de-DE"/>
              </w:rPr>
            </w:pPr>
            <w:ins w:id="385" w:author="J.-P. K." w:date="2016-01-04T12:14:00Z">
              <w:r w:rsidRPr="00B9772D">
                <w:rPr>
                  <w:rFonts w:ascii="Arial" w:eastAsia="Times New Roman" w:hAnsi="Arial" w:cs="Arial"/>
                  <w:sz w:val="20"/>
                  <w:szCs w:val="20"/>
                  <w:lang w:eastAsia="de-DE"/>
                </w:rPr>
                <w:t>Offizieller Beginn</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53E4" w14:textId="77777777" w:rsidR="00B9772D" w:rsidRPr="00B9772D" w:rsidRDefault="00B9772D" w:rsidP="00B9772D">
            <w:pPr>
              <w:spacing w:after="0" w:line="240" w:lineRule="auto"/>
              <w:rPr>
                <w:ins w:id="386" w:author="J.-P. K." w:date="2016-01-04T12:14:00Z"/>
                <w:rFonts w:ascii="Arial" w:eastAsia="Times New Roman" w:hAnsi="Arial" w:cs="Arial"/>
                <w:sz w:val="20"/>
                <w:szCs w:val="20"/>
                <w:lang w:eastAsia="de-DE"/>
              </w:rPr>
            </w:pPr>
            <w:ins w:id="387" w:author="J.-P. K." w:date="2016-01-04T12:14:00Z">
              <w:r w:rsidRPr="00B9772D">
                <w:rPr>
                  <w:rFonts w:ascii="Arial" w:eastAsia="Times New Roman" w:hAnsi="Arial" w:cs="Arial"/>
                  <w:sz w:val="20"/>
                  <w:szCs w:val="20"/>
                  <w:lang w:eastAsia="de-DE"/>
                </w:rPr>
                <w:t>themenvergabe (erste Präsenzphase)</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12872" w14:textId="77777777" w:rsidR="00B9772D" w:rsidRPr="00B9772D" w:rsidRDefault="00B9772D" w:rsidP="00B9772D">
            <w:pPr>
              <w:spacing w:after="0" w:line="240" w:lineRule="auto"/>
              <w:jc w:val="right"/>
              <w:rPr>
                <w:ins w:id="388" w:author="J.-P. K." w:date="2016-01-04T12:14:00Z"/>
                <w:rFonts w:ascii="Arial" w:eastAsia="Times New Roman" w:hAnsi="Arial" w:cs="Arial"/>
                <w:sz w:val="20"/>
                <w:szCs w:val="20"/>
                <w:lang w:eastAsia="de-DE"/>
              </w:rPr>
            </w:pPr>
            <w:ins w:id="389" w:author="J.-P. K." w:date="2016-01-04T12:14:00Z">
              <w:r w:rsidRPr="00B9772D">
                <w:rPr>
                  <w:rFonts w:ascii="Arial" w:eastAsia="Times New Roman" w:hAnsi="Arial" w:cs="Arial"/>
                  <w:sz w:val="20"/>
                  <w:szCs w:val="20"/>
                  <w:lang w:eastAsia="de-DE"/>
                </w:rPr>
                <w:t>28.09.2015</w:t>
              </w:r>
            </w:ins>
          </w:p>
        </w:tc>
      </w:tr>
      <w:tr w:rsidR="00B9772D" w:rsidRPr="00B9772D" w14:paraId="12DFB957" w14:textId="77777777" w:rsidTr="00B9772D">
        <w:trPr>
          <w:trHeight w:val="315"/>
          <w:ins w:id="390"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E4BD6" w14:textId="77777777" w:rsidR="00B9772D" w:rsidRPr="00B9772D" w:rsidRDefault="00B9772D" w:rsidP="00B9772D">
            <w:pPr>
              <w:spacing w:after="0" w:line="240" w:lineRule="auto"/>
              <w:rPr>
                <w:ins w:id="391" w:author="J.-P. K." w:date="2016-01-04T12:14:00Z"/>
                <w:rFonts w:ascii="Arial" w:eastAsia="Times New Roman" w:hAnsi="Arial" w:cs="Arial"/>
                <w:sz w:val="20"/>
                <w:szCs w:val="20"/>
                <w:lang w:eastAsia="de-DE"/>
              </w:rPr>
            </w:pPr>
            <w:ins w:id="392" w:author="J.-P. K." w:date="2016-01-04T12:14:00Z">
              <w:r w:rsidRPr="00B9772D">
                <w:rPr>
                  <w:rFonts w:ascii="Arial" w:eastAsia="Times New Roman" w:hAnsi="Arial" w:cs="Arial"/>
                  <w:sz w:val="20"/>
                  <w:szCs w:val="20"/>
                  <w:lang w:eastAsia="de-DE"/>
                </w:rPr>
                <w:t>erstes Gesamtprojektmeetig</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03539" w14:textId="77777777" w:rsidR="00B9772D" w:rsidRPr="00B9772D" w:rsidRDefault="00B9772D" w:rsidP="00B9772D">
            <w:pPr>
              <w:spacing w:after="0" w:line="240" w:lineRule="auto"/>
              <w:rPr>
                <w:ins w:id="393" w:author="J.-P. K." w:date="2016-01-04T12:14:00Z"/>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69570" w14:textId="77777777" w:rsidR="00B9772D" w:rsidRPr="00B9772D" w:rsidRDefault="00B9772D" w:rsidP="00B9772D">
            <w:pPr>
              <w:spacing w:after="0" w:line="240" w:lineRule="auto"/>
              <w:jc w:val="right"/>
              <w:rPr>
                <w:ins w:id="394" w:author="J.-P. K." w:date="2016-01-04T12:14:00Z"/>
                <w:rFonts w:ascii="Arial" w:eastAsia="Times New Roman" w:hAnsi="Arial" w:cs="Arial"/>
                <w:sz w:val="20"/>
                <w:szCs w:val="20"/>
                <w:lang w:eastAsia="de-DE"/>
              </w:rPr>
            </w:pPr>
            <w:ins w:id="395" w:author="J.-P. K." w:date="2016-01-04T12:14:00Z">
              <w:r w:rsidRPr="00B9772D">
                <w:rPr>
                  <w:rFonts w:ascii="Arial" w:eastAsia="Times New Roman" w:hAnsi="Arial" w:cs="Arial"/>
                  <w:sz w:val="20"/>
                  <w:szCs w:val="20"/>
                  <w:lang w:eastAsia="de-DE"/>
                </w:rPr>
                <w:t>08.10.2015</w:t>
              </w:r>
            </w:ins>
          </w:p>
        </w:tc>
      </w:tr>
      <w:tr w:rsidR="00B9772D" w:rsidRPr="00B9772D" w14:paraId="679BD6BA" w14:textId="77777777" w:rsidTr="00B9772D">
        <w:trPr>
          <w:trHeight w:val="315"/>
          <w:ins w:id="396"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F54E" w14:textId="77777777" w:rsidR="00B9772D" w:rsidRPr="00B9772D" w:rsidRDefault="00B9772D" w:rsidP="00B9772D">
            <w:pPr>
              <w:spacing w:after="0" w:line="240" w:lineRule="auto"/>
              <w:rPr>
                <w:ins w:id="397" w:author="J.-P. K." w:date="2016-01-04T12:14:00Z"/>
                <w:rFonts w:ascii="Arial" w:eastAsia="Times New Roman" w:hAnsi="Arial" w:cs="Arial"/>
                <w:sz w:val="20"/>
                <w:szCs w:val="20"/>
                <w:lang w:eastAsia="de-DE"/>
              </w:rPr>
            </w:pPr>
            <w:ins w:id="398" w:author="J.-P. K." w:date="2016-01-04T12:14:00Z">
              <w:r w:rsidRPr="00B9772D">
                <w:rPr>
                  <w:rFonts w:ascii="Arial" w:eastAsia="Times New Roman" w:hAnsi="Arial" w:cs="Arial"/>
                  <w:sz w:val="20"/>
                  <w:szCs w:val="20"/>
                  <w:lang w:eastAsia="de-DE"/>
                </w:rPr>
                <w:t>ScopeBeschluss</w:t>
              </w:r>
            </w:ins>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307BBD" w14:textId="77777777" w:rsidR="00B9772D" w:rsidRPr="00B9772D" w:rsidRDefault="00B9772D" w:rsidP="00B9772D">
            <w:pPr>
              <w:spacing w:after="0" w:line="240" w:lineRule="auto"/>
              <w:rPr>
                <w:ins w:id="399" w:author="J.-P. K." w:date="2016-01-04T12:14:00Z"/>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107E9A9" w14:textId="77777777" w:rsidR="00B9772D" w:rsidRPr="00B9772D" w:rsidRDefault="00B9772D" w:rsidP="00B9772D">
            <w:pPr>
              <w:spacing w:after="0" w:line="240" w:lineRule="auto"/>
              <w:rPr>
                <w:ins w:id="400" w:author="J.-P. K." w:date="2016-01-04T12:14:00Z"/>
                <w:rFonts w:ascii="Times New Roman" w:eastAsia="Times New Roman" w:hAnsi="Times New Roman" w:cs="Times New Roman"/>
                <w:sz w:val="20"/>
                <w:szCs w:val="20"/>
                <w:lang w:eastAsia="de-DE"/>
              </w:rPr>
            </w:pPr>
          </w:p>
        </w:tc>
      </w:tr>
      <w:tr w:rsidR="00B9772D" w:rsidRPr="00B9772D" w14:paraId="7B538FD2" w14:textId="77777777" w:rsidTr="00B9772D">
        <w:trPr>
          <w:trHeight w:val="315"/>
          <w:ins w:id="401"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991B5" w14:textId="77777777" w:rsidR="00B9772D" w:rsidRPr="00B9772D" w:rsidRDefault="00B9772D" w:rsidP="00B9772D">
            <w:pPr>
              <w:spacing w:after="0" w:line="240" w:lineRule="auto"/>
              <w:rPr>
                <w:ins w:id="402" w:author="J.-P. K." w:date="2016-01-04T12:14:00Z"/>
                <w:rFonts w:ascii="Arial" w:eastAsia="Times New Roman" w:hAnsi="Arial" w:cs="Arial"/>
                <w:sz w:val="20"/>
                <w:szCs w:val="20"/>
                <w:lang w:eastAsia="de-DE"/>
              </w:rPr>
            </w:pPr>
            <w:ins w:id="403" w:author="J.-P. K." w:date="2016-01-04T12:14:00Z">
              <w:r w:rsidRPr="00B9772D">
                <w:rPr>
                  <w:rFonts w:ascii="Arial" w:eastAsia="Times New Roman" w:hAnsi="Arial" w:cs="Arial"/>
                  <w:sz w:val="20"/>
                  <w:szCs w:val="20"/>
                  <w:lang w:eastAsia="de-DE"/>
                </w:rPr>
                <w:t>PO-Statusmeeting</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7BB6D" w14:textId="77777777" w:rsidR="00B9772D" w:rsidRPr="00B9772D" w:rsidRDefault="00B9772D" w:rsidP="00B9772D">
            <w:pPr>
              <w:spacing w:after="0" w:line="240" w:lineRule="auto"/>
              <w:rPr>
                <w:ins w:id="404" w:author="J.-P. K." w:date="2016-01-04T12:14:00Z"/>
                <w:rFonts w:ascii="Arial" w:eastAsia="Times New Roman" w:hAnsi="Arial" w:cs="Arial"/>
                <w:sz w:val="20"/>
                <w:szCs w:val="20"/>
                <w:lang w:eastAsia="de-DE"/>
              </w:rPr>
            </w:pPr>
            <w:ins w:id="405" w:author="J.-P. K." w:date="2016-01-04T12:14:00Z">
              <w:r w:rsidRPr="00B9772D">
                <w:rPr>
                  <w:rFonts w:ascii="Arial" w:eastAsia="Times New Roman" w:hAnsi="Arial" w:cs="Arial"/>
                  <w:sz w:val="20"/>
                  <w:szCs w:val="20"/>
                  <w:lang w:eastAsia="de-DE"/>
                </w:rPr>
                <w:t>Projektverstellung bei Frau Wieland (2.Präsenzphase)</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E02EF" w14:textId="77777777" w:rsidR="00B9772D" w:rsidRPr="00B9772D" w:rsidRDefault="00B9772D" w:rsidP="00B9772D">
            <w:pPr>
              <w:spacing w:after="0" w:line="240" w:lineRule="auto"/>
              <w:jc w:val="right"/>
              <w:rPr>
                <w:ins w:id="406" w:author="J.-P. K." w:date="2016-01-04T12:14:00Z"/>
                <w:rFonts w:ascii="Arial" w:eastAsia="Times New Roman" w:hAnsi="Arial" w:cs="Arial"/>
                <w:sz w:val="20"/>
                <w:szCs w:val="20"/>
                <w:lang w:eastAsia="de-DE"/>
              </w:rPr>
            </w:pPr>
            <w:ins w:id="407" w:author="J.-P. K." w:date="2016-01-04T12:14:00Z">
              <w:r w:rsidRPr="00B9772D">
                <w:rPr>
                  <w:rFonts w:ascii="Arial" w:eastAsia="Times New Roman" w:hAnsi="Arial" w:cs="Arial"/>
                  <w:sz w:val="20"/>
                  <w:szCs w:val="20"/>
                  <w:lang w:eastAsia="de-DE"/>
                </w:rPr>
                <w:t>02.11.2015</w:t>
              </w:r>
            </w:ins>
          </w:p>
        </w:tc>
      </w:tr>
      <w:tr w:rsidR="00B9772D" w:rsidRPr="00B9772D" w14:paraId="12A13220" w14:textId="77777777" w:rsidTr="00B9772D">
        <w:trPr>
          <w:trHeight w:val="315"/>
          <w:ins w:id="408"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15503" w14:textId="77777777" w:rsidR="00B9772D" w:rsidRPr="00B9772D" w:rsidRDefault="00B9772D" w:rsidP="00B9772D">
            <w:pPr>
              <w:spacing w:after="0" w:line="240" w:lineRule="auto"/>
              <w:rPr>
                <w:ins w:id="409" w:author="J.-P. K." w:date="2016-01-04T12:14:00Z"/>
                <w:rFonts w:ascii="Arial" w:eastAsia="Times New Roman" w:hAnsi="Arial" w:cs="Arial"/>
                <w:sz w:val="20"/>
                <w:szCs w:val="20"/>
                <w:lang w:eastAsia="de-DE"/>
              </w:rPr>
            </w:pPr>
            <w:ins w:id="410" w:author="J.-P. K." w:date="2016-01-04T12:14:00Z">
              <w:r w:rsidRPr="00B9772D">
                <w:rPr>
                  <w:rFonts w:ascii="Arial" w:eastAsia="Times New Roman" w:hAnsi="Arial" w:cs="Arial"/>
                  <w:sz w:val="20"/>
                  <w:szCs w:val="20"/>
                  <w:lang w:eastAsia="de-DE"/>
                </w:rPr>
                <w:t>Abgabe der Projektunterlagen</w:t>
              </w:r>
            </w:ins>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6E73951" w14:textId="77777777" w:rsidR="00B9772D" w:rsidRPr="00B9772D" w:rsidRDefault="00B9772D" w:rsidP="00B9772D">
            <w:pPr>
              <w:spacing w:after="0" w:line="240" w:lineRule="auto"/>
              <w:rPr>
                <w:ins w:id="411" w:author="J.-P. K." w:date="2016-01-04T12:14:00Z"/>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F8EC17A" w14:textId="77777777" w:rsidR="00B9772D" w:rsidRPr="00B9772D" w:rsidRDefault="00B9772D" w:rsidP="00B9772D">
            <w:pPr>
              <w:spacing w:after="0" w:line="240" w:lineRule="auto"/>
              <w:rPr>
                <w:ins w:id="412" w:author="J.-P. K." w:date="2016-01-04T12:14:00Z"/>
                <w:rFonts w:ascii="Times New Roman" w:eastAsia="Times New Roman" w:hAnsi="Times New Roman" w:cs="Times New Roman"/>
                <w:sz w:val="20"/>
                <w:szCs w:val="20"/>
                <w:lang w:eastAsia="de-DE"/>
              </w:rPr>
            </w:pPr>
          </w:p>
        </w:tc>
      </w:tr>
      <w:tr w:rsidR="00B9772D" w:rsidRPr="00B9772D" w14:paraId="06AFFC1E" w14:textId="77777777" w:rsidTr="00B9772D">
        <w:trPr>
          <w:trHeight w:val="315"/>
          <w:ins w:id="413"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CB012" w14:textId="77777777" w:rsidR="00B9772D" w:rsidRPr="00B9772D" w:rsidRDefault="00B9772D" w:rsidP="00B9772D">
            <w:pPr>
              <w:spacing w:after="0" w:line="240" w:lineRule="auto"/>
              <w:rPr>
                <w:ins w:id="414" w:author="J.-P. K." w:date="2016-01-04T12:14:00Z"/>
                <w:rFonts w:ascii="Arial" w:eastAsia="Times New Roman" w:hAnsi="Arial" w:cs="Arial"/>
                <w:sz w:val="20"/>
                <w:szCs w:val="20"/>
                <w:lang w:eastAsia="de-DE"/>
              </w:rPr>
            </w:pPr>
            <w:ins w:id="415" w:author="J.-P. K." w:date="2016-01-04T12:14:00Z">
              <w:r w:rsidRPr="00B9772D">
                <w:rPr>
                  <w:rFonts w:ascii="Arial" w:eastAsia="Times New Roman" w:hAnsi="Arial" w:cs="Arial"/>
                  <w:sz w:val="20"/>
                  <w:szCs w:val="20"/>
                  <w:lang w:eastAsia="de-DE"/>
                </w:rPr>
                <w:t>Early Bird</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B7016" w14:textId="77777777" w:rsidR="00B9772D" w:rsidRPr="00B9772D" w:rsidRDefault="00B9772D" w:rsidP="00B9772D">
            <w:pPr>
              <w:spacing w:after="0" w:line="240" w:lineRule="auto"/>
              <w:rPr>
                <w:ins w:id="416" w:author="J.-P. K." w:date="2016-01-04T12:14:00Z"/>
                <w:rFonts w:ascii="Arial" w:eastAsia="Times New Roman" w:hAnsi="Arial" w:cs="Arial"/>
                <w:sz w:val="20"/>
                <w:szCs w:val="20"/>
                <w:lang w:eastAsia="de-DE"/>
              </w:rPr>
            </w:pPr>
            <w:ins w:id="417" w:author="J.-P. K." w:date="2016-01-04T12:14:00Z">
              <w:r w:rsidRPr="00B9772D">
                <w:rPr>
                  <w:rFonts w:ascii="Arial" w:eastAsia="Times New Roman" w:hAnsi="Arial" w:cs="Arial"/>
                  <w:sz w:val="20"/>
                  <w:szCs w:val="20"/>
                  <w:lang w:eastAsia="de-DE"/>
                </w:rPr>
                <w:t>Livegang des Prototyps für Test &amp;Optimierung</w:t>
              </w:r>
            </w:ins>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997FC1E" w14:textId="77777777" w:rsidR="00B9772D" w:rsidRPr="00B9772D" w:rsidRDefault="00B9772D" w:rsidP="00B9772D">
            <w:pPr>
              <w:spacing w:after="0" w:line="240" w:lineRule="auto"/>
              <w:rPr>
                <w:ins w:id="418" w:author="J.-P. K." w:date="2016-01-04T12:14:00Z"/>
                <w:rFonts w:ascii="Arial" w:eastAsia="Times New Roman" w:hAnsi="Arial" w:cs="Arial"/>
                <w:sz w:val="20"/>
                <w:szCs w:val="20"/>
                <w:lang w:eastAsia="de-DE"/>
              </w:rPr>
            </w:pPr>
          </w:p>
        </w:tc>
      </w:tr>
      <w:tr w:rsidR="00B9772D" w:rsidRPr="00B9772D" w14:paraId="1D1C9321" w14:textId="77777777" w:rsidTr="00B9772D">
        <w:trPr>
          <w:trHeight w:val="315"/>
          <w:ins w:id="419"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7CFFC" w14:textId="77777777" w:rsidR="00B9772D" w:rsidRPr="00B9772D" w:rsidRDefault="00B9772D" w:rsidP="00B9772D">
            <w:pPr>
              <w:spacing w:after="0" w:line="240" w:lineRule="auto"/>
              <w:rPr>
                <w:ins w:id="420" w:author="J.-P. K." w:date="2016-01-04T12:14:00Z"/>
                <w:rFonts w:ascii="Arial" w:eastAsia="Times New Roman" w:hAnsi="Arial" w:cs="Arial"/>
                <w:sz w:val="20"/>
                <w:szCs w:val="20"/>
                <w:lang w:eastAsia="de-DE"/>
              </w:rPr>
            </w:pPr>
            <w:ins w:id="421" w:author="J.-P. K." w:date="2016-01-04T12:14:00Z">
              <w:r w:rsidRPr="00B9772D">
                <w:rPr>
                  <w:rFonts w:ascii="Arial" w:eastAsia="Times New Roman" w:hAnsi="Arial" w:cs="Arial"/>
                  <w:sz w:val="20"/>
                  <w:szCs w:val="20"/>
                  <w:lang w:eastAsia="de-DE"/>
                </w:rPr>
                <w:t xml:space="preserve">Präsentation </w:t>
              </w:r>
            </w:ins>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2BC28" w14:textId="77777777" w:rsidR="00B9772D" w:rsidRPr="00B9772D" w:rsidRDefault="00B9772D" w:rsidP="00B9772D">
            <w:pPr>
              <w:spacing w:after="0" w:line="240" w:lineRule="auto"/>
              <w:rPr>
                <w:ins w:id="422" w:author="J.-P. K." w:date="2016-01-04T12:14:00Z"/>
                <w:rFonts w:ascii="Arial" w:eastAsia="Times New Roman" w:hAnsi="Arial" w:cs="Arial"/>
                <w:sz w:val="20"/>
                <w:szCs w:val="20"/>
                <w:lang w:eastAsia="de-DE"/>
              </w:rPr>
            </w:pPr>
            <w:ins w:id="423" w:author="J.-P. K." w:date="2016-01-04T12:14:00Z">
              <w:r w:rsidRPr="00B9772D">
                <w:rPr>
                  <w:rFonts w:ascii="Arial" w:eastAsia="Times New Roman" w:hAnsi="Arial" w:cs="Arial"/>
                  <w:sz w:val="20"/>
                  <w:szCs w:val="20"/>
                  <w:lang w:eastAsia="de-DE"/>
                </w:rPr>
                <w:t>Projekt Vorstellung (Ende)</w:t>
              </w:r>
            </w:ins>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B191A8E" w14:textId="77777777" w:rsidR="00B9772D" w:rsidRPr="00B9772D" w:rsidRDefault="00B9772D" w:rsidP="00B9772D">
            <w:pPr>
              <w:spacing w:after="0" w:line="240" w:lineRule="auto"/>
              <w:rPr>
                <w:ins w:id="424" w:author="J.-P. K." w:date="2016-01-04T12:14:00Z"/>
                <w:rFonts w:ascii="Arial" w:eastAsia="Times New Roman" w:hAnsi="Arial" w:cs="Arial"/>
                <w:sz w:val="20"/>
                <w:szCs w:val="20"/>
                <w:lang w:eastAsia="de-DE"/>
              </w:rPr>
            </w:pPr>
          </w:p>
        </w:tc>
      </w:tr>
      <w:tr w:rsidR="00B9772D" w:rsidRPr="00B9772D" w14:paraId="25990815" w14:textId="77777777" w:rsidTr="00B9772D">
        <w:trPr>
          <w:trHeight w:val="315"/>
          <w:ins w:id="425" w:author="J.-P. K." w:date="2016-01-04T12:14:00Z"/>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50EC9" w14:textId="77777777" w:rsidR="00B9772D" w:rsidRPr="00B9772D" w:rsidRDefault="00B9772D" w:rsidP="00B9772D">
            <w:pPr>
              <w:spacing w:after="0" w:line="240" w:lineRule="auto"/>
              <w:rPr>
                <w:ins w:id="426" w:author="J.-P. K." w:date="2016-01-04T12:14:00Z"/>
                <w:rFonts w:ascii="Arial" w:eastAsia="Times New Roman" w:hAnsi="Arial" w:cs="Arial"/>
                <w:sz w:val="20"/>
                <w:szCs w:val="20"/>
                <w:lang w:eastAsia="de-DE"/>
              </w:rPr>
            </w:pPr>
            <w:ins w:id="427" w:author="J.-P. K." w:date="2016-01-04T12:14:00Z">
              <w:r w:rsidRPr="00B9772D">
                <w:rPr>
                  <w:rFonts w:ascii="Arial" w:eastAsia="Times New Roman" w:hAnsi="Arial" w:cs="Arial"/>
                  <w:sz w:val="20"/>
                  <w:szCs w:val="20"/>
                  <w:lang w:eastAsia="de-DE"/>
                </w:rPr>
                <w:t>Meeting Wettbewerb</w:t>
              </w:r>
            </w:ins>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0551EE5" w14:textId="77777777" w:rsidR="00B9772D" w:rsidRPr="00B9772D" w:rsidRDefault="00B9772D" w:rsidP="00B9772D">
            <w:pPr>
              <w:spacing w:after="0" w:line="240" w:lineRule="auto"/>
              <w:rPr>
                <w:ins w:id="428" w:author="J.-P. K." w:date="2016-01-04T12:14:00Z"/>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C8F03FE" w14:textId="77777777" w:rsidR="00B9772D" w:rsidRPr="00B9772D" w:rsidRDefault="00B9772D" w:rsidP="00B9772D">
            <w:pPr>
              <w:spacing w:after="0" w:line="240" w:lineRule="auto"/>
              <w:rPr>
                <w:ins w:id="429" w:author="J.-P. K." w:date="2016-01-04T12:14:00Z"/>
                <w:rFonts w:ascii="Times New Roman" w:eastAsia="Times New Roman" w:hAnsi="Times New Roman" w:cs="Times New Roman"/>
                <w:sz w:val="20"/>
                <w:szCs w:val="20"/>
                <w:lang w:eastAsia="de-DE"/>
              </w:rPr>
            </w:pPr>
          </w:p>
        </w:tc>
      </w:tr>
    </w:tbl>
    <w:p w14:paraId="61EF4A9D" w14:textId="77777777" w:rsidR="00B9772D" w:rsidRDefault="00B9772D" w:rsidP="000F0F7C"/>
    <w:p w14:paraId="585F9142" w14:textId="77777777" w:rsidR="00597D84" w:rsidRPr="00597D84" w:rsidRDefault="00597D84" w:rsidP="0058701F">
      <w:pPr>
        <w:pStyle w:val="berschrift1"/>
      </w:pPr>
      <w:bookmarkStart w:id="430" w:name="_Toc439673618"/>
      <w:r w:rsidRPr="00597D84">
        <w:lastRenderedPageBreak/>
        <w:t>Organisation</w:t>
      </w:r>
      <w:bookmarkEnd w:id="430"/>
    </w:p>
    <w:p w14:paraId="6554668B" w14:textId="77777777" w:rsidR="00597D84" w:rsidRDefault="00A95B83" w:rsidP="00597D84">
      <w:pPr>
        <w:pStyle w:val="berschrift2"/>
      </w:pPr>
      <w:bookmarkStart w:id="431" w:name="_Toc439673619"/>
      <w:r>
        <w:t>Aufbauorganisation</w:t>
      </w:r>
      <w:bookmarkEnd w:id="431"/>
    </w:p>
    <w:p w14:paraId="5D7D1020" w14:textId="15B375A9" w:rsidR="00972D70" w:rsidRDefault="009867CE" w:rsidP="00972D70">
      <w:pPr>
        <w:pStyle w:val="berschrift3"/>
      </w:pPr>
      <w:bookmarkStart w:id="432" w:name="_Toc439673620"/>
      <w:commentRangeStart w:id="433"/>
      <w:r>
        <w:t>Projekt Hierarchie</w:t>
      </w:r>
      <w:r w:rsidR="00785680">
        <w:rPr>
          <w:rStyle w:val="Kommentarzeichen"/>
          <w:rFonts w:asciiTheme="minorHAnsi" w:eastAsiaTheme="minorHAnsi" w:hAnsiTheme="minorHAnsi" w:cstheme="minorBidi"/>
          <w:color w:val="auto"/>
        </w:rPr>
        <w:commentReference w:id="434"/>
      </w:r>
      <w:commentRangeEnd w:id="433"/>
      <w:r>
        <w:rPr>
          <w:rStyle w:val="Kommentarzeichen"/>
          <w:rFonts w:asciiTheme="minorHAnsi" w:eastAsiaTheme="minorHAnsi" w:hAnsiTheme="minorHAnsi" w:cstheme="minorBidi"/>
          <w:color w:val="auto"/>
        </w:rPr>
        <w:commentReference w:id="433"/>
      </w:r>
      <w:bookmarkEnd w:id="432"/>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Stefan Ludowicy</w:t>
            </w:r>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Aras Mousavii</w:t>
            </w:r>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Kneist</w:t>
            </w:r>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Sebastian Treske</w:t>
            </w:r>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Christoph Ramp</w:t>
            </w:r>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Bickmann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Jean Klodzinski</w:t>
            </w:r>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Skowronski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77777777" w:rsidR="00517312" w:rsidRDefault="00517312">
      <w:pPr>
        <w:rPr>
          <w:rFonts w:asciiTheme="majorHAnsi" w:eastAsiaTheme="majorEastAsia" w:hAnsiTheme="majorHAnsi" w:cstheme="majorBidi"/>
          <w:i/>
          <w:iCs/>
          <w:color w:val="2E74B5" w:themeColor="accent1" w:themeShade="BF"/>
          <w:u w:val="single"/>
        </w:rPr>
      </w:pPr>
      <w:r>
        <w:br w:type="page"/>
      </w:r>
    </w:p>
    <w:p w14:paraId="5E8BBE1F" w14:textId="3D29D554" w:rsidR="00B72CC8" w:rsidRDefault="00972D70" w:rsidP="00B72CC8">
      <w:pPr>
        <w:pStyle w:val="berschrift4"/>
      </w:pPr>
      <w:r>
        <w:lastRenderedPageBreak/>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Zu den Controlling</w:t>
      </w:r>
      <w:r w:rsidR="004E1ECD">
        <w:t>aufgaben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00093942" w:rsidR="00972D70" w:rsidRPr="00972D70" w:rsidRDefault="00972D70" w:rsidP="00972D70">
      <w:r>
        <w:t xml:space="preserve">Fachliche Fragestellungen werden </w:t>
      </w:r>
      <w:del w:id="435" w:author="ħʝᵰҩƾҩ ħɣῡƺҩ" w:date="2016-01-04T10:54:00Z">
        <w:r w:rsidDel="00EE3B24">
          <w:delText xml:space="preserve">sind </w:delText>
        </w:r>
      </w:del>
      <w:r>
        <w:t xml:space="preserve">im Detail von den Know-How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Stefan Ludowicy</w:t>
      </w:r>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436" w:name="_Ref436480645"/>
      <w:bookmarkStart w:id="437" w:name="_Toc439673621"/>
      <w:r>
        <w:t>Taskforces</w:t>
      </w:r>
      <w:bookmarkEnd w:id="436"/>
      <w:bookmarkEnd w:id="437"/>
    </w:p>
    <w:p w14:paraId="65223F22" w14:textId="77777777" w:rsidR="00A95B83" w:rsidRPr="00A95B83" w:rsidRDefault="00A95B83" w:rsidP="00A95B83">
      <w:pPr>
        <w:ind w:left="360"/>
        <w:rPr>
          <w:i/>
        </w:rPr>
      </w:pPr>
      <w:r>
        <w:rPr>
          <w:i/>
        </w:rPr>
        <w:t>(Aufbau nach Einsetzen der Scrum-Methodik )</w:t>
      </w:r>
    </w:p>
    <w:p w14:paraId="6DDCF6C2" w14:textId="77777777" w:rsidR="00A95B83" w:rsidRDefault="00A95B83" w:rsidP="0058701F">
      <w:pPr>
        <w:pStyle w:val="berschrift4"/>
      </w:pPr>
      <w:r>
        <w:t>Anfoteam</w:t>
      </w:r>
    </w:p>
    <w:p w14:paraId="62F96BB1" w14:textId="77777777" w:rsidR="00CF1F33" w:rsidRDefault="00CF1F33" w:rsidP="00EE3B24"/>
    <w:p w14:paraId="15A54703" w14:textId="38CA6526" w:rsidR="00CF1F33" w:rsidRDefault="00CF1F33" w:rsidP="00EE3B24">
      <w:r>
        <w:t>Das komplette Anforderungsmanagement</w:t>
      </w:r>
      <w:ins w:id="438" w:author="ħʝᵰҩƾҩ ħɣῡƺҩ" w:date="2016-01-04T10:55:00Z">
        <w:r w:rsidR="00EE3B24">
          <w:t>-T</w:t>
        </w:r>
      </w:ins>
      <w:del w:id="439" w:author="ħʝᵰҩƾҩ ħɣῡƺҩ" w:date="2016-01-04T10:55:00Z">
        <w:r w:rsidDel="00EE3B24">
          <w:delText>t</w:delText>
        </w:r>
      </w:del>
      <w:r>
        <w:t>eam bestand aus folgenden Personen:</w:t>
      </w:r>
    </w:p>
    <w:p w14:paraId="1DCEE648" w14:textId="22D18809" w:rsidR="00CF1F33" w:rsidRDefault="00CF1F33" w:rsidP="00EE3B24">
      <w:r w:rsidRPr="00CF1F33">
        <w:t>Jasmin Clos, Stefan Ludowicy, Philipp S</w:t>
      </w:r>
      <w:r>
        <w:t>taats, Jean-Pierre Klodzinski, Nico Remus, Tobias Karhof (der uns leider verlassen hat)</w:t>
      </w:r>
      <w:ins w:id="440" w:author="ħʝᵰҩƾҩ ħɣῡƺҩ" w:date="2016-01-04T10:55:00Z">
        <w:r w:rsidR="00EE3B24">
          <w:t>.</w:t>
        </w:r>
      </w:ins>
    </w:p>
    <w:p w14:paraId="312E4F82" w14:textId="5BA60BD9" w:rsidR="00CF1F33" w:rsidRPr="008B02B4" w:rsidRDefault="00CF1F33" w:rsidP="00EE3B24">
      <w:r>
        <w:t xml:space="preserve">Das Anfo-Team ist dafür zuständig neue Anforderungen in Form von Stories zu definieren und die Ergebnisse zu überprüfen. </w:t>
      </w:r>
      <w:del w:id="441" w:author="ħʝᵰҩƾҩ ħɣῡƺҩ" w:date="2016-01-04T10:56:00Z">
        <w:r w:rsidDel="00EE3B24">
          <w:delText>Darüberhinaus</w:delText>
        </w:r>
      </w:del>
      <w:ins w:id="442"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r>
        <w:t>Scrum Masters</w:t>
      </w:r>
      <w:r w:rsidR="009867CE">
        <w:rPr>
          <w:rStyle w:val="Funotenzeichen"/>
        </w:rPr>
        <w:footnoteReference w:id="4"/>
      </w:r>
    </w:p>
    <w:p w14:paraId="409D8D29" w14:textId="773D45F8" w:rsidR="00CF1F33" w:rsidRPr="008B02B4" w:rsidRDefault="00CF1F33" w:rsidP="00EE3B24">
      <w:r>
        <w:t>Die beiden Scrum Master lauten:</w:t>
      </w:r>
    </w:p>
    <w:p w14:paraId="4B00C823" w14:textId="25EEB534" w:rsidR="00A95B83" w:rsidRDefault="00123D99" w:rsidP="00A95B83">
      <w:r>
        <w:t>Stefan Ludowicy und Jean</w:t>
      </w:r>
      <w:r w:rsidR="00044AF5">
        <w:t>-Pierre Klodzinski</w:t>
      </w:r>
      <w:ins w:id="443" w:author="ħʝᵰҩƾҩ ħɣῡƺҩ" w:date="2016-01-04T10:56:00Z">
        <w:r w:rsidR="00EE3B24">
          <w:t>.</w:t>
        </w:r>
      </w:ins>
    </w:p>
    <w:p w14:paraId="3B14541E" w14:textId="388C47B2" w:rsidR="00123D99" w:rsidRPr="00EE3B24" w:rsidRDefault="00CF1F33" w:rsidP="00A95B83">
      <w:r w:rsidRPr="00EE3B24">
        <w:t>Die Scrum Master sind dafür zuständig</w:t>
      </w:r>
      <w:ins w:id="444" w:author="ħʝᵰҩƾҩ ħɣῡƺҩ" w:date="2016-01-04T10:56:00Z">
        <w:r w:rsidR="00EE3B24">
          <w:t>,</w:t>
        </w:r>
      </w:ins>
      <w:r w:rsidRPr="00EE3B24">
        <w:t xml:space="preserve"> das</w:t>
      </w:r>
      <w:ins w:id="445" w:author="ħʝᵰҩƾҩ ħɣῡƺҩ" w:date="2016-01-04T10:56:00Z">
        <w:r w:rsidR="00EE3B24">
          <w:t>s</w:t>
        </w:r>
      </w:ins>
      <w:r w:rsidRPr="00EE3B24">
        <w:t xml:space="preserve"> Scrum Board zu pflegen</w:t>
      </w:r>
      <w:r>
        <w:t>, Fragen und Probleme zu lösen</w:t>
      </w:r>
      <w:ins w:id="446" w:author="ħʝᵰҩƾҩ ħɣῡƺҩ" w:date="2016-01-04T10:56:00Z">
        <w:r w:rsidR="00EE3B24">
          <w:t>, a</w:t>
        </w:r>
      </w:ins>
      <w:ins w:id="447" w:author="ħʝᵰҩƾҩ ħɣῡƺҩ" w:date="2016-01-04T10:57:00Z">
        <w:r w:rsidR="00EE3B24">
          <w:t>ls auch</w:t>
        </w:r>
      </w:ins>
      <w:del w:id="448" w:author="ħʝᵰҩƾҩ ħɣῡƺҩ" w:date="2016-01-04T10:57:00Z">
        <w:r w:rsidDel="00EE3B24">
          <w:delText xml:space="preserve"> wie der</w:delText>
        </w:r>
      </w:del>
      <w:ins w:id="449" w:author="ħʝᵰҩƾҩ ħɣῡƺҩ" w:date="2016-01-04T10:57:00Z">
        <w:r w:rsidR="00EE3B24">
          <w:t>den</w:t>
        </w:r>
      </w:ins>
      <w:r>
        <w:t xml:space="preserve"> Disput zwischen Mitgliedern, fehlende</w:t>
      </w:r>
      <w:ins w:id="450" w:author="ħʝᵰҩƾҩ ħɣῡƺҩ" w:date="2016-01-04T10:57:00Z">
        <w:r w:rsidR="00EE3B24">
          <w:t>n</w:t>
        </w:r>
      </w:ins>
      <w:r>
        <w:t xml:space="preserve"> Ausarbeitungen oä</w:t>
      </w:r>
      <w:del w:id="451" w:author="ħʝᵰҩƾҩ ħɣῡƺҩ" w:date="2016-01-04T10:57:00Z">
        <w:r w:rsidDel="00EE3B24">
          <w:delText xml:space="preserve">. und haben in letzter Instanz die höchste Entscheidungsgewalt bezüglich Stories. </w:delText>
        </w:r>
      </w:del>
      <w:ins w:id="452" w:author="ħʝᵰҩƾҩ ħɣῡƺҩ" w:date="2016-01-04T10:57:00Z">
        <w:r w:rsidR="00EE3B24">
          <w:t xml:space="preserve">In letzter Instanz hab die Scrum Master die </w:t>
        </w:r>
      </w:ins>
      <w:ins w:id="453" w:author="ħʝᵰҩƾҩ ħɣῡƺҩ" w:date="2016-01-04T10:58:00Z">
        <w:r w:rsidR="00EE3B24">
          <w:t>höchste</w:t>
        </w:r>
      </w:ins>
      <w:ins w:id="454" w:author="ħʝᵰҩƾҩ ħɣῡƺҩ" w:date="2016-01-04T10:57:00Z">
        <w:r w:rsidR="00EE3B24">
          <w:t xml:space="preserve"> Entscheidung</w:t>
        </w:r>
      </w:ins>
      <w:ins w:id="455"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456"/>
      <w:commentRangeStart w:id="457"/>
      <w:r w:rsidRPr="00EE3B24">
        <w:rPr>
          <w:lang w:val="en-US"/>
        </w:rPr>
        <w:t>Translators</w:t>
      </w:r>
      <w:commentRangeEnd w:id="456"/>
      <w:r w:rsidR="00182135">
        <w:rPr>
          <w:rStyle w:val="Kommentarzeichen"/>
          <w:rFonts w:asciiTheme="minorHAnsi" w:eastAsiaTheme="minorHAnsi" w:hAnsiTheme="minorHAnsi" w:cstheme="minorBidi"/>
          <w:i w:val="0"/>
          <w:iCs w:val="0"/>
          <w:color w:val="auto"/>
          <w:u w:val="none"/>
        </w:rPr>
        <w:commentReference w:id="456"/>
      </w:r>
    </w:p>
    <w:p w14:paraId="513905DC" w14:textId="7AA77673" w:rsidR="00A95B83" w:rsidRDefault="00B9772D" w:rsidP="00A95B83">
      <w:pPr>
        <w:rPr>
          <w:ins w:id="458" w:author="J.-P. K." w:date="2016-01-04T12:15:00Z"/>
          <w:lang w:val="en-US"/>
        </w:rPr>
      </w:pPr>
      <w:ins w:id="459" w:author="J.-P. K." w:date="2016-01-04T12:15:00Z">
        <w:r>
          <w:rPr>
            <w:lang w:val="en-US"/>
          </w:rPr>
          <w:t>Aras</w:t>
        </w:r>
      </w:ins>
    </w:p>
    <w:p w14:paraId="0243B5F0" w14:textId="6B363EAE" w:rsidR="00B9772D" w:rsidRDefault="00B9772D" w:rsidP="00A95B83">
      <w:pPr>
        <w:rPr>
          <w:ins w:id="460" w:author="J.-P. K." w:date="2016-01-04T12:16:00Z"/>
          <w:lang w:val="en-US"/>
        </w:rPr>
      </w:pPr>
      <w:ins w:id="461" w:author="J.-P. K." w:date="2016-01-04T12:16:00Z">
        <w:r>
          <w:rPr>
            <w:lang w:val="en-US"/>
          </w:rPr>
          <w:t>Jean</w:t>
        </w:r>
      </w:ins>
    </w:p>
    <w:p w14:paraId="057817D0" w14:textId="40C525F2" w:rsidR="00B9772D" w:rsidRDefault="00B9772D" w:rsidP="00A95B83">
      <w:pPr>
        <w:rPr>
          <w:ins w:id="462" w:author="J.-P. K." w:date="2016-01-04T12:16:00Z"/>
          <w:lang w:val="en-US"/>
        </w:rPr>
      </w:pPr>
      <w:ins w:id="463" w:author="J.-P. K." w:date="2016-01-04T12:16:00Z">
        <w:r>
          <w:rPr>
            <w:lang w:val="en-US"/>
          </w:rPr>
          <w:t>Stefan</w:t>
        </w:r>
      </w:ins>
    </w:p>
    <w:p w14:paraId="1B0F9B4A" w14:textId="76BF3C75" w:rsidR="00B9772D" w:rsidRPr="00EE3B24" w:rsidRDefault="00B9772D" w:rsidP="00A95B83">
      <w:pPr>
        <w:rPr>
          <w:lang w:val="en-US"/>
        </w:rPr>
      </w:pPr>
      <w:ins w:id="464" w:author="J.-P. K." w:date="2016-01-04T12:16:00Z">
        <w:r>
          <w:rPr>
            <w:lang w:val="en-US"/>
          </w:rPr>
          <w:t>…</w:t>
        </w:r>
      </w:ins>
    </w:p>
    <w:p w14:paraId="13A29DF8" w14:textId="77777777" w:rsidR="00A95B83" w:rsidRPr="00EE3B24" w:rsidRDefault="00A95B83" w:rsidP="0058701F">
      <w:pPr>
        <w:pStyle w:val="berschrift4"/>
        <w:rPr>
          <w:lang w:val="en-US"/>
        </w:rPr>
      </w:pPr>
      <w:r w:rsidRPr="00EE3B24">
        <w:rPr>
          <w:lang w:val="en-US"/>
        </w:rPr>
        <w:t>Development</w:t>
      </w:r>
    </w:p>
    <w:p w14:paraId="6092ECC9" w14:textId="2E17E789" w:rsidR="00A95B83" w:rsidRDefault="00B9772D" w:rsidP="00A95B83">
      <w:pPr>
        <w:rPr>
          <w:ins w:id="465" w:author="J.-P. K." w:date="2016-01-04T12:16:00Z"/>
          <w:lang w:val="en-US"/>
        </w:rPr>
      </w:pPr>
      <w:ins w:id="466" w:author="J.-P. K." w:date="2016-01-04T12:16:00Z">
        <w:r>
          <w:rPr>
            <w:lang w:val="en-US"/>
          </w:rPr>
          <w:t>Nico</w:t>
        </w:r>
      </w:ins>
    </w:p>
    <w:p w14:paraId="217F5CCD" w14:textId="177E8AED" w:rsidR="00B9772D" w:rsidRPr="00990673" w:rsidRDefault="00B9772D" w:rsidP="00A95B83">
      <w:pPr>
        <w:rPr>
          <w:ins w:id="467" w:author="J.-P. K." w:date="2016-01-04T12:16:00Z"/>
          <w:rPrChange w:id="468" w:author="J.-P. K." w:date="2016-01-04T12:24:00Z">
            <w:rPr>
              <w:ins w:id="469" w:author="J.-P. K." w:date="2016-01-04T12:16:00Z"/>
              <w:lang w:val="en-US"/>
            </w:rPr>
          </w:rPrChange>
        </w:rPr>
      </w:pPr>
      <w:ins w:id="470" w:author="J.-P. K." w:date="2016-01-04T12:16:00Z">
        <w:r w:rsidRPr="00990673">
          <w:rPr>
            <w:rPrChange w:id="471" w:author="J.-P. K." w:date="2016-01-04T12:24:00Z">
              <w:rPr>
                <w:lang w:val="en-US"/>
              </w:rPr>
            </w:rPrChange>
          </w:rPr>
          <w:t>Stefan</w:t>
        </w:r>
      </w:ins>
    </w:p>
    <w:p w14:paraId="661A3C0C" w14:textId="7C3D5DD5" w:rsidR="00B9772D" w:rsidRPr="00990673" w:rsidRDefault="00B9772D" w:rsidP="00A95B83">
      <w:pPr>
        <w:rPr>
          <w:ins w:id="472" w:author="J.-P. K." w:date="2016-01-04T12:16:00Z"/>
          <w:rPrChange w:id="473" w:author="J.-P. K." w:date="2016-01-04T12:24:00Z">
            <w:rPr>
              <w:ins w:id="474" w:author="J.-P. K." w:date="2016-01-04T12:16:00Z"/>
              <w:lang w:val="en-US"/>
            </w:rPr>
          </w:rPrChange>
        </w:rPr>
      </w:pPr>
      <w:ins w:id="475" w:author="J.-P. K." w:date="2016-01-04T12:16:00Z">
        <w:r w:rsidRPr="00990673">
          <w:rPr>
            <w:rPrChange w:id="476" w:author="J.-P. K." w:date="2016-01-04T12:24:00Z">
              <w:rPr>
                <w:lang w:val="en-US"/>
              </w:rPr>
            </w:rPrChange>
          </w:rPr>
          <w:t>Phil</w:t>
        </w:r>
      </w:ins>
    </w:p>
    <w:p w14:paraId="6CA47585" w14:textId="77777777" w:rsidR="00B9772D" w:rsidRPr="00990673" w:rsidRDefault="00B9772D" w:rsidP="00A95B83">
      <w:pPr>
        <w:rPr>
          <w:rPrChange w:id="477" w:author="J.-P. K." w:date="2016-01-04T12:24:00Z">
            <w:rPr>
              <w:lang w:val="en-US"/>
            </w:rPr>
          </w:rPrChange>
        </w:rPr>
      </w:pPr>
    </w:p>
    <w:p w14:paraId="7F92D5F9" w14:textId="77777777" w:rsidR="00A95B83" w:rsidRPr="00990673" w:rsidRDefault="00A95B83" w:rsidP="0058701F">
      <w:pPr>
        <w:pStyle w:val="berschrift4"/>
        <w:rPr>
          <w:rPrChange w:id="478" w:author="J.-P. K." w:date="2016-01-04T12:24:00Z">
            <w:rPr>
              <w:lang w:val="en-US"/>
            </w:rPr>
          </w:rPrChange>
        </w:rPr>
      </w:pPr>
      <w:r w:rsidRPr="00990673">
        <w:rPr>
          <w:rPrChange w:id="479" w:author="J.-P. K." w:date="2016-01-04T12:24:00Z">
            <w:rPr>
              <w:lang w:val="en-US"/>
            </w:rPr>
          </w:rPrChange>
        </w:rPr>
        <w:t>Redaktion und Frontendlayout</w:t>
      </w:r>
    </w:p>
    <w:p w14:paraId="3F27B46F" w14:textId="77777777" w:rsidR="00A95B83" w:rsidRPr="00990673" w:rsidRDefault="00A95B83" w:rsidP="00A95B83">
      <w:pPr>
        <w:ind w:left="360"/>
        <w:rPr>
          <w:ins w:id="480" w:author="J.-P. K." w:date="2016-01-04T12:17:00Z"/>
          <w:i/>
          <w:sz w:val="20"/>
          <w:rPrChange w:id="481" w:author="J.-P. K." w:date="2016-01-04T12:24:00Z">
            <w:rPr>
              <w:ins w:id="482" w:author="J.-P. K." w:date="2016-01-04T12:17:00Z"/>
              <w:i/>
              <w:sz w:val="20"/>
              <w:lang w:val="en-US"/>
            </w:rPr>
          </w:rPrChange>
        </w:rPr>
      </w:pPr>
      <w:r w:rsidRPr="00990673">
        <w:rPr>
          <w:i/>
          <w:sz w:val="20"/>
          <w:rPrChange w:id="483" w:author="J.-P. K." w:date="2016-01-04T12:24:00Z">
            <w:rPr>
              <w:i/>
              <w:sz w:val="20"/>
              <w:lang w:val="en-US"/>
            </w:rPr>
          </w:rPrChange>
        </w:rPr>
        <w:t>(Frontendtest, Usability)</w:t>
      </w:r>
    </w:p>
    <w:p w14:paraId="46C70C4A" w14:textId="6218BFFE" w:rsidR="00B9772D" w:rsidRPr="00B9772D" w:rsidRDefault="00B9772D">
      <w:pPr>
        <w:rPr>
          <w:i/>
          <w:sz w:val="20"/>
          <w:rPrChange w:id="484" w:author="J.-P. K." w:date="2016-01-04T12:17:00Z">
            <w:rPr>
              <w:i/>
              <w:sz w:val="20"/>
              <w:lang w:val="en-US"/>
            </w:rPr>
          </w:rPrChange>
        </w:rPr>
        <w:pPrChange w:id="485" w:author="J.-P. K." w:date="2016-01-04T12:17:00Z">
          <w:pPr>
            <w:ind w:left="360"/>
          </w:pPr>
        </w:pPrChange>
      </w:pPr>
      <w:ins w:id="486" w:author="J.-P. K." w:date="2016-01-04T12:17:00Z">
        <w:r w:rsidRPr="00B9772D">
          <w:rPr>
            <w:i/>
            <w:sz w:val="20"/>
            <w:rPrChange w:id="487" w:author="J.-P. K." w:date="2016-01-04T12:17:00Z">
              <w:rPr>
                <w:i/>
                <w:sz w:val="20"/>
                <w:lang w:val="en-US"/>
              </w:rPr>
            </w:rPrChange>
          </w:rPr>
          <w:t>Punkt würde ich löschen – gruß jean</w:t>
        </w:r>
        <w:commentRangeEnd w:id="457"/>
        <w:r>
          <w:rPr>
            <w:rStyle w:val="Kommentarzeichen"/>
          </w:rPr>
          <w:commentReference w:id="457"/>
        </w:r>
      </w:ins>
    </w:p>
    <w:p w14:paraId="7141CD47" w14:textId="77777777" w:rsidR="00A95B83" w:rsidRDefault="00A95B83" w:rsidP="00A95B83">
      <w:pPr>
        <w:pStyle w:val="berschrift2"/>
      </w:pPr>
      <w:bookmarkStart w:id="488" w:name="_Toc439673622"/>
      <w:r>
        <w:t>Skillsheet</w:t>
      </w:r>
      <w:bookmarkEnd w:id="488"/>
    </w:p>
    <w:p w14:paraId="046D1D86" w14:textId="77777777" w:rsidR="00597D84" w:rsidRDefault="00A95B83">
      <w:pPr>
        <w:rPr>
          <w:i/>
        </w:rPr>
      </w:pPr>
      <w:r>
        <w:rPr>
          <w:i/>
        </w:rPr>
        <w:t>(Ermittlung von Know-How-Trägern zur Bildung von Self-teaching Teams-&gt;1erfahren+1semierfahren)</w:t>
      </w:r>
    </w:p>
    <w:p w14:paraId="55F38D6A" w14:textId="0107465B" w:rsidR="00896F05" w:rsidRPr="00896F05" w:rsidRDefault="00896F05">
      <w:r>
        <w:t xml:space="preserve">Mit einem Gesamtprojekt übergreifenden Skillsheet werden besondere Fähigkeiten und Vorkenntnisse der einzelnen Projektmitglieder ermittelt. Daraus </w:t>
      </w:r>
      <w:del w:id="489" w:author="ħʝᵰҩƾҩ ħɣῡƺҩ" w:date="2016-01-04T10:59:00Z">
        <w:r w:rsidDel="00EE3B24">
          <w:delText xml:space="preserve">Ergibt </w:delText>
        </w:r>
      </w:del>
      <w:ins w:id="490" w:author="ħʝᵰҩƾҩ ħɣῡƺҩ" w:date="2016-01-04T10:59:00Z">
        <w:r w:rsidR="00EE3B24">
          <w:t xml:space="preserve">ergibt </w:t>
        </w:r>
      </w:ins>
      <w:r>
        <w:t xml:space="preserve">sich ein </w:t>
      </w:r>
      <w:del w:id="491" w:author="ħʝᵰҩƾҩ ħɣῡƺҩ" w:date="2016-01-04T10:59:00Z">
        <w:r w:rsidDel="00EE3B24">
          <w:delText>Kompetenzenpool</w:delText>
        </w:r>
      </w:del>
      <w:ins w:id="492"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493" w:name="_Toc439673623"/>
      <w:commentRangeStart w:id="494"/>
      <w:commentRangeStart w:id="495"/>
      <w:r w:rsidRPr="00597D84">
        <w:lastRenderedPageBreak/>
        <w:t>Ablauf</w:t>
      </w:r>
      <w:r w:rsidR="00A95B83">
        <w:t>steuerung</w:t>
      </w:r>
      <w:commentRangeEnd w:id="494"/>
      <w:r w:rsidR="00B71FE2">
        <w:rPr>
          <w:rStyle w:val="Kommentarzeichen"/>
          <w:rFonts w:asciiTheme="minorHAnsi" w:eastAsiaTheme="minorHAnsi" w:hAnsiTheme="minorHAnsi" w:cstheme="minorBidi"/>
          <w:color w:val="auto"/>
        </w:rPr>
        <w:commentReference w:id="494"/>
      </w:r>
      <w:commentRangeEnd w:id="495"/>
      <w:r w:rsidR="00B9772D">
        <w:rPr>
          <w:rStyle w:val="Kommentarzeichen"/>
          <w:rFonts w:asciiTheme="minorHAnsi" w:eastAsiaTheme="minorHAnsi" w:hAnsiTheme="minorHAnsi" w:cstheme="minorBidi"/>
          <w:color w:val="auto"/>
        </w:rPr>
        <w:commentReference w:id="495"/>
      </w:r>
      <w:bookmarkEnd w:id="493"/>
    </w:p>
    <w:p w14:paraId="78C609C7" w14:textId="03FE42A7" w:rsidR="00A95B83" w:rsidRDefault="00A95B83" w:rsidP="00A95B83">
      <w:pPr>
        <w:pStyle w:val="berschrift2"/>
      </w:pPr>
      <w:bookmarkStart w:id="496" w:name="_Ref436480151"/>
      <w:bookmarkStart w:id="497" w:name="_Ref436480164"/>
      <w:bookmarkStart w:id="498" w:name="_Ref436480175"/>
      <w:bookmarkStart w:id="499" w:name="_Ref436480177"/>
      <w:bookmarkStart w:id="500" w:name="_Ref436480178"/>
      <w:bookmarkStart w:id="501" w:name="_Ref436480200"/>
      <w:bookmarkStart w:id="502" w:name="_Toc439673624"/>
      <w:commentRangeStart w:id="503"/>
      <w:commentRangeStart w:id="504"/>
      <w:r>
        <w:t>Phasenmodell</w:t>
      </w:r>
      <w:bookmarkEnd w:id="496"/>
      <w:bookmarkEnd w:id="497"/>
      <w:bookmarkEnd w:id="498"/>
      <w:bookmarkEnd w:id="499"/>
      <w:bookmarkEnd w:id="500"/>
      <w:bookmarkEnd w:id="501"/>
      <w:commentRangeEnd w:id="503"/>
      <w:r w:rsidR="004C7744">
        <w:rPr>
          <w:rStyle w:val="Kommentarzeichen"/>
          <w:rFonts w:asciiTheme="minorHAnsi" w:eastAsiaTheme="minorHAnsi" w:hAnsiTheme="minorHAnsi" w:cstheme="minorBidi"/>
          <w:color w:val="auto"/>
        </w:rPr>
        <w:commentReference w:id="503"/>
      </w:r>
      <w:commentRangeEnd w:id="504"/>
      <w:r w:rsidR="00B9772D">
        <w:rPr>
          <w:rStyle w:val="Kommentarzeichen"/>
          <w:rFonts w:asciiTheme="minorHAnsi" w:eastAsiaTheme="minorHAnsi" w:hAnsiTheme="minorHAnsi" w:cstheme="minorBidi"/>
          <w:color w:val="auto"/>
        </w:rPr>
        <w:commentReference w:id="504"/>
      </w:r>
      <w:r w:rsidR="00896F05">
        <w:rPr>
          <w:rStyle w:val="Funotenzeichen"/>
        </w:rPr>
        <w:footnoteReference w:id="5"/>
      </w:r>
      <w:bookmarkEnd w:id="502"/>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Warum wechsel auf neues Modell</w:t>
      </w:r>
    </w:p>
    <w:p w14:paraId="4555B49A" w14:textId="4D5404A8" w:rsidR="00896F05" w:rsidRPr="00896F05" w:rsidRDefault="00322626" w:rsidP="00291BB5">
      <w:pPr>
        <w:pStyle w:val="berschrift3"/>
      </w:pPr>
      <w:bookmarkStart w:id="505" w:name="_Toc439673625"/>
      <w:r>
        <w:t>Erste Planung</w:t>
      </w:r>
      <w:bookmarkEnd w:id="505"/>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Ludowicy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AS(AnforderrungsSpezifikation) - Erstspezifikation</w:t>
      </w:r>
    </w:p>
    <w:p w14:paraId="52C18F1D" w14:textId="77777777" w:rsidR="00896F05" w:rsidRDefault="00896F05" w:rsidP="00896F05">
      <w:pPr>
        <w:ind w:left="1440"/>
      </w:pPr>
      <w:r>
        <w:tab/>
        <w:t>-&gt; Eine Woche später FSL (Fachspezifsche Lösung) nach vorstellung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Team 2 Ludowicy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Team 3 Remus FSS mit CoOp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Team 2 Ludowicy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506" w:name="_Toc439673626"/>
      <w:commentRangeStart w:id="507"/>
      <w:commentRangeStart w:id="508"/>
      <w:r>
        <w:t>Zweite Planung</w:t>
      </w:r>
      <w:commentRangeEnd w:id="507"/>
      <w:r>
        <w:rPr>
          <w:rStyle w:val="Kommentarzeichen"/>
          <w:rFonts w:asciiTheme="minorHAnsi" w:eastAsiaTheme="minorHAnsi" w:hAnsiTheme="minorHAnsi" w:cstheme="minorBidi"/>
          <w:color w:val="auto"/>
        </w:rPr>
        <w:commentReference w:id="507"/>
      </w:r>
      <w:commentRangeEnd w:id="508"/>
      <w:r w:rsidR="00B9772D">
        <w:rPr>
          <w:rStyle w:val="Kommentarzeichen"/>
          <w:rFonts w:asciiTheme="minorHAnsi" w:eastAsiaTheme="minorHAnsi" w:hAnsiTheme="minorHAnsi" w:cstheme="minorBidi"/>
          <w:color w:val="auto"/>
        </w:rPr>
        <w:commentReference w:id="508"/>
      </w:r>
      <w:bookmarkEnd w:id="506"/>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Ludowicy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AS(AnforderrungsSpezifikation) - Erstspezifikation</w:t>
      </w:r>
    </w:p>
    <w:p w14:paraId="0EC66E5D" w14:textId="77777777" w:rsidR="00322626" w:rsidRDefault="00322626" w:rsidP="00322626">
      <w:pPr>
        <w:ind w:left="1440"/>
      </w:pPr>
      <w:r>
        <w:tab/>
        <w:t>-&gt; Eine Woche später FSL (Fachspezifsche Lösung) nach vorstellung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Team 2 Ludowicy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Team 3 Remus FSS mit CoOp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Team 2 Ludowicy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509" w:name="_Toc439673627"/>
      <w:commentRangeStart w:id="510"/>
      <w:commentRangeStart w:id="511"/>
      <w:commentRangeStart w:id="512"/>
      <w:commentRangeStart w:id="513"/>
      <w:r w:rsidRPr="00A95B83">
        <w:t>Scrum</w:t>
      </w:r>
      <w:commentRangeEnd w:id="510"/>
      <w:r w:rsidR="00454420">
        <w:rPr>
          <w:rStyle w:val="Kommentarzeichen"/>
          <w:rFonts w:asciiTheme="minorHAnsi" w:eastAsiaTheme="minorHAnsi" w:hAnsiTheme="minorHAnsi" w:cstheme="minorBidi"/>
          <w:color w:val="auto"/>
        </w:rPr>
        <w:commentReference w:id="510"/>
      </w:r>
      <w:commentRangeEnd w:id="511"/>
      <w:r w:rsidR="008534AF">
        <w:rPr>
          <w:rStyle w:val="Kommentarzeichen"/>
          <w:rFonts w:asciiTheme="minorHAnsi" w:eastAsiaTheme="minorHAnsi" w:hAnsiTheme="minorHAnsi" w:cstheme="minorBidi"/>
          <w:color w:val="auto"/>
        </w:rPr>
        <w:commentReference w:id="511"/>
      </w:r>
      <w:commentRangeEnd w:id="512"/>
      <w:r w:rsidR="00591122">
        <w:rPr>
          <w:rStyle w:val="Kommentarzeichen"/>
          <w:rFonts w:asciiTheme="minorHAnsi" w:eastAsiaTheme="minorHAnsi" w:hAnsiTheme="minorHAnsi" w:cstheme="minorBidi"/>
          <w:color w:val="auto"/>
        </w:rPr>
        <w:commentReference w:id="512"/>
      </w:r>
      <w:commentRangeEnd w:id="513"/>
      <w:r w:rsidR="00B9772D">
        <w:rPr>
          <w:rStyle w:val="Kommentarzeichen"/>
          <w:rFonts w:asciiTheme="minorHAnsi" w:eastAsiaTheme="minorHAnsi" w:hAnsiTheme="minorHAnsi" w:cstheme="minorBidi"/>
          <w:color w:val="auto"/>
        </w:rPr>
        <w:commentReference w:id="513"/>
      </w:r>
      <w:bookmarkEnd w:id="509"/>
    </w:p>
    <w:p w14:paraId="632C1DCD" w14:textId="77777777" w:rsidR="007D2024" w:rsidRDefault="007D2024" w:rsidP="007D2024"/>
    <w:p w14:paraId="073F3F1A" w14:textId="0AA45038" w:rsidR="00CF1F33" w:rsidRDefault="00CF1F33" w:rsidP="007D2024">
      <w:r>
        <w:t>Scrum als agile Vorgehensmethode beruht auf so genannten Sprints. Jeder Sprint beginnt mit einem Planning, in dem die Aufgaben</w:t>
      </w:r>
      <w:r w:rsidR="007657B7">
        <w:t xml:space="preserve"> an das Team verteilt</w:t>
      </w:r>
      <w:r>
        <w:t xml:space="preserve"> </w:t>
      </w:r>
      <w:del w:id="514" w:author="ħʝᵰҩƾҩ ħɣῡƺҩ" w:date="2016-01-04T11:00:00Z">
        <w:r w:rsidDel="00291BB5">
          <w:delText xml:space="preserve">verteilt </w:delText>
        </w:r>
      </w:del>
      <w:r>
        <w:t xml:space="preserve">werden und endet mit dem Review, in dem die verteilten Stories vorgestellt und </w:t>
      </w:r>
      <w:r w:rsidR="007657B7">
        <w:t xml:space="preserve">vom Product Owner </w:t>
      </w:r>
      <w:r>
        <w:t>abgenommen werden.</w:t>
      </w:r>
      <w:r w:rsidR="007657B7">
        <w:t xml:space="preserve"> Die Sprints dauern zwischen einer und meiste</w:t>
      </w:r>
      <w:ins w:id="515"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r>
        <w:t>Scrum</w:t>
      </w:r>
      <w:ins w:id="516" w:author="ħʝᵰҩƾҩ ħɣῡƺҩ" w:date="2016-01-04T11:01:00Z">
        <w:r w:rsidR="00291BB5">
          <w:t>,</w:t>
        </w:r>
      </w:ins>
      <w:r>
        <w:t xml:space="preserve"> als sehr bekannte Form der agilen Vorgehensmethoden</w:t>
      </w:r>
      <w:ins w:id="517" w:author="ħʝᵰҩƾҩ ħɣῡƺҩ" w:date="2016-01-04T11:01:00Z">
        <w:r w:rsidR="00291BB5">
          <w:t>,</w:t>
        </w:r>
      </w:ins>
      <w:r>
        <w:t xml:space="preserve"> kam auch für unser Projekt in Frage. Als Alternativen boten sich Extreme Programming </w:t>
      </w:r>
      <w:del w:id="518" w:author="ħʝᵰҩƾҩ ħɣῡƺҩ" w:date="2016-01-04T11:01:00Z">
        <w:r w:rsidDel="00291BB5">
          <w:delText xml:space="preserve">und </w:delText>
        </w:r>
      </w:del>
      <w:ins w:id="519" w:author="ħʝᵰҩƾҩ ħɣῡƺҩ" w:date="2016-01-04T11:01:00Z">
        <w:r w:rsidR="00291BB5">
          <w:t xml:space="preserve">oder </w:t>
        </w:r>
      </w:ins>
      <w:r>
        <w:t>das Wasserfallmodell</w:t>
      </w:r>
      <w:ins w:id="520" w:author="ħʝᵰҩƾҩ ħɣῡƺҩ" w:date="2016-01-04T11:01:00Z">
        <w:r w:rsidR="00291BB5">
          <w:t xml:space="preserve"> an</w:t>
        </w:r>
      </w:ins>
      <w:r>
        <w:t xml:space="preserve">. Wir entschieden </w:t>
      </w:r>
      <w:del w:id="521" w:author="ħʝᵰҩƾҩ ħɣῡƺҩ" w:date="2016-01-04T11:01:00Z">
        <w:r w:rsidDel="00291BB5">
          <w:delText xml:space="preserve">und </w:delText>
        </w:r>
      </w:del>
      <w:ins w:id="522" w:author="ħʝᵰҩƾҩ ħɣῡƺҩ" w:date="2016-01-04T11:01:00Z">
        <w:r w:rsidR="00291BB5">
          <w:t xml:space="preserve">uns </w:t>
        </w:r>
      </w:ins>
      <w:r>
        <w:t>gemeinschaftlich für Scrum</w:t>
      </w:r>
      <w:ins w:id="523" w:author="ħʝᵰҩƾҩ ħɣῡƺҩ" w:date="2016-01-04T11:01:00Z">
        <w:r w:rsidR="00291BB5">
          <w:t>,</w:t>
        </w:r>
      </w:ins>
      <w:r>
        <w:t xml:space="preserve"> weil es verschiedene Vorteile</w:t>
      </w:r>
      <w:ins w:id="524" w:author="ħʝᵰҩƾҩ ħɣῡƺҩ" w:date="2016-01-04T11:02:00Z">
        <w:r w:rsidR="00291BB5">
          <w:t>,</w:t>
        </w:r>
      </w:ins>
      <w:r>
        <w:t xml:space="preserve"> resultierend aus dem Vorgehen</w:t>
      </w:r>
      <w:ins w:id="525"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526" w:author="ħʝᵰҩƾҩ ħɣῡƺҩ" w:date="2016-01-04T11:02:00Z">
        <w:r w:rsidDel="00291BB5">
          <w:delText>Darüberhinaus</w:delText>
        </w:r>
      </w:del>
      <w:ins w:id="527" w:author="ħʝᵰҩƾҩ ħɣῡƺҩ" w:date="2016-01-04T11:02:00Z">
        <w:r w:rsidR="00291BB5">
          <w:t>Darüber hinaus</w:t>
        </w:r>
      </w:ins>
      <w:r>
        <w:t xml:space="preserve"> hatten wir nach jedem Sprint ein besseres Gefühl</w:t>
      </w:r>
      <w:ins w:id="528" w:author="ħʝᵰҩƾҩ ħɣῡƺҩ" w:date="2016-01-04T11:02:00Z">
        <w:r w:rsidR="00291BB5">
          <w:t>,</w:t>
        </w:r>
      </w:ins>
      <w:r>
        <w:t xml:space="preserve"> bis wann das Projekt etwa fertig sein wird, bzw. „wie weit“. Auch lässt sich mit Scrum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529" w:name="_Toc439673628"/>
      <w:r>
        <w:t>Scrum im Projekt</w:t>
      </w:r>
      <w:bookmarkEnd w:id="529"/>
    </w:p>
    <w:p w14:paraId="045C6B7B" w14:textId="07B0BE2C" w:rsidR="000A68D2" w:rsidRDefault="007657B7" w:rsidP="00B91245">
      <w:r>
        <w:t>Die Scrum vorgehensweise wurde in unserem Team gemeinschaftlich beschlossen und fast vollständig umgesetzt. Wir verstehen Scrum als Richtlinie</w:t>
      </w:r>
      <w:ins w:id="530" w:author="ħʝᵰҩƾҩ ħɣῡƺҩ" w:date="2016-01-04T11:03:00Z">
        <w:r w:rsidR="00291BB5">
          <w:t>,</w:t>
        </w:r>
      </w:ins>
      <w:r>
        <w:t xml:space="preserve"> wonach wir die mehrheitlichen Regeln befolgen. So haben wir eine Menge fester Rollen</w:t>
      </w:r>
      <w:del w:id="531"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Planning, Review, Retrospektive (war sehr wichtig für das Anfo-Team) dem Scrum Vorbild nachempfunden. Jedoch verzichteten wir auf Daylies und haben stattdessen eine selbstständige Eintragung in unserer Story Bord in Form von Kommentaren bevorzugt. Dies reduzierte die extreme organisationslast auf Seiten der Scrum Master ein wenig und jeder konnte sich einteilen wann er welche Aufgaben </w:t>
      </w:r>
      <w:del w:id="532" w:author="ħʝᵰҩƾҩ ħɣῡƺҩ" w:date="2016-01-04T11:07:00Z">
        <w:r w:rsidDel="00291BB5">
          <w:delText>macht</w:delText>
        </w:r>
      </w:del>
      <w:ins w:id="533" w:author="ħʝᵰҩƾҩ ħɣῡƺҩ" w:date="2016-01-04T11:07:00Z">
        <w:r w:rsidR="00291BB5">
          <w:t>erledigt hatte</w:t>
        </w:r>
      </w:ins>
      <w:r>
        <w:t>. Wichtig war uns</w:t>
      </w:r>
      <w:ins w:id="534" w:author="ħʝᵰҩƾҩ ħɣῡƺҩ" w:date="2016-01-04T11:07:00Z">
        <w:r w:rsidR="00291BB5">
          <w:t>,</w:t>
        </w:r>
      </w:ins>
      <w:r>
        <w:t xml:space="preserve"> das</w:t>
      </w:r>
      <w:ins w:id="535"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536" w:author="ħʝᵰҩƾҩ ħɣῡƺҩ" w:date="2016-01-04T11:07:00Z">
        <w:r w:rsidR="000A68D2" w:rsidDel="00291BB5">
          <w:delText xml:space="preserve">und raten </w:delText>
        </w:r>
      </w:del>
      <w:r w:rsidR="000A68D2">
        <w:t>durch die Mitglieder des Teams hat</w:t>
      </w:r>
      <w:ins w:id="537"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538" w:author="ħʝᵰҩƾҩ ħɣῡƺҩ" w:date="2016-01-04T11:10:00Z">
        <w:r w:rsidR="00455330" w:rsidDel="006037FF">
          <w:delText xml:space="preserve">extreme </w:delText>
        </w:r>
      </w:del>
      <w:ins w:id="539" w:author="ħʝᵰҩƾҩ ħɣῡƺҩ" w:date="2016-01-04T11:10:00Z">
        <w:r w:rsidR="006037FF">
          <w:t xml:space="preserve">„Extreme </w:t>
        </w:r>
      </w:ins>
      <w:r w:rsidR="00455330">
        <w:t>Programming</w:t>
      </w:r>
      <w:ins w:id="540"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Story - Creation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siehe 2.1.1 Anfo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r>
        <w:t>Pre-Dev</w:t>
      </w:r>
    </w:p>
    <w:p w14:paraId="63DAE977" w14:textId="77777777" w:rsidR="00877D50" w:rsidRDefault="00B91245" w:rsidP="008C697F">
      <w:pPr>
        <w:spacing w:after="0" w:line="276" w:lineRule="auto"/>
        <w:contextualSpacing/>
      </w:pPr>
      <w:r w:rsidRPr="008C697F">
        <w:rPr>
          <w:rStyle w:val="berschrift4Zchn"/>
        </w:rPr>
        <w:t>Storypoints</w:t>
      </w:r>
      <w:r>
        <w:t xml:space="preserve"> </w:t>
      </w:r>
    </w:p>
    <w:p w14:paraId="4732F3AE" w14:textId="64000F90" w:rsidR="00B91245" w:rsidRDefault="00B91245" w:rsidP="008C697F">
      <w:pPr>
        <w:spacing w:after="0" w:line="276" w:lineRule="auto"/>
        <w:contextualSpacing/>
      </w:pPr>
      <w:r>
        <w:t>= Arbeitstunden (60min reale Arbeit)</w:t>
      </w:r>
    </w:p>
    <w:p w14:paraId="5D6FABB3" w14:textId="77777777" w:rsidR="00877D50" w:rsidRDefault="00877D50" w:rsidP="008C697F"/>
    <w:p w14:paraId="13FFD563" w14:textId="0BA98D70" w:rsidR="00877D50" w:rsidRDefault="00877D50" w:rsidP="008C697F">
      <w:pPr>
        <w:pStyle w:val="berschrift4"/>
      </w:pPr>
      <w:r w:rsidRPr="008C697F">
        <w:t>Scrum-Storyboard</w:t>
      </w:r>
      <w:r>
        <w:rPr>
          <w:rStyle w:val="Kommentarzeichen"/>
        </w:rPr>
        <w:commentReference w:id="541"/>
      </w:r>
      <w:r w:rsidR="00B9772D">
        <w:rPr>
          <w:rStyle w:val="Kommentarzeichen"/>
          <w:rFonts w:asciiTheme="minorHAnsi" w:eastAsiaTheme="minorHAnsi" w:hAnsiTheme="minorHAnsi" w:cstheme="minorBidi"/>
          <w:i w:val="0"/>
          <w:iCs w:val="0"/>
          <w:color w:val="auto"/>
          <w:u w:val="none"/>
        </w:rPr>
        <w:commentReference w:id="542"/>
      </w:r>
      <w:r>
        <w:rPr>
          <w:rStyle w:val="Funotenzeichen"/>
        </w:rPr>
        <w:footnoteReference w:id="6"/>
      </w:r>
    </w:p>
    <w:p w14:paraId="035E1769" w14:textId="29FC9DF2" w:rsidR="000A68D2" w:rsidRPr="006037FF" w:rsidRDefault="000A68D2" w:rsidP="008C697F">
      <w:r>
        <w:t xml:space="preserve">Das Story Board ist das zentrale Fortschritts-Messinstrument gewesen. Auf dem Story Bord sind alle Aufgaben hinterlegt. Es zeigt den aktuellen Status (Fertig, in Bearbeitung und offen) sowie welche Personen zuständig sind und wie komplex die Aufgabe scheint. Die Idee zum Story Bord kam während des ersten Sprints zur Erfassung des Fortschritts und um </w:t>
      </w:r>
      <w:ins w:id="543" w:author="ħʝᵰҩƾҩ ħɣῡƺҩ" w:date="2016-01-04T11:12:00Z">
        <w:r w:rsidR="006037FF">
          <w:t xml:space="preserve">die </w:t>
        </w:r>
      </w:ins>
      <w:r>
        <w:t>Motivation bei den Gruppenmitgliedern zu fördern. Auf dem Board sieht man sehr gut wie viel Arbeit noch getan werden muss. Hauptverantwortlich für die Anforderungsdefinition war Jean-Pierre Klodzinski (in Zusammenarbeit mit Stefan Ludowicy und Philipp Staats) und letztendlich umgesetzt wurde es von Nico Remus (in Kooperation mit Philipp Staats)</w:t>
      </w:r>
      <w:ins w:id="544"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545" w:name="_Toc439673629"/>
      <w:r w:rsidRPr="00A95B83">
        <w:t>Extreme Programming</w:t>
      </w:r>
      <w:bookmarkEnd w:id="545"/>
    </w:p>
    <w:p w14:paraId="5901636F" w14:textId="77777777" w:rsidR="0005585B" w:rsidRDefault="0005585B">
      <w:pPr>
        <w:rPr>
          <w:i/>
        </w:rPr>
      </w:pPr>
      <w:commentRangeStart w:id="546"/>
      <w:commentRangeStart w:id="547"/>
      <w:r>
        <w:rPr>
          <w:i/>
        </w:rPr>
        <w:t>Funktionalität der CoOp Arbeit von 2-3 Entwicklern + Backup</w:t>
      </w:r>
      <w:commentRangeEnd w:id="546"/>
      <w:r w:rsidR="00896F05">
        <w:rPr>
          <w:rStyle w:val="Kommentarzeichen"/>
        </w:rPr>
        <w:commentReference w:id="546"/>
      </w:r>
      <w:commentRangeEnd w:id="547"/>
      <w:r w:rsidR="00B9772D">
        <w:rPr>
          <w:rStyle w:val="Kommentarzeichen"/>
        </w:rPr>
        <w:commentReference w:id="547"/>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0" o:title=""/>
          </v:shape>
          <o:OLEObject Type="Embed" ProgID="PowerPoint.Show.12" ShapeID="_x0000_i1025" DrawAspect="Icon" ObjectID="_1513415446" r:id="rId11"/>
        </w:object>
      </w:r>
      <w:r w:rsidR="007D2024">
        <w:rPr>
          <w:rStyle w:val="Funotenzeichen"/>
          <w:i/>
        </w:rPr>
        <w:footnoteReference w:id="7"/>
      </w:r>
      <w:r w:rsidR="0058701F">
        <w:br w:type="page"/>
      </w:r>
    </w:p>
    <w:p w14:paraId="33632A87" w14:textId="25C66E18" w:rsidR="0058701F" w:rsidRDefault="00597D84" w:rsidP="0058701F">
      <w:pPr>
        <w:pStyle w:val="berschrift2"/>
        <w:rPr>
          <w:ins w:id="548" w:author="ħʝᵰҩƾҩ ħɣῡƺҩ" w:date="2016-01-04T11:15:00Z"/>
        </w:rPr>
      </w:pPr>
      <w:bookmarkStart w:id="549" w:name="_Toc439673630"/>
      <w:r w:rsidRPr="00597D84">
        <w:lastRenderedPageBreak/>
        <w:t>Risikomanagement</w:t>
      </w:r>
      <w:bookmarkStart w:id="550" w:name="_Toc439502512"/>
      <w:bookmarkStart w:id="551" w:name="_Toc439666454"/>
      <w:bookmarkStart w:id="552" w:name="_Toc439666561"/>
      <w:bookmarkEnd w:id="550"/>
      <w:bookmarkEnd w:id="551"/>
      <w:bookmarkEnd w:id="552"/>
      <w:ins w:id="553" w:author="ħʝᵰҩƾҩ ħɣῡƺҩ" w:date="2016-01-04T11:15:00Z">
        <w:r w:rsidR="006037FF">
          <w:t xml:space="preserve"> &amp; </w:t>
        </w:r>
      </w:ins>
      <w:commentRangeStart w:id="554"/>
      <w:commentRangeStart w:id="555"/>
      <w:r>
        <w:t>Stakeholderanalyse</w:t>
      </w:r>
      <w:commentRangeEnd w:id="554"/>
      <w:r w:rsidR="006037FF">
        <w:rPr>
          <w:rStyle w:val="Kommentarzeichen"/>
          <w:rFonts w:asciiTheme="minorHAnsi" w:eastAsiaTheme="minorHAnsi" w:hAnsiTheme="minorHAnsi" w:cstheme="minorBidi"/>
          <w:color w:val="auto"/>
        </w:rPr>
        <w:commentReference w:id="554"/>
      </w:r>
      <w:commentRangeEnd w:id="555"/>
      <w:r w:rsidR="00B9772D">
        <w:rPr>
          <w:rStyle w:val="Kommentarzeichen"/>
          <w:rFonts w:asciiTheme="minorHAnsi" w:eastAsiaTheme="minorHAnsi" w:hAnsiTheme="minorHAnsi" w:cstheme="minorBidi"/>
          <w:color w:val="auto"/>
        </w:rPr>
        <w:commentReference w:id="555"/>
      </w:r>
      <w:bookmarkEnd w:id="549"/>
    </w:p>
    <w:p w14:paraId="6BB172B4" w14:textId="77777777" w:rsidR="006037FF" w:rsidRDefault="006037FF">
      <w:pPr>
        <w:ind w:left="576"/>
        <w:rPr>
          <w:ins w:id="556" w:author="ħʝᵰҩƾҩ ħɣῡƺҩ" w:date="2016-01-04T11:15:00Z"/>
        </w:rPr>
        <w:pPrChange w:id="557" w:author="ħʝᵰҩƾҩ ħɣῡƺҩ" w:date="2016-01-04T11:15:00Z">
          <w:pPr>
            <w:pStyle w:val="berschrift2"/>
          </w:pPr>
        </w:pPrChange>
      </w:pPr>
    </w:p>
    <w:p w14:paraId="34452482" w14:textId="77777777" w:rsidR="006037FF" w:rsidRPr="006037FF" w:rsidRDefault="006037FF">
      <w:pPr>
        <w:pPrChange w:id="558" w:author="ħʝᵰҩƾҩ ħɣῡƺҩ" w:date="2016-01-04T11:15:00Z">
          <w:pPr>
            <w:pStyle w:val="berschrift2"/>
          </w:pPr>
        </w:pPrChange>
      </w:pPr>
      <w:ins w:id="559" w:author="ħʝᵰҩƾҩ ħɣῡƺҩ" w:date="2016-01-04T11:16:00Z">
        <w:r>
          <w:object w:dxaOrig="1514" w:dyaOrig="989" w14:anchorId="0A87C901">
            <v:shape id="_x0000_i1026" type="#_x0000_t75" style="width:75.75pt;height:49.5pt" o:ole="">
              <v:imagedata r:id="rId12" o:title=""/>
            </v:shape>
            <o:OLEObject Type="Embed" ProgID="Excel.Sheet.12" ShapeID="_x0000_i1026" DrawAspect="Icon" ObjectID="_1513415447" r:id="rId13"/>
          </w:object>
        </w:r>
      </w:ins>
    </w:p>
    <w:p w14:paraId="7E6355FB" w14:textId="4BFD6683" w:rsidR="00597D84" w:rsidDel="006037FF" w:rsidRDefault="00597D84" w:rsidP="00597D84">
      <w:pPr>
        <w:pStyle w:val="berschrift3"/>
        <w:rPr>
          <w:del w:id="560" w:author="ħʝᵰҩƾҩ ħɣῡƺҩ" w:date="2016-01-04T11:15:00Z"/>
        </w:rPr>
      </w:pPr>
      <w:del w:id="561" w:author="ħʝᵰҩƾҩ ħɣῡƺҩ" w:date="2016-01-04T11:15:00Z">
        <w:r w:rsidDel="006037FF">
          <w:delText>Intern</w:delText>
        </w:r>
      </w:del>
    </w:p>
    <w:p w14:paraId="43E66F53" w14:textId="22BF37FE" w:rsidR="00597D84" w:rsidDel="006037FF" w:rsidRDefault="00597D84" w:rsidP="0058701F">
      <w:pPr>
        <w:pStyle w:val="berschrift4"/>
        <w:rPr>
          <w:del w:id="562" w:author="ħʝᵰҩƾҩ ħɣῡƺҩ" w:date="2016-01-04T11:15:00Z"/>
        </w:rPr>
      </w:pPr>
      <w:del w:id="563"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564" w:author="ħʝᵰҩƾҩ ħɣῡƺҩ" w:date="2016-01-04T11:15:00Z"/>
        </w:rPr>
      </w:pPr>
    </w:p>
    <w:p w14:paraId="76B67B52" w14:textId="36BFCE91" w:rsidR="00597D84" w:rsidDel="006037FF" w:rsidRDefault="00597D84" w:rsidP="0058701F">
      <w:pPr>
        <w:pStyle w:val="berschrift4"/>
        <w:rPr>
          <w:del w:id="565" w:author="ħʝᵰҩƾҩ ħɣῡƺҩ" w:date="2016-01-04T11:15:00Z"/>
        </w:rPr>
      </w:pPr>
      <w:del w:id="566"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567" w:author="ħʝᵰҩƾҩ ħɣῡƺҩ" w:date="2016-01-04T11:15:00Z"/>
        </w:rPr>
      </w:pPr>
      <w:del w:id="568" w:author="ħʝᵰҩƾҩ ħɣῡƺҩ" w:date="2016-01-04T11:15:00Z">
        <w:r w:rsidDel="006037FF">
          <w:delText>Extern</w:delText>
        </w:r>
      </w:del>
    </w:p>
    <w:p w14:paraId="64909993" w14:textId="1D0F7108" w:rsidR="00597D84" w:rsidDel="006037FF" w:rsidRDefault="00597D84" w:rsidP="0058701F">
      <w:pPr>
        <w:pStyle w:val="berschrift4"/>
        <w:rPr>
          <w:del w:id="569" w:author="ħʝᵰҩƾҩ ħɣῡƺҩ" w:date="2016-01-04T11:15:00Z"/>
        </w:rPr>
      </w:pPr>
      <w:del w:id="570"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571" w:author="ħʝᵰҩƾҩ ħɣῡƺҩ" w:date="2016-01-04T11:15:00Z"/>
        </w:rPr>
      </w:pPr>
      <w:del w:id="572"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573" w:author="ħʝᵰҩƾҩ ħɣῡƺҩ" w:date="2016-01-04T11:15:00Z"/>
        </w:rPr>
      </w:pPr>
      <w:del w:id="574"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575" w:author="ħʝᵰҩƾҩ ħɣῡƺҩ" w:date="2016-01-04T11:15:00Z"/>
        </w:rPr>
      </w:pPr>
    </w:p>
    <w:p w14:paraId="16AB125A" w14:textId="4FAD9217" w:rsidR="00597D84" w:rsidRPr="00597D84" w:rsidDel="006037FF" w:rsidRDefault="00597D84" w:rsidP="00597D84">
      <w:pPr>
        <w:pStyle w:val="berschrift2"/>
        <w:rPr>
          <w:del w:id="576" w:author="ħʝᵰҩƾҩ ħɣῡƺҩ" w:date="2016-01-04T11:15:00Z"/>
        </w:rPr>
      </w:pPr>
      <w:del w:id="577"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578" w:author="ħʝᵰҩƾҩ ħɣῡƺҩ" w:date="2016-01-04T11:15:00Z"/>
        </w:rPr>
      </w:pPr>
      <w:del w:id="579"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580" w:author="ħʝᵰҩƾҩ ħɣῡƺҩ" w:date="2016-01-04T11:15:00Z"/>
        </w:rPr>
      </w:pPr>
      <w:del w:id="581"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582" w:author="ħʝᵰҩƾҩ ħɣῡƺҩ" w:date="2016-01-04T11:15:00Z"/>
        </w:rPr>
      </w:pPr>
      <w:del w:id="583"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584" w:author="ħʝᵰҩƾҩ ħɣῡƺҩ" w:date="2016-01-04T11:15:00Z"/>
        </w:rPr>
      </w:pPr>
      <w:del w:id="585"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586" w:author="ħʝᵰҩƾҩ ħɣῡƺҩ" w:date="2016-01-04T11:15:00Z"/>
        </w:rPr>
      </w:pPr>
      <w:del w:id="587"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588" w:author="ħʝᵰҩƾҩ ħɣῡƺҩ" w:date="2016-01-04T11:15:00Z"/>
        </w:rPr>
      </w:pPr>
      <w:del w:id="589"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590" w:author="ħʝᵰҩƾҩ ħɣῡƺҩ" w:date="2016-01-04T11:15:00Z"/>
        </w:rPr>
      </w:pPr>
      <w:del w:id="591"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592" w:name="_Toc439673631"/>
      <w:r>
        <w:t>Das Softwaresystem</w:t>
      </w:r>
      <w:bookmarkEnd w:id="592"/>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593" w:author="ħʝᵰҩƾҩ ħɣῡƺҩ" w:date="2016-01-04T11:17:00Z">
        <w:r w:rsidDel="006037FF">
          <w:delText>folgenden</w:delText>
        </w:r>
      </w:del>
      <w:ins w:id="594" w:author="ħʝᵰҩƾҩ ħɣῡƺҩ" w:date="2016-01-04T11:17:00Z">
        <w:r w:rsidR="006037FF">
          <w:t>Folgenden</w:t>
        </w:r>
      </w:ins>
      <w:r>
        <w:t xml:space="preserve"> die Funktionalität „Wo Gibt Es Was“ benutzt.</w:t>
      </w:r>
      <w:r w:rsidR="007D3FBA">
        <w:t xml:space="preserve"> </w:t>
      </w:r>
      <w:del w:id="595" w:author="ħʝᵰҩƾҩ ħɣῡƺҩ" w:date="2016-01-04T11:19:00Z">
        <w:r w:rsidR="007D3FBA" w:rsidDel="006037FF">
          <w:delText xml:space="preserve">Folgend </w:delText>
        </w:r>
      </w:del>
      <w:ins w:id="596" w:author="ħʝᵰҩƾҩ ħɣῡƺҩ" w:date="2016-01-04T11:19:00Z">
        <w:r w:rsidR="006037FF">
          <w:t xml:space="preserve">Dazu </w:t>
        </w:r>
      </w:ins>
      <w:r w:rsidR="007D3FBA">
        <w:t xml:space="preserve">eine </w:t>
      </w:r>
      <w:del w:id="597" w:author="ħʝᵰҩƾҩ ħɣῡƺҩ" w:date="2016-01-04T11:18:00Z">
        <w:r w:rsidR="007D3FBA" w:rsidDel="006037FF">
          <w:delText xml:space="preserve">Wörtliche </w:delText>
        </w:r>
      </w:del>
      <w:ins w:id="598" w:author="ħʝᵰҩƾҩ ħɣῡƺҩ" w:date="2016-01-04T11:18:00Z">
        <w:r w:rsidR="006037FF">
          <w:t xml:space="preserve">wörtliche </w:t>
        </w:r>
      </w:ins>
      <w:r w:rsidR="007D3FBA">
        <w:t xml:space="preserve">Beschreibung aus dem Solution </w:t>
      </w:r>
      <w:del w:id="599" w:author="ħʝᵰҩƾҩ ħɣῡƺҩ" w:date="2016-01-04T11:17:00Z">
        <w:r w:rsidR="007D3FBA" w:rsidDel="006037FF">
          <w:delText xml:space="preserve">Design </w:delText>
        </w:r>
      </w:del>
      <w:ins w:id="600"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601" w:author="ħʝᵰҩƾҩ ħɣῡƺҩ" w:date="2016-01-04T11:19:00Z">
        <w:r w:rsidRPr="006037FF" w:rsidDel="006037FF">
          <w:rPr>
            <w:i/>
          </w:rPr>
          <w:delText xml:space="preserve">findes </w:delText>
        </w:r>
      </w:del>
      <w:ins w:id="602"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Kategoriename.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603" w:author="ħʝᵰҩƾҩ ħɣῡƺҩ" w:date="2016-01-04T11:21:00Z"/>
          <w:i/>
        </w:rPr>
      </w:pPr>
      <w:r w:rsidRPr="006037FF">
        <w:rPr>
          <w:i/>
        </w:rPr>
        <w:t>Falls er eine Unterkategorie auswählt, wird er zu einer Übersichtsseite weitergeleitet. Auf dieser wird die Shopkategorie angezeigt</w:t>
      </w:r>
      <w:ins w:id="604" w:author="ħʝᵰҩƾҩ ħɣῡƺҩ" w:date="2016-01-04T11:21:00Z">
        <w:r w:rsidR="00BF020D">
          <w:rPr>
            <w:i/>
          </w:rPr>
          <w:t xml:space="preserve"> </w:t>
        </w:r>
      </w:ins>
      <w:r w:rsidRPr="006037FF">
        <w:rPr>
          <w:i/>
        </w:rPr>
        <w:t>(z</w:t>
      </w:r>
      <w:ins w:id="605" w:author="ħʝᵰҩƾҩ ħɣῡƺҩ" w:date="2016-01-04T11:20:00Z">
        <w:r w:rsidR="00BF020D">
          <w:rPr>
            <w:i/>
          </w:rPr>
          <w:t>.Bsp</w:t>
        </w:r>
      </w:ins>
      <w:del w:id="606" w:author="ħʝᵰҩƾҩ ħɣῡƺҩ" w:date="2016-01-04T11:20:00Z">
        <w:r w:rsidRPr="006037FF" w:rsidDel="00BF020D">
          <w:rPr>
            <w:i/>
          </w:rPr>
          <w:delText>b.</w:delText>
        </w:r>
      </w:del>
      <w:ins w:id="607" w:author="ħʝᵰҩƾҩ ħɣῡƺҩ" w:date="2016-01-04T11:20:00Z">
        <w:r w:rsidR="00BF020D">
          <w:rPr>
            <w:i/>
          </w:rPr>
          <w:t>.</w:t>
        </w:r>
      </w:ins>
      <w:r w:rsidRPr="006037FF">
        <w:rPr>
          <w:i/>
        </w:rPr>
        <w:t xml:space="preserve"> Supermarkt) und die dazu</w:t>
      </w:r>
      <w:ins w:id="608" w:author="ħʝᵰҩƾҩ ħɣῡƺҩ" w:date="2016-01-04T11:20:00Z">
        <w:r w:rsidR="00BF020D">
          <w:rPr>
            <w:i/>
          </w:rPr>
          <w:t xml:space="preserve"> </w:t>
        </w:r>
      </w:ins>
      <w:r w:rsidRPr="006037FF">
        <w:rPr>
          <w:i/>
        </w:rPr>
        <w:t>gehörenden Shopnamen (Lidl, Rewe, Aldi), sowie eine Übersicht von verfügbaren Produkten (begrenzt auf x Werte).</w:t>
      </w:r>
    </w:p>
    <w:p w14:paraId="2977082E" w14:textId="01ED8C42" w:rsidR="00B12FBF" w:rsidRPr="006037FF" w:rsidRDefault="00B12FBF" w:rsidP="00B12FBF">
      <w:pPr>
        <w:rPr>
          <w:i/>
        </w:rPr>
      </w:pPr>
      <w:del w:id="609"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610" w:author="ħʝᵰҩƾҩ ħɣῡƺҩ" w:date="2016-01-04T11:21:00Z">
        <w:r w:rsidRPr="006037FF" w:rsidDel="00BF020D">
          <w:rPr>
            <w:i/>
          </w:rPr>
          <w:delText xml:space="preserve">Alid </w:delText>
        </w:r>
      </w:del>
      <w:ins w:id="611"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612" w:author="ħʝᵰҩƾҩ ħɣῡƺҩ" w:date="2016-01-04T11:21:00Z">
        <w:r w:rsidR="00BF020D">
          <w:rPr>
            <w:i/>
          </w:rPr>
          <w:t>,</w:t>
        </w:r>
      </w:ins>
      <w:r w:rsidRPr="006037FF">
        <w:rPr>
          <w:i/>
        </w:rPr>
        <w:t xml:space="preserve"> wo er beispielsweise Nahrung bekommt, dann klickt er auf einen Button wie </w:t>
      </w:r>
      <w:del w:id="613" w:author="ħʝᵰҩƾҩ ħɣῡƺҩ" w:date="2016-01-04T11:21:00Z">
        <w:r w:rsidRPr="006037FF" w:rsidDel="00BF020D">
          <w:rPr>
            <w:i/>
          </w:rPr>
          <w:delText>zb.</w:delText>
        </w:r>
      </w:del>
      <w:ins w:id="614" w:author="ħʝᵰҩƾҩ ħɣῡƺҩ" w:date="2016-01-04T11:21:00Z">
        <w:r w:rsidR="00BF020D">
          <w:rPr>
            <w:i/>
          </w:rPr>
          <w:t>z.Bsp.</w:t>
        </w:r>
      </w:ins>
      <w:r w:rsidRPr="006037FF">
        <w:rPr>
          <w:i/>
        </w:rPr>
        <w:t xml:space="preserve"> "Wo bekomme ich das?" und bekommt gleich die Übersichtseite </w:t>
      </w:r>
      <w:del w:id="615" w:author="ħʝᵰҩƾҩ ħɣῡƺҩ" w:date="2016-01-04T11:22:00Z">
        <w:r w:rsidRPr="006037FF" w:rsidDel="00BF020D">
          <w:rPr>
            <w:i/>
          </w:rPr>
          <w:delText xml:space="preserve">samt </w:delText>
        </w:r>
      </w:del>
      <w:ins w:id="616" w:author="ħʝᵰҩƾҩ ħɣῡƺҩ" w:date="2016-01-04T11:22:00Z">
        <w:r w:rsidR="00BF020D">
          <w:rPr>
            <w:i/>
          </w:rPr>
          <w:t xml:space="preserve">incl. </w:t>
        </w:r>
        <w:r w:rsidR="00BF020D" w:rsidRPr="006037FF">
          <w:rPr>
            <w:i/>
          </w:rPr>
          <w:t xml:space="preserve"> </w:t>
        </w:r>
      </w:ins>
      <w:r w:rsidRPr="006037FF">
        <w:rPr>
          <w:i/>
        </w:rPr>
        <w:t xml:space="preserve">Shopliste angezeigt </w:t>
      </w:r>
      <w:del w:id="617" w:author="ħʝᵰҩƾҩ ħɣῡƺҩ" w:date="2016-01-04T11:23:00Z">
        <w:r w:rsidRPr="006037FF" w:rsidDel="00BF020D">
          <w:rPr>
            <w:i/>
          </w:rPr>
          <w:delText xml:space="preserve">und </w:delText>
        </w:r>
      </w:del>
      <w:ins w:id="618" w:author="ħʝᵰҩƾҩ ħɣῡƺҩ" w:date="2016-01-04T11:24:00Z">
        <w:r w:rsidR="00BF020D">
          <w:rPr>
            <w:i/>
          </w:rPr>
          <w:t>als auch</w:t>
        </w:r>
      </w:ins>
      <w:ins w:id="619" w:author="ħʝᵰҩƾҩ ħɣῡƺҩ" w:date="2016-01-04T11:23:00Z">
        <w:r w:rsidR="00BF020D" w:rsidRPr="006037FF">
          <w:rPr>
            <w:i/>
          </w:rPr>
          <w:t xml:space="preserve"> </w:t>
        </w:r>
      </w:ins>
      <w:r w:rsidRPr="006037FF">
        <w:rPr>
          <w:i/>
        </w:rPr>
        <w:t>eine</w:t>
      </w:r>
      <w:del w:id="620"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621" w:author="ħʝᵰҩƾҩ ħɣῡƺҩ" w:date="2016-01-04T11:23:00Z">
        <w:r w:rsidRPr="006037FF" w:rsidDel="00BF020D">
          <w:rPr>
            <w:i/>
          </w:rPr>
          <w:delText>Darüberhinaus</w:delText>
        </w:r>
      </w:del>
      <w:ins w:id="622"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ACCD217" w:rsidR="00B12FBF" w:rsidRPr="006037FF" w:rsidRDefault="00B12FBF" w:rsidP="00B12FBF">
      <w:pPr>
        <w:rPr>
          <w:i/>
        </w:rPr>
      </w:pPr>
      <w:r w:rsidRPr="006037FF">
        <w:rPr>
          <w:i/>
        </w:rPr>
        <w:t xml:space="preserve">Alternativ ist es dem Benutzer möglich, direkt nach Produkten zu </w:t>
      </w:r>
      <w:del w:id="623" w:author="ħʝᵰҩƾҩ ħɣῡƺҩ" w:date="2016-01-04T11:25:00Z">
        <w:r w:rsidRPr="006037FF" w:rsidDel="00BF020D">
          <w:rPr>
            <w:i/>
          </w:rPr>
          <w:delText>Suchen</w:delText>
        </w:r>
      </w:del>
      <w:ins w:id="624" w:author="ħʝᵰҩƾҩ ħɣῡƺҩ" w:date="2016-01-04T11:25:00Z">
        <w:r w:rsidR="00BF020D" w:rsidRPr="006037FF">
          <w:rPr>
            <w:i/>
          </w:rPr>
          <w:t>suchen</w:t>
        </w:r>
      </w:ins>
      <w:r w:rsidRPr="006037FF">
        <w:rPr>
          <w:i/>
        </w:rPr>
        <w:t xml:space="preserve"> (Bspw. Reis). Falls ein Eintrag gefunden wird, wird die Übersichtsseite </w:t>
      </w:r>
      <w:del w:id="625" w:author="ħʝᵰҩƾҩ ħɣῡƺҩ" w:date="2016-01-04T11:25:00Z">
        <w:r w:rsidRPr="006037FF" w:rsidDel="00BF020D">
          <w:rPr>
            <w:i/>
          </w:rPr>
          <w:delText>angezegit</w:delText>
        </w:r>
      </w:del>
      <w:ins w:id="626" w:author="ħʝᵰҩƾҩ ħɣῡƺҩ" w:date="2016-01-04T11:25:00Z">
        <w:r w:rsidR="00BF020D" w:rsidRPr="006037FF">
          <w:rPr>
            <w:i/>
          </w:rPr>
          <w:t>angezeigt</w:t>
        </w:r>
      </w:ins>
      <w:del w:id="627" w:author="ħʝᵰҩƾҩ ħɣῡƺҩ" w:date="2016-01-04T11:25:00Z">
        <w:r w:rsidRPr="006037FF" w:rsidDel="00BF020D">
          <w:rPr>
            <w:i/>
          </w:rPr>
          <w:delText xml:space="preserve">. </w:delText>
        </w:r>
      </w:del>
      <w:ins w:id="628" w:author="ħʝᵰҩƾҩ ħɣῡƺҩ" w:date="2016-01-04T11:25:00Z">
        <w:r w:rsidR="00BF020D">
          <w:rPr>
            <w:i/>
          </w:rPr>
          <w:t>,</w:t>
        </w:r>
        <w:r w:rsidR="00BF020D" w:rsidRPr="006037FF">
          <w:rPr>
            <w:i/>
          </w:rPr>
          <w:t xml:space="preserve"> </w:t>
        </w:r>
      </w:ins>
      <w:del w:id="629" w:author="ħʝᵰҩƾҩ ħɣῡƺҩ" w:date="2016-01-04T11:25:00Z">
        <w:r w:rsidRPr="006037FF" w:rsidDel="00BF020D">
          <w:rPr>
            <w:i/>
          </w:rPr>
          <w:delText xml:space="preserve">Falls </w:delText>
        </w:r>
      </w:del>
      <w:ins w:id="630" w:author="ħʝᵰҩƾҩ ħɣῡƺҩ" w:date="2016-01-04T11:25:00Z">
        <w:r w:rsidR="00BF020D">
          <w:rPr>
            <w:i/>
          </w:rPr>
          <w:t>f</w:t>
        </w:r>
        <w:r w:rsidR="00BF020D" w:rsidRPr="006037FF">
          <w:rPr>
            <w:i/>
          </w:rPr>
          <w:t xml:space="preserve">alls </w:t>
        </w:r>
      </w:ins>
      <w:r w:rsidRPr="006037FF">
        <w:rPr>
          <w:i/>
        </w:rPr>
        <w:t>nicht eine Fehlermeldung: "Hupps - das gewünschte Produkt konnte keinerKategorie zugeordnet werden</w:t>
      </w:r>
      <w:ins w:id="631" w:author="ħʝᵰҩƾҩ ħɣῡƺҩ" w:date="2016-01-04T11:26:00Z">
        <w:r w:rsidR="00BF020D">
          <w:rPr>
            <w:i/>
          </w:rPr>
          <w:t xml:space="preserve">. </w:t>
        </w:r>
      </w:ins>
      <w:del w:id="632" w:author="ħʝᵰҩƾҩ ħɣῡƺҩ" w:date="2016-01-04T11:26:00Z">
        <w:r w:rsidRPr="006037FF" w:rsidDel="00BF020D">
          <w:rPr>
            <w:i/>
          </w:rPr>
          <w:delText xml:space="preserve">" </w:delText>
        </w:r>
      </w:del>
      <w:r w:rsidRPr="006037FF">
        <w:rPr>
          <w:i/>
        </w:rPr>
        <w:t>Klicke hier um einen erneuten Suchvorgang zu starten</w:t>
      </w:r>
      <w:ins w:id="633" w:author="ħʝᵰҩƾҩ ħɣῡƺҩ" w:date="2016-01-04T11:26:00Z">
        <w:r w:rsidR="00BF020D">
          <w:rPr>
            <w:i/>
          </w:rPr>
          <w:t>“</w:t>
        </w:r>
      </w:ins>
      <w:r w:rsidRPr="006037FF">
        <w:rPr>
          <w:i/>
        </w:rPr>
        <w:t>. Wenn mehrere Einträge gefunden werden, dann gibt es eine Übersicht mit den Ergebnissen</w:t>
      </w:r>
      <w:ins w:id="634"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635" w:author="ħʝᵰҩƾҩ ħɣῡƺҩ" w:date="2016-01-04T11:26:00Z">
        <w:r w:rsidRPr="006037FF" w:rsidDel="00BF020D">
          <w:rPr>
            <w:i/>
          </w:rPr>
          <w:delText xml:space="preserve"> und </w:delText>
        </w:r>
      </w:del>
      <w:ins w:id="636" w:author="ħʝᵰҩƾҩ ħɣῡƺҩ" w:date="2016-01-04T11:26:00Z">
        <w:r w:rsidR="00BF020D">
          <w:rPr>
            <w:i/>
          </w:rPr>
          <w:t xml:space="preserve">, </w:t>
        </w:r>
      </w:ins>
      <w:r w:rsidRPr="006037FF">
        <w:rPr>
          <w:i/>
        </w:rPr>
        <w:t xml:space="preserve">vollständig und familiär sein. </w:t>
      </w:r>
      <w:del w:id="637" w:author="ħʝᵰҩƾҩ ħɣῡƺҩ" w:date="2016-01-04T11:27:00Z">
        <w:r w:rsidRPr="006037FF" w:rsidDel="00BF020D">
          <w:rPr>
            <w:i/>
          </w:rPr>
          <w:delText xml:space="preserve">und </w:delText>
        </w:r>
      </w:del>
      <w:ins w:id="638"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639" w:author="ħʝᵰҩƾҩ ħɣῡƺҩ" w:date="2016-01-04T11:27:00Z">
        <w:r w:rsidRPr="006037FF" w:rsidDel="00BF020D">
          <w:rPr>
            <w:i/>
          </w:rPr>
          <w:delText>irendwie</w:delText>
        </w:r>
      </w:del>
      <w:ins w:id="640" w:author="ħʝᵰҩƾҩ ħɣῡƺҩ" w:date="2016-01-04T11:27:00Z">
        <w:r w:rsidR="00BF020D" w:rsidRPr="006037FF">
          <w:rPr>
            <w:i/>
          </w:rPr>
          <w:t>irgendwie</w:t>
        </w:r>
      </w:ins>
      <w:r w:rsidRPr="006037FF">
        <w:rPr>
          <w:i/>
        </w:rPr>
        <w:t xml:space="preserve"> anders. </w:t>
      </w:r>
      <w:ins w:id="641" w:author="ħʝᵰҩƾҩ ħɣῡƺҩ" w:date="2016-01-04T11:27:00Z">
        <w:r w:rsidR="00BF020D">
          <w:rPr>
            <w:i/>
          </w:rPr>
          <w:t xml:space="preserve">Hier zu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t xml:space="preserve">    DB: Paprika und Nüsse</w:t>
      </w:r>
    </w:p>
    <w:p w14:paraId="35237943" w14:textId="77777777" w:rsidR="00B12FBF" w:rsidRPr="006037FF" w:rsidRDefault="00B12FBF" w:rsidP="00B12FBF">
      <w:pPr>
        <w:rPr>
          <w:i/>
        </w:rPr>
      </w:pPr>
      <w:r w:rsidRPr="006037FF">
        <w:rPr>
          <w:i/>
        </w:rPr>
        <w:lastRenderedPageBreak/>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642" w:name="_Toc439673632"/>
      <w:r>
        <w:t>Anwendungsfall Beschreibung</w:t>
      </w:r>
      <w:bookmarkEnd w:id="642"/>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r>
              <w:t>Use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r>
              <w:t>Actors</w:t>
            </w:r>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r>
              <w:t>Pre Conditions</w:t>
            </w:r>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Main flow</w:t>
            </w:r>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Benutzer wählt „Wo finde ich was?“ in der Menuleiste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Der Benutzer sieht Produktbeispiele der Produktunterkategorie und in welcher Shopkateg</w:t>
            </w:r>
            <w:r w:rsidR="00FA0199">
              <w:t>orie er das Produkt kaufen kann.</w:t>
            </w:r>
          </w:p>
          <w:p w14:paraId="04AAFFDB" w14:textId="16B85105" w:rsidR="00FA0199" w:rsidRDefault="00FA0199" w:rsidP="004736A8">
            <w:pPr>
              <w:pStyle w:val="Listenabsatz"/>
              <w:ind w:left="360"/>
            </w:pPr>
            <w:r>
              <w:t xml:space="preserve">Auf der angezeigten Seite wird darüber hinaus eine </w:t>
            </w:r>
            <w:del w:id="643" w:author="ħʝᵰҩƾҩ ħɣῡƺҩ" w:date="2016-01-04T11:28:00Z">
              <w:r w:rsidDel="004736A8">
                <w:delText>eingebunde</w:delText>
              </w:r>
            </w:del>
            <w:ins w:id="644" w:author="ħʝᵰҩƾҩ ħɣῡƺҩ" w:date="2016-01-04T11:28:00Z">
              <w:r w:rsidR="004736A8">
                <w:t>eingebundene</w:t>
              </w:r>
            </w:ins>
            <w:r>
              <w:t xml:space="preserve"> Karte von Open Street</w:t>
            </w:r>
            <w:ins w:id="645" w:author="ħʝᵰҩƾҩ ħɣῡƺҩ" w:date="2016-01-04T11:29:00Z">
              <w:r w:rsidR="004736A8">
                <w:t xml:space="preserve"> </w:t>
              </w:r>
            </w:ins>
            <w:del w:id="646" w:author="ħʝᵰҩƾҩ ħɣῡƺҩ" w:date="2016-01-04T11:29:00Z">
              <w:r w:rsidDel="004736A8">
                <w:delText xml:space="preserve">map </w:delText>
              </w:r>
            </w:del>
            <w:ins w:id="647" w:author="ħʝᵰҩƾҩ ħɣῡƺҩ" w:date="2016-01-04T11:29:00Z">
              <w:r w:rsidR="004736A8">
                <w:t xml:space="preserve">Map </w:t>
              </w:r>
            </w:ins>
            <w:r>
              <w:t xml:space="preserve">angezeigt. </w:t>
            </w:r>
          </w:p>
        </w:tc>
      </w:tr>
      <w:tr w:rsidR="00786DB6" w14:paraId="5EEF39F3" w14:textId="77777777" w:rsidTr="006037FF">
        <w:tc>
          <w:tcPr>
            <w:tcW w:w="2689" w:type="dxa"/>
          </w:tcPr>
          <w:p w14:paraId="65C0D41A" w14:textId="33C57D75" w:rsidR="00786DB6" w:rsidRDefault="00786DB6" w:rsidP="00786DB6">
            <w:r>
              <w:t>Alternative flow</w:t>
            </w:r>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Benutzer wählt „Wo finde ich was?“ in der Menuleiste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Post conditions</w:t>
            </w:r>
          </w:p>
        </w:tc>
        <w:tc>
          <w:tcPr>
            <w:tcW w:w="6373" w:type="dxa"/>
          </w:tcPr>
          <w:p w14:paraId="7B85F7FB" w14:textId="2D7A27CA" w:rsidR="00786DB6" w:rsidRDefault="00FA0199" w:rsidP="006037FF">
            <w:pPr>
              <w:pStyle w:val="Listenabsatz"/>
              <w:numPr>
                <w:ilvl w:val="0"/>
                <w:numId w:val="10"/>
              </w:numPr>
            </w:pPr>
            <w:r>
              <w:t>Der Benutzer muss auf die Aus</w:t>
            </w:r>
            <w:ins w:id="648"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649" w:name="_Toc439673633"/>
      <w:commentRangeStart w:id="650"/>
      <w:r>
        <w:t>Anwendungsfalldiagramm</w:t>
      </w:r>
      <w:commentRangeEnd w:id="650"/>
      <w:r w:rsidR="00B9772D">
        <w:rPr>
          <w:rStyle w:val="Kommentarzeichen"/>
          <w:rFonts w:asciiTheme="minorHAnsi" w:eastAsiaTheme="minorHAnsi" w:hAnsiTheme="minorHAnsi" w:cstheme="minorBidi"/>
          <w:color w:val="auto"/>
        </w:rPr>
        <w:commentReference w:id="650"/>
      </w:r>
      <w:bookmarkEnd w:id="649"/>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651" w:name="_Toc439673634"/>
      <w:r>
        <w:lastRenderedPageBreak/>
        <w:t>Aktivitätsdiagramm</w:t>
      </w:r>
      <w:bookmarkEnd w:id="651"/>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652" w:name="_Toc439673635"/>
      <w:commentRangeStart w:id="653"/>
      <w:r>
        <w:t>Klassendiagramm</w:t>
      </w:r>
      <w:commentRangeEnd w:id="653"/>
      <w:r w:rsidR="00B9772D">
        <w:rPr>
          <w:rStyle w:val="Kommentarzeichen"/>
          <w:rFonts w:asciiTheme="minorHAnsi" w:eastAsiaTheme="minorHAnsi" w:hAnsiTheme="minorHAnsi" w:cstheme="minorBidi"/>
          <w:color w:val="auto"/>
        </w:rPr>
        <w:commentReference w:id="653"/>
      </w:r>
      <w:bookmarkEnd w:id="652"/>
    </w:p>
    <w:p w14:paraId="1686E74E" w14:textId="77777777" w:rsidR="00A73773" w:rsidRPr="00A73773" w:rsidRDefault="00A73773"/>
    <w:p w14:paraId="04E06BEC" w14:textId="1ABDE8FB" w:rsidR="00F35580" w:rsidRDefault="00F35580" w:rsidP="006037FF">
      <w:pPr>
        <w:pStyle w:val="berschrift2"/>
      </w:pPr>
      <w:bookmarkStart w:id="654" w:name="_Toc439673636"/>
      <w:r>
        <w:lastRenderedPageBreak/>
        <w:t>Sequenzdiagramm</w:t>
      </w:r>
      <w:bookmarkEnd w:id="654"/>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655" w:name="_Toc439673637"/>
      <w:r>
        <w:t>Zustandsdiagramm</w:t>
      </w:r>
      <w:bookmarkEnd w:id="655"/>
    </w:p>
    <w:p w14:paraId="71BEA485" w14:textId="77777777" w:rsidR="00A73773" w:rsidRPr="00A73773" w:rsidRDefault="00A73773"/>
    <w:p w14:paraId="0533B0AC" w14:textId="62D57B1F" w:rsidR="00F35580" w:rsidRDefault="00F35580" w:rsidP="006037FF">
      <w:pPr>
        <w:pStyle w:val="berschrift2"/>
      </w:pPr>
      <w:bookmarkStart w:id="656" w:name="_Toc439673638"/>
      <w:commentRangeStart w:id="657"/>
      <w:r>
        <w:t xml:space="preserve">Auswertung </w:t>
      </w:r>
      <w:commentRangeEnd w:id="657"/>
      <w:r w:rsidR="00B9772D">
        <w:rPr>
          <w:rStyle w:val="Kommentarzeichen"/>
          <w:rFonts w:asciiTheme="minorHAnsi" w:eastAsiaTheme="minorHAnsi" w:hAnsiTheme="minorHAnsi" w:cstheme="minorBidi"/>
          <w:color w:val="auto"/>
        </w:rPr>
        <w:commentReference w:id="657"/>
      </w:r>
      <w:r>
        <w:t>der Diagramme</w:t>
      </w:r>
      <w:bookmarkEnd w:id="656"/>
    </w:p>
    <w:p w14:paraId="338336BF" w14:textId="64FD1F8F" w:rsidR="006A6C2C" w:rsidRDefault="00A018DC">
      <w:r>
        <w:t>Jedes der Diagramme zeigt eine spezifische Sichtweise auf das Softwareprojekt. Doch beschreiben die meisten spezifischen Diagramme ein und den gleichen Sachverhalt. Das eine sehr detailliert</w:t>
      </w:r>
      <w:ins w:id="658" w:author="ħʝᵰҩƾҩ ħɣῡƺҩ" w:date="2016-01-04T11:29:00Z">
        <w:r w:rsidR="00821303">
          <w:t>,</w:t>
        </w:r>
      </w:ins>
      <w:r>
        <w:t xml:space="preserve"> das andere </w:t>
      </w:r>
      <w:del w:id="659" w:author="ħʝᵰҩƾҩ ħɣῡƺҩ" w:date="2016-01-04T11:29:00Z">
        <w:r w:rsidDel="00821303">
          <w:delText xml:space="preserve">Recht </w:delText>
        </w:r>
      </w:del>
      <w:ins w:id="660"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p>
    <w:p w14:paraId="76598473" w14:textId="77777777" w:rsidR="00D74DA2" w:rsidRDefault="00D74DA2"/>
    <w:p w14:paraId="4BD80BD6" w14:textId="5E8D7879" w:rsidR="006A6C2C" w:rsidRDefault="006A6C2C" w:rsidP="006037FF">
      <w:pPr>
        <w:pStyle w:val="berschrift2"/>
      </w:pPr>
      <w:bookmarkStart w:id="661" w:name="_Toc439673639"/>
      <w:r w:rsidRPr="006037FF">
        <w:t>Auswahl des Vorgehensmodells und Umsetzung</w:t>
      </w:r>
      <w:bookmarkEnd w:id="661"/>
    </w:p>
    <w:p w14:paraId="78A126F0" w14:textId="485FF652" w:rsidR="008D4116" w:rsidRPr="006037FF" w:rsidRDefault="008D4116">
      <w:r>
        <w:t>Im Projekt wurde sich gemeinschaftlich für Scrum entschieden. Eine ausführliche Beschreibung welche Vorteile wir in Scrum sehen und wie gut das funktioniert hat, entnehmen sie bitte Punkt 3.</w:t>
      </w:r>
    </w:p>
    <w:p w14:paraId="289D2A8C" w14:textId="77777777" w:rsidR="008D4116" w:rsidRDefault="008D4116" w:rsidP="006037FF">
      <w:pPr>
        <w:pStyle w:val="berschrift2"/>
      </w:pPr>
      <w:bookmarkStart w:id="662" w:name="_Toc439673640"/>
      <w:r>
        <w:lastRenderedPageBreak/>
        <w:t>Auswahl der Architektur und Umsetzung</w:t>
      </w:r>
      <w:bookmarkEnd w:id="662"/>
    </w:p>
    <w:p w14:paraId="595FC5B0" w14:textId="77777777" w:rsidR="008D4116" w:rsidRDefault="008D4116" w:rsidP="006037FF"/>
    <w:p w14:paraId="00F1F9D3" w14:textId="3C11BFD9" w:rsidR="007D3FBA" w:rsidRDefault="007D3FBA" w:rsidP="006037FF">
      <w:pPr>
        <w:pStyle w:val="berschrift3"/>
        <w:rPr>
          <w:lang w:val="en-US"/>
        </w:rPr>
      </w:pPr>
      <w:bookmarkStart w:id="663" w:name="_Toc439673641"/>
      <w:r w:rsidRPr="006037FF">
        <w:rPr>
          <w:lang w:val="en-US"/>
        </w:rPr>
        <w:t>Architecture</w:t>
      </w:r>
      <w:bookmarkEnd w:id="663"/>
    </w:p>
    <w:p w14:paraId="78EB92BF" w14:textId="77777777" w:rsidR="007D3FBA" w:rsidRPr="006037FF" w:rsidRDefault="007D3FBA">
      <w:pPr>
        <w:rPr>
          <w:lang w:val="en-US"/>
        </w:rPr>
      </w:pPr>
    </w:p>
    <w:p w14:paraId="00699AFB" w14:textId="6E6B50BE" w:rsidR="007D3FBA" w:rsidRDefault="007D3FBA" w:rsidP="007D3FBA">
      <w:r w:rsidRPr="006037FF">
        <w:t>Das Softwaresystem basiert auf einer 3 Tier Architektur.</w:t>
      </w:r>
    </w:p>
    <w:p w14:paraId="15D75E31" w14:textId="399C49A0" w:rsidR="007D3FBA" w:rsidRDefault="007D3FBA" w:rsidP="006037FF">
      <w:pPr>
        <w:pStyle w:val="Listenabsatz"/>
        <w:numPr>
          <w:ilvl w:val="0"/>
          <w:numId w:val="10"/>
        </w:numPr>
      </w:pPr>
      <w:r>
        <w:t>Einen HTML Kompatiblen Webbrowser als Präsentationsschicht. Der Foundation Framework und die AngularJS werden eine Vereinfachung der Entwicklung auf Frontendseite herbeiführen.</w:t>
      </w:r>
    </w:p>
    <w:p w14:paraId="3D0F7A66" w14:textId="67046029" w:rsidR="007D3FBA" w:rsidRPr="006037FF" w:rsidRDefault="007D3FBA" w:rsidP="00CA3C14">
      <w:pPr>
        <w:pStyle w:val="Listenabsatz"/>
        <w:numPr>
          <w:ilvl w:val="0"/>
          <w:numId w:val="10"/>
        </w:numPr>
      </w:pPr>
      <w:r w:rsidRPr="007D3FBA">
        <w:t>Als zweite Schicht, die Application Server Schicht</w:t>
      </w:r>
      <w:ins w:id="664" w:author="ħʝᵰҩƾҩ ħɣῡƺҩ" w:date="2016-01-04T11:30:00Z">
        <w:r w:rsidR="0060533A">
          <w:t>,</w:t>
        </w:r>
      </w:ins>
      <w:r w:rsidRPr="007D3FBA">
        <w:t xml:space="preserve"> wird ein </w:t>
      </w:r>
      <w:r w:rsidRPr="006037FF">
        <w:t>“TomEE web profile” (basierend auf dem</w:t>
      </w:r>
      <w:r>
        <w:t xml:space="preserve"> Apache Tomcat webserver</w:t>
      </w:r>
      <w:r w:rsidRPr="006037FF">
        <w:t xml:space="preserve">/ servlet container, Java EE featuresets </w:t>
      </w:r>
      <w:r>
        <w:t>und</w:t>
      </w:r>
      <w:r w:rsidRPr="006037FF">
        <w:t xml:space="preserve"> OpenEJB</w:t>
      </w:r>
    </w:p>
    <w:p w14:paraId="5FA52F9A" w14:textId="0C7D49E0" w:rsidR="007D3FBA" w:rsidRDefault="007D3FBA" w:rsidP="006037FF">
      <w:pPr>
        <w:pStyle w:val="Listenabsatz"/>
        <w:numPr>
          <w:ilvl w:val="0"/>
          <w:numId w:val="10"/>
        </w:numPr>
      </w:pPr>
      <w:r>
        <w:t xml:space="preserve">Als dritte und letzte Schicht, die so genannte Datenschicht wird die MariaDB benutzt. Darüberhinaus wird diese Datenbank für einfache </w:t>
      </w:r>
      <w:del w:id="665" w:author="ħʝᵰҩƾҩ ħɣῡƺҩ" w:date="2016-01-04T11:30:00Z">
        <w:r w:rsidDel="0060533A">
          <w:delText>konsistenz</w:delText>
        </w:r>
      </w:del>
      <w:ins w:id="666" w:author="ħʝᵰҩƾҩ ħɣῡƺҩ" w:date="2016-01-04T11:30:00Z">
        <w:r w:rsidR="0060533A">
          <w:t>Konsistenz</w:t>
        </w:r>
      </w:ins>
      <w:r>
        <w:t xml:space="preserve"> und </w:t>
      </w:r>
      <w:del w:id="667" w:author="ħʝᵰҩƾҩ ħɣῡƺҩ" w:date="2016-01-04T11:30:00Z">
        <w:r w:rsidDel="0060533A">
          <w:delText>validierungs</w:delText>
        </w:r>
      </w:del>
      <w:ins w:id="668" w:author="ħʝᵰҩƾҩ ħɣῡƺҩ" w:date="2016-01-04T11:30:00Z">
        <w:r w:rsidR="0060533A">
          <w:t>Validierungs</w:t>
        </w:r>
      </w:ins>
      <w:del w:id="669" w:author="ħʝᵰҩƾҩ ħɣῡƺҩ" w:date="2016-01-04T11:30:00Z">
        <w:r w:rsidDel="0060533A">
          <w:delText xml:space="preserve"> C</w:delText>
        </w:r>
      </w:del>
      <w:ins w:id="670" w:author="ħʝᵰҩƾҩ ħɣῡƺҩ" w:date="2016-01-04T11:30:00Z">
        <w:r w:rsidR="0060533A">
          <w:t>c</w:t>
        </w:r>
      </w:ins>
      <w:r>
        <w:t xml:space="preserve">hecks und einfache </w:t>
      </w:r>
      <w:del w:id="671" w:author="ħʝᵰҩƾҩ ħɣῡƺҩ" w:date="2016-01-04T11:30:00Z">
        <w:r w:rsidDel="0060533A">
          <w:delText>authorisierungs</w:delText>
        </w:r>
      </w:del>
      <w:ins w:id="672" w:author="ħʝᵰҩƾҩ ħɣῡƺҩ" w:date="2016-01-04T11:30:00Z">
        <w:r w:rsidR="0060533A">
          <w:t>Autorisierungs</w:t>
        </w:r>
      </w:ins>
      <w:del w:id="673" w:author="ħʝᵰҩƾҩ ħɣῡƺҩ" w:date="2016-01-04T11:30:00Z">
        <w:r w:rsidDel="0060533A">
          <w:delText xml:space="preserve"> C</w:delText>
        </w:r>
      </w:del>
      <w:ins w:id="674" w:author="ħʝᵰҩƾҩ ħɣῡƺҩ" w:date="2016-01-04T11:30:00Z">
        <w:r w:rsidR="0060533A">
          <w:t>c</w:t>
        </w:r>
      </w:ins>
      <w:r>
        <w:t>hecks für den Zugriff auf die gespeicherten Daten genutzt.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675" w:name="_Toc439673642"/>
      <w:r w:rsidRPr="006037FF">
        <w:rPr>
          <w:rStyle w:val="berschrift3Zchn"/>
        </w:rPr>
        <w:t>Security</w:t>
      </w:r>
      <w:bookmarkEnd w:id="675"/>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process](https://www.telekom.</w:t>
      </w:r>
      <w:commentRangeStart w:id="676"/>
      <w:commentRangeStart w:id="677"/>
      <w:r w:rsidRPr="006037FF">
        <w:rPr>
          <w:lang w:val="en-US"/>
        </w:rPr>
        <w:t>com</w:t>
      </w:r>
      <w:commentRangeEnd w:id="676"/>
      <w:r w:rsidR="0060533A">
        <w:rPr>
          <w:rStyle w:val="Kommentarzeichen"/>
        </w:rPr>
        <w:commentReference w:id="676"/>
      </w:r>
      <w:commentRangeEnd w:id="677"/>
      <w:r w:rsidR="00B9772D">
        <w:rPr>
          <w:rStyle w:val="Kommentarzeichen"/>
        </w:rPr>
        <w:commentReference w:id="677"/>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2E12839C" w:rsidR="007D3FBA" w:rsidRDefault="007D3FBA" w:rsidP="006037FF">
      <w:pPr>
        <w:pStyle w:val="berschrift3"/>
      </w:pPr>
      <w:bookmarkStart w:id="678" w:name="_Toc439673643"/>
      <w:r>
        <w:t>Allgemeines zu 3-Tier-Architektur</w:t>
      </w:r>
      <w:bookmarkEnd w:id="678"/>
    </w:p>
    <w:p w14:paraId="262345B8" w14:textId="77777777" w:rsidR="007D3FBA" w:rsidRDefault="007D3FBA" w:rsidP="007D3FBA">
      <w:r>
        <w:t>3-Tier-Architektur, oder auch Schichtenarchitektur genannt, ist ein Strukturierungsprinzip für die Architektur von Softwaresystemen. Den einzelnen Schichten (Layern) werden einzelne Aspekte des Softwaresystems konzeptionell zugeordnet, wobei zu beachten ist, dass Aspekte einer Schicht nur durch höhere Schichten verwendet werden können.</w:t>
      </w:r>
    </w:p>
    <w:p w14:paraId="32365C61" w14:textId="77777777" w:rsidR="007D3FBA" w:rsidRDefault="007D3FBA" w:rsidP="007D3FBA">
      <w:r>
        <w:t>Vorteile:</w:t>
      </w:r>
    </w:p>
    <w:p w14:paraId="6A82BDBB" w14:textId="77777777" w:rsidR="007D3FBA" w:rsidRDefault="007D3FBA" w:rsidP="007D3FBA">
      <w:r>
        <w:t>Komplexität der Abhängigkeiten innerhalb des Systems werden reduziert und vereinfacht.</w:t>
      </w:r>
    </w:p>
    <w:p w14:paraId="34B591E1" w14:textId="37549BBC" w:rsidR="007D3FBA" w:rsidRDefault="007D3FBA" w:rsidP="007D3FBA">
      <w:r>
        <w:t>Zyklen im Abhängigkeitsgraphen werden vermieden (leichteres Verständnis und leichtere Wartung</w:t>
      </w:r>
      <w:ins w:id="679" w:author="ħʝᵰҩƾҩ ħɣῡƺҩ" w:date="2016-01-04T11:32:00Z">
        <w:r w:rsidR="0060533A">
          <w:t>.</w:t>
        </w:r>
      </w:ins>
    </w:p>
    <w:p w14:paraId="34AA25ED" w14:textId="6E563193" w:rsidR="007D3FBA" w:rsidRDefault="007D3FBA" w:rsidP="007D3FBA">
      <w:r>
        <w:t>einzelne Schichten können ausgetauscht werden ohne das gesamte Softwaresystem ändern zu müssen</w:t>
      </w:r>
      <w:ins w:id="680" w:author="ħʝᵰҩƾҩ ħɣῡƺҩ" w:date="2016-01-04T11:32:00Z">
        <w:r w:rsidR="0060533A">
          <w:t>.</w:t>
        </w:r>
      </w:ins>
    </w:p>
    <w:p w14:paraId="7E7DCFFB" w14:textId="77777777" w:rsidR="007D3FBA" w:rsidRDefault="007D3FBA" w:rsidP="007D3FBA">
      <w:r>
        <w:t>Nachteile:</w:t>
      </w:r>
    </w:p>
    <w:p w14:paraId="3BA0DD0D" w14:textId="5CEC6913" w:rsidR="007D3FBA" w:rsidRDefault="007D3FBA" w:rsidP="007D3FBA">
      <w:r>
        <w:t>Ausführgeschwindigkeit der Anwendung kann aufgrund der Datenverarbeitung in den einzelnen Schichten verschlechtert werden</w:t>
      </w:r>
      <w:ins w:id="681" w:author="ħʝᵰҩƾҩ ħɣῡƺҩ" w:date="2016-01-04T11:32:00Z">
        <w:r w:rsidR="0060533A">
          <w:t>.</w:t>
        </w:r>
      </w:ins>
    </w:p>
    <w:p w14:paraId="254D01C8" w14:textId="77777777" w:rsidR="007D3FBA" w:rsidRDefault="007D3FBA" w:rsidP="007D3FBA">
      <w:r>
        <w:t>Die drei Schichten der 3-Tier-Architektur sind:</w:t>
      </w:r>
    </w:p>
    <w:p w14:paraId="164A2921" w14:textId="0F99D894" w:rsidR="007D3FBA" w:rsidRDefault="007D3FBA" w:rsidP="007D3FBA">
      <w:r>
        <w:t>Präsentationsschicht (Front-End): Schnittstelle zwischen Benutzer und System, Datenein- und ausgabe</w:t>
      </w:r>
      <w:ins w:id="682" w:author="ħʝᵰҩƾҩ ħɣῡƺҩ" w:date="2016-01-04T11:32:00Z">
        <w:r w:rsidR="0060533A">
          <w:t>.</w:t>
        </w:r>
      </w:ins>
    </w:p>
    <w:p w14:paraId="361897CD" w14:textId="462D04C9" w:rsidR="007D3FBA" w:rsidRDefault="007D3FBA" w:rsidP="007D3FBA">
      <w:r>
        <w:t>Logikschicht (Middle-Tier): Verarbeitungsmechanismen</w:t>
      </w:r>
      <w:ins w:id="683" w:author="ħʝᵰҩƾҩ ħɣῡƺҩ" w:date="2016-01-04T11:32:00Z">
        <w:r w:rsidR="0060533A">
          <w:t>.</w:t>
        </w:r>
      </w:ins>
    </w:p>
    <w:p w14:paraId="0E2619D5" w14:textId="1BB8E60D" w:rsidR="007D3FBA" w:rsidRPr="008D4116" w:rsidRDefault="007D3FBA" w:rsidP="006037FF">
      <w:r>
        <w:lastRenderedPageBreak/>
        <w:t>Datenhaltungsschicht (Back-End): enthält die Datenbank und ist verantwortlich für das Laden und das Speichern der Daten</w:t>
      </w:r>
      <w:ins w:id="684" w:author="ħʝᵰҩƾҩ ħɣῡƺҩ" w:date="2016-01-04T11:32:00Z">
        <w:r w:rsidR="0060533A">
          <w:t>.</w:t>
        </w:r>
      </w:ins>
    </w:p>
    <w:p w14:paraId="30760FCE" w14:textId="49F175E3" w:rsidR="008D4116" w:rsidRDefault="008D4116" w:rsidP="006037FF">
      <w:pPr>
        <w:pStyle w:val="berschrift2"/>
      </w:pPr>
      <w:bookmarkStart w:id="685" w:name="_Toc439673644"/>
      <w:r>
        <w:t>Auswahl der Versionsverwaltung und Umsetzung</w:t>
      </w:r>
      <w:bookmarkEnd w:id="685"/>
    </w:p>
    <w:p w14:paraId="4A4ABD46" w14:textId="77777777" w:rsidR="008D4116" w:rsidRPr="008D4116" w:rsidRDefault="008D4116" w:rsidP="006037FF"/>
    <w:p w14:paraId="24797E68" w14:textId="043A67FD" w:rsidR="008D4116" w:rsidRDefault="008D4116" w:rsidP="006037FF">
      <w:pPr>
        <w:pStyle w:val="berschrift2"/>
      </w:pPr>
      <w:bookmarkStart w:id="686" w:name="_Toc439673645"/>
      <w:r>
        <w:t>Installationshandbuch</w:t>
      </w:r>
      <w:bookmarkEnd w:id="686"/>
    </w:p>
    <w:p w14:paraId="304BF614" w14:textId="77777777" w:rsidR="008D4116" w:rsidRDefault="008D4116" w:rsidP="006037FF"/>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687" w:name="_Toc439673646"/>
      <w:r>
        <w:t>Benutzerhandbuch</w:t>
      </w:r>
      <w:bookmarkEnd w:id="687"/>
    </w:p>
    <w:p w14:paraId="04A77E19" w14:textId="2035BC16" w:rsidR="008D4116" w:rsidRPr="008D4116" w:rsidRDefault="007D3FBA">
      <w:r>
        <w:t xml:space="preserve">Die Benutzung der </w:t>
      </w:r>
      <w:commentRangeStart w:id="688"/>
      <w:commentRangeStart w:id="689"/>
      <w:r>
        <w:t>Webseite</w:t>
      </w:r>
      <w:commentRangeEnd w:id="688"/>
      <w:r w:rsidR="0060533A">
        <w:rPr>
          <w:rStyle w:val="Kommentarzeichen"/>
        </w:rPr>
        <w:commentReference w:id="688"/>
      </w:r>
      <w:commentRangeEnd w:id="689"/>
      <w:r w:rsidR="00B9772D">
        <w:rPr>
          <w:rStyle w:val="Kommentarzeichen"/>
        </w:rPr>
        <w:commentReference w:id="689"/>
      </w:r>
      <w:r>
        <w:t xml:space="preserv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p>
    <w:p w14:paraId="07EB241F" w14:textId="23B148AD" w:rsidR="00F35580" w:rsidRDefault="00F35580" w:rsidP="006037FF">
      <w:pPr>
        <w:pStyle w:val="berschrift1"/>
      </w:pPr>
      <w:bookmarkStart w:id="690" w:name="_Toc439673647"/>
      <w:r>
        <w:t>Anhang</w:t>
      </w:r>
      <w:bookmarkEnd w:id="690"/>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t>RA-60 Dokumentation Sicherheitsarchitektur</w:t>
      </w:r>
      <w:r>
        <w:t xml:space="preserve"> (PSA Verfahren der Telekom):</w:t>
      </w:r>
    </w:p>
    <w:bookmarkStart w:id="691" w:name="_MON_1513246617"/>
    <w:bookmarkEnd w:id="691"/>
    <w:p w14:paraId="6A3B7E84" w14:textId="77777777" w:rsidR="00A37F9A" w:rsidRDefault="00A37F9A">
      <w:r>
        <w:object w:dxaOrig="1531" w:dyaOrig="1002" w14:anchorId="6EE27115">
          <v:shape id="_x0000_i1027" type="#_x0000_t75" style="width:76.5pt;height:50.25pt" o:ole="">
            <v:imagedata r:id="rId16" o:title=""/>
          </v:shape>
          <o:OLEObject Type="Embed" ProgID="Word.Document.12" ShapeID="_x0000_i1027" DrawAspect="Icon" ObjectID="_1513415448" r:id="rId17">
            <o:FieldCodes>\s</o:FieldCodes>
          </o:OLEObject>
        </w:object>
      </w:r>
    </w:p>
    <w:p w14:paraId="009E5384" w14:textId="00590083" w:rsidR="00A37F9A" w:rsidRDefault="00F130C1">
      <w:r>
        <w:t>Installationshandbuch:</w:t>
      </w:r>
    </w:p>
    <w:bookmarkStart w:id="692" w:name="_MON_1513253975"/>
    <w:bookmarkEnd w:id="692"/>
    <w:p w14:paraId="565119D6" w14:textId="77777777" w:rsidR="00F130C1" w:rsidRDefault="00EA4425">
      <w:r>
        <w:object w:dxaOrig="1531" w:dyaOrig="1002" w14:anchorId="2F3089F3">
          <v:shape id="_x0000_i1028" type="#_x0000_t75" style="width:76.5pt;height:50.25pt" o:ole="">
            <v:imagedata r:id="rId18" o:title=""/>
          </v:shape>
          <o:OLEObject Type="Embed" ProgID="Word.Document.12" ShapeID="_x0000_i1028" DrawAspect="Icon" ObjectID="_1513415449" r:id="rId19">
            <o:FieldCodes>\s</o:FieldCodes>
          </o:OLEObject>
        </w:object>
      </w:r>
    </w:p>
    <w:p w14:paraId="77ADD94C" w14:textId="32BFC4AC" w:rsidR="00A37F9A" w:rsidDel="008E4356" w:rsidRDefault="008E4356">
      <w:pPr>
        <w:rPr>
          <w:del w:id="693" w:author="J.-P. K." w:date="2016-01-04T12:07:00Z"/>
        </w:rPr>
      </w:pPr>
      <w:ins w:id="694" w:author="J.-P. K." w:date="2016-01-04T12:07:00Z">
        <w:r>
          <w:t>JavaDocs</w:t>
        </w:r>
      </w:ins>
    </w:p>
    <w:p w14:paraId="1E656426" w14:textId="77777777" w:rsidR="008E4356" w:rsidRDefault="008E4356">
      <w:pPr>
        <w:rPr>
          <w:ins w:id="695" w:author="J.-P. K." w:date="2016-01-04T12:07:00Z"/>
        </w:rPr>
      </w:pPr>
    </w:p>
    <w:p w14:paraId="01E8BD2D" w14:textId="77777777" w:rsidR="008E4356" w:rsidRDefault="008E4356">
      <w:pPr>
        <w:rPr>
          <w:ins w:id="696" w:author="J.-P. K." w:date="2016-01-04T12:08:00Z"/>
        </w:rPr>
      </w:pPr>
      <w:ins w:id="697" w:author="J.-P. K." w:date="2016-01-04T12:08:00Z">
        <w:r>
          <w:object w:dxaOrig="1531" w:dyaOrig="1002" w14:anchorId="58AE0DC9">
            <v:shape id="_x0000_i1029" type="#_x0000_t75" style="width:76.5pt;height:50.25pt" o:ole="">
              <v:imagedata r:id="rId20" o:title=""/>
            </v:shape>
            <o:OLEObject Type="Embed" ProgID="Package" ShapeID="_x0000_i1029" DrawAspect="Icon" ObjectID="_1513415450" r:id="rId21"/>
          </w:object>
        </w:r>
      </w:ins>
    </w:p>
    <w:p w14:paraId="2853B8D5" w14:textId="559CD258" w:rsidR="008E4356" w:rsidRDefault="008E4356">
      <w:pPr>
        <w:rPr>
          <w:ins w:id="698" w:author="J.-P. K." w:date="2016-01-04T12:10:00Z"/>
        </w:rPr>
      </w:pPr>
      <w:ins w:id="699" w:author="J.-P. K." w:date="2016-01-04T12:11:00Z">
        <w:r>
          <w:br w:type="page"/>
        </w:r>
      </w:ins>
      <w:ins w:id="700" w:author="J.-P. K." w:date="2016-01-04T12:10:00Z">
        <w:r>
          <w:lastRenderedPageBreak/>
          <w:t>Datenbankschema</w:t>
        </w:r>
      </w:ins>
    </w:p>
    <w:p w14:paraId="2EE68192" w14:textId="5FAA72DF" w:rsidR="008E4356" w:rsidRPr="00F35580" w:rsidRDefault="008E4356">
      <w:pPr>
        <w:rPr>
          <w:ins w:id="701" w:author="J.-P. K." w:date="2016-01-04T12:07:00Z"/>
        </w:rPr>
      </w:pPr>
      <w:ins w:id="702" w:author="J.-P. K." w:date="2016-01-04T12:11:00Z">
        <w:r>
          <w:rPr>
            <w:noProof/>
            <w:lang w:eastAsia="de-DE"/>
          </w:rPr>
          <w:drawing>
            <wp:inline distT="0" distB="0" distL="0" distR="0" wp14:anchorId="2905C242" wp14:editId="3915063A">
              <wp:extent cx="6467475" cy="565547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bankSchemaWoGibtEsWas.png"/>
                      <pic:cNvPicPr/>
                    </pic:nvPicPr>
                    <pic:blipFill>
                      <a:blip r:embed="rId22">
                        <a:extLst>
                          <a:ext uri="{28A0092B-C50C-407E-A947-70E740481C1C}">
                            <a14:useLocalDpi xmlns:a14="http://schemas.microsoft.com/office/drawing/2010/main" val="0"/>
                          </a:ext>
                        </a:extLst>
                      </a:blip>
                      <a:stretch>
                        <a:fillRect/>
                      </a:stretch>
                    </pic:blipFill>
                    <pic:spPr>
                      <a:xfrm>
                        <a:off x="0" y="0"/>
                        <a:ext cx="6473546" cy="5660785"/>
                      </a:xfrm>
                      <a:prstGeom prst="rect">
                        <a:avLst/>
                      </a:prstGeom>
                    </pic:spPr>
                  </pic:pic>
                </a:graphicData>
              </a:graphic>
            </wp:inline>
          </w:drawing>
        </w:r>
      </w:ins>
    </w:p>
    <w:p w14:paraId="4FC38479" w14:textId="77777777" w:rsidR="00F35580" w:rsidRPr="00F35580" w:rsidRDefault="00F35580"/>
    <w:p w14:paraId="1CB88527" w14:textId="729796D2" w:rsidR="00AB3B91" w:rsidRDefault="00AB3B91">
      <w:r>
        <w:br w:type="page"/>
      </w:r>
    </w:p>
    <w:bookmarkStart w:id="703" w:name="_Toc439666584" w:displacedByCustomXml="next"/>
    <w:bookmarkEnd w:id="703" w:displacedByCustomXml="next"/>
    <w:bookmarkStart w:id="704" w:name="_Toc439666477" w:displacedByCustomXml="next"/>
    <w:bookmarkEnd w:id="704" w:displacedByCustomXml="next"/>
    <w:bookmarkStart w:id="705" w:name="_Toc439666583" w:displacedByCustomXml="next"/>
    <w:bookmarkEnd w:id="705" w:displacedByCustomXml="next"/>
    <w:bookmarkStart w:id="706" w:name="_Toc439666476" w:displacedByCustomXml="next"/>
    <w:bookmarkEnd w:id="706" w:displacedByCustomXml="next"/>
    <w:bookmarkStart w:id="707" w:name="_Toc439673648"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EndPr/>
      <w:sdtContent>
        <w:p w14:paraId="4F2310B0" w14:textId="77777777" w:rsidR="007D2024" w:rsidRDefault="007D2024">
          <w:pPr>
            <w:pStyle w:val="berschrift1"/>
          </w:pPr>
          <w:r>
            <w:t>Literaturverzeichnis</w:t>
          </w:r>
          <w:bookmarkEnd w:id="707"/>
        </w:p>
        <w:sdt>
          <w:sdtPr>
            <w:id w:val="111145805"/>
            <w:bibliography/>
          </w:sdtPr>
          <w:sdtEnd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8B02B4">
      <w:footerReference w:type="default" r:id="rId23"/>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1" w:author="Nico Remus" w:date="2015-11-28T12:57:00Z" w:initials="NR">
    <w:p w14:paraId="0A6DF3F3" w14:textId="77777777" w:rsidR="008E4356" w:rsidRDefault="008E4356">
      <w:pPr>
        <w:pStyle w:val="Kommentartext"/>
      </w:pPr>
      <w:r>
        <w:rPr>
          <w:rStyle w:val="Kommentarzeichen"/>
        </w:rPr>
        <w:annotationRef/>
      </w:r>
      <w:r>
        <w:rPr>
          <w:rStyle w:val="Kommentarzeichen"/>
        </w:rPr>
        <w:t>Bitte bereits alle MeilenSteine hier eintrage, ich werde dieses als Vorlage für das MS Project verwenden</w:t>
      </w:r>
    </w:p>
  </w:comment>
  <w:comment w:id="434" w:author="Philipp Staats" w:date="2015-11-28T16:12:00Z" w:initials="PS">
    <w:p w14:paraId="4DC29AE5" w14:textId="6DB2E1DD" w:rsidR="008E4356" w:rsidRDefault="008E4356">
      <w:pPr>
        <w:pStyle w:val="Kommentartext"/>
      </w:pPr>
      <w:r>
        <w:rPr>
          <w:rStyle w:val="Kommentarzeichen"/>
        </w:rPr>
        <w:annotationRef/>
      </w:r>
      <w:r>
        <w:t>Titel muss in Prosa übernommen werden als Einleitung.</w:t>
      </w:r>
      <w:r>
        <w:br/>
        <w:t>Titel neu: Projektteilnehmer (Hierarchie)</w:t>
      </w:r>
    </w:p>
  </w:comment>
  <w:comment w:id="433" w:author="Nico Remus" w:date="2015-11-28T16:54:00Z" w:initials="NR">
    <w:p w14:paraId="1328E855" w14:textId="2365C65E" w:rsidR="008E4356" w:rsidRDefault="008E4356">
      <w:pPr>
        <w:pStyle w:val="Kommentartext"/>
      </w:pPr>
      <w:r>
        <w:rPr>
          <w:rStyle w:val="Kommentarzeichen"/>
        </w:rPr>
        <w:annotationRef/>
      </w:r>
    </w:p>
  </w:comment>
  <w:comment w:id="456" w:author="Philipp Staats" w:date="2015-11-28T16:35:00Z" w:initials="PS">
    <w:p w14:paraId="3308818A" w14:textId="68084A6F" w:rsidR="008E4356" w:rsidRDefault="008E4356">
      <w:pPr>
        <w:pStyle w:val="Kommentartext"/>
      </w:pPr>
      <w:r>
        <w:rPr>
          <w:rStyle w:val="Kommentarzeichen"/>
        </w:rPr>
        <w:annotationRef/>
      </w:r>
      <w:r>
        <w:t>Hier bitte abwarten, es gibt die Story RA-32.</w:t>
      </w:r>
      <w:r>
        <w:br/>
        <w:t>In wie weit dies davon zu trennen ist, muss noch geprüft werden. Eventuell zu den „menschlischen“ Übersetzern dann noch die technische Lösung einbringen, die zumindest Grundübersetzungen liefert.</w:t>
      </w:r>
    </w:p>
  </w:comment>
  <w:comment w:id="457" w:author="J.-P. K." w:date="2016-01-04T12:17:00Z" w:initials="JK">
    <w:p w14:paraId="6A8A4F95" w14:textId="68102808" w:rsidR="00B9772D" w:rsidRDefault="00B9772D">
      <w:pPr>
        <w:pStyle w:val="Kommentartext"/>
      </w:pPr>
      <w:r>
        <w:rPr>
          <w:rStyle w:val="Kommentarzeichen"/>
        </w:rPr>
        <w:annotationRef/>
      </w:r>
      <w:r>
        <w:t>Eintragen</w:t>
      </w:r>
    </w:p>
  </w:comment>
  <w:comment w:id="494" w:author="Philipp Staats" w:date="2015-11-28T16:40:00Z" w:initials="PS">
    <w:p w14:paraId="62CCB37D" w14:textId="18E46BD8" w:rsidR="008E4356" w:rsidRDefault="008E4356">
      <w:pPr>
        <w:pStyle w:val="Kommentartext"/>
      </w:pPr>
      <w:r>
        <w:rPr>
          <w:rStyle w:val="Kommentarzeichen"/>
        </w:rPr>
        <w:annotationRef/>
      </w:r>
      <w:r>
        <w:t>Hier bitte in Prosa noch verdeutlichen, dass wir mit einem Phasenmodell angefangen hatten, und dann zur Scrum – Methode gewechselt sind.</w:t>
      </w:r>
    </w:p>
  </w:comment>
  <w:comment w:id="495" w:author="J.-P. K." w:date="2016-01-04T12:17:00Z" w:initials="JK">
    <w:p w14:paraId="4EDCBBDB" w14:textId="7D476A0C" w:rsidR="00B9772D" w:rsidRDefault="00B9772D">
      <w:pPr>
        <w:pStyle w:val="Kommentartext"/>
      </w:pPr>
      <w:r>
        <w:rPr>
          <w:rStyle w:val="Kommentarzeichen"/>
        </w:rPr>
        <w:annotationRef/>
      </w:r>
      <w:r>
        <w:t>Das Trägt jemand ein der davon Wissen hat. Also das Initiale Team. Nico, Phil oder Stefan</w:t>
      </w:r>
    </w:p>
  </w:comment>
  <w:comment w:id="503" w:author="Philipp Staats" w:date="2015-11-28T17:07:00Z" w:initials="PS">
    <w:p w14:paraId="52E023C9" w14:textId="4E0874AE" w:rsidR="008E4356" w:rsidRDefault="008E4356">
      <w:pPr>
        <w:pStyle w:val="Kommentartext"/>
      </w:pPr>
      <w:r>
        <w:rPr>
          <w:rStyle w:val="Kommentarzeichen"/>
        </w:rPr>
        <w:annotationRef/>
      </w:r>
      <w:r w:rsidRPr="004C7744">
        <w:t>Hier sollte zu beachten sein, dass wir nur die Hälfte der 2.Phase gemacht haben und dann zur Scrum – Methode gesprungen sind, eine Phase 3+++ gab es nicht, und Phase 2 sozusagen ist nie abgeschlossen</w:t>
      </w:r>
    </w:p>
  </w:comment>
  <w:comment w:id="504" w:author="J.-P. K." w:date="2016-01-04T12:18:00Z" w:initials="JK">
    <w:p w14:paraId="37BC5981" w14:textId="07384FE7" w:rsidR="00B9772D" w:rsidRDefault="00B9772D">
      <w:pPr>
        <w:pStyle w:val="Kommentartext"/>
      </w:pPr>
      <w:r>
        <w:rPr>
          <w:rStyle w:val="Kommentarzeichen"/>
        </w:rPr>
        <w:annotationRef/>
      </w:r>
      <w:r>
        <w:t>Text. Siehe Kommentar oben</w:t>
      </w:r>
    </w:p>
  </w:comment>
  <w:comment w:id="507" w:author="Nico Remus" w:date="2015-11-28T17:15:00Z" w:initials="NR">
    <w:p w14:paraId="22518347" w14:textId="2307A5F1" w:rsidR="008E4356" w:rsidRDefault="008E4356">
      <w:pPr>
        <w:pStyle w:val="Kommentartext"/>
      </w:pPr>
      <w:r>
        <w:rPr>
          <w:rStyle w:val="Kommentarzeichen"/>
        </w:rPr>
        <w:annotationRef/>
      </w:r>
      <w:r>
        <w:t>Muss noch an neuen stand angepasst werden</w:t>
      </w:r>
    </w:p>
  </w:comment>
  <w:comment w:id="508" w:author="J.-P. K." w:date="2016-01-04T12:19:00Z" w:initials="JK">
    <w:p w14:paraId="165DF7A9" w14:textId="6403F71A" w:rsidR="00B9772D" w:rsidRDefault="00B9772D">
      <w:pPr>
        <w:pStyle w:val="Kommentartext"/>
      </w:pPr>
      <w:r>
        <w:rPr>
          <w:rStyle w:val="Kommentarzeichen"/>
        </w:rPr>
        <w:annotationRef/>
      </w:r>
      <w:r>
        <w:t>Überflüssig da Scrum</w:t>
      </w:r>
    </w:p>
  </w:comment>
  <w:comment w:id="510" w:author="Nico Remus" w:date="2015-11-28T13:52:00Z" w:initials="NR">
    <w:p w14:paraId="0EB1BA81" w14:textId="32316350" w:rsidR="008E4356" w:rsidRDefault="008E4356">
      <w:pPr>
        <w:pStyle w:val="Kommentartext"/>
      </w:pPr>
      <w:r>
        <w:rPr>
          <w:rStyle w:val="Kommentarzeichen"/>
        </w:rPr>
        <w:annotationRef/>
      </w:r>
      <w:r>
        <w:t>Wer hat die Scrum Präsentation in SE gehalten??? Bekommt man die ppt ?</w:t>
      </w:r>
    </w:p>
    <w:p w14:paraId="72447ACB" w14:textId="77777777" w:rsidR="008E4356" w:rsidRDefault="008E4356">
      <w:pPr>
        <w:pStyle w:val="Kommentartext"/>
      </w:pPr>
    </w:p>
  </w:comment>
  <w:comment w:id="511" w:author="Nico Remus" w:date="2015-11-28T14:03:00Z" w:initials="NR">
    <w:p w14:paraId="33D4F14F" w14:textId="29515DAB" w:rsidR="008E4356" w:rsidRDefault="008E4356">
      <w:pPr>
        <w:pStyle w:val="Kommentartext"/>
      </w:pPr>
      <w:r>
        <w:rPr>
          <w:rStyle w:val="Kommentarzeichen"/>
        </w:rPr>
        <w:annotationRef/>
      </w:r>
      <w:r>
        <w:t>Inoffizieller Auftrag an philipp Kneist zur beschaffung ist raus</w:t>
      </w:r>
    </w:p>
  </w:comment>
  <w:comment w:id="512" w:author="Philipp Staats" w:date="2015-11-28T16:38:00Z" w:initials="PS">
    <w:p w14:paraId="072B836E" w14:textId="71D7638B" w:rsidR="00B9772D" w:rsidRDefault="008E4356">
      <w:pPr>
        <w:pStyle w:val="Kommentartext"/>
      </w:pPr>
      <w:r>
        <w:rPr>
          <w:rStyle w:val="Kommentarzeichen"/>
        </w:rPr>
        <w:annotationRef/>
      </w:r>
      <w:r>
        <w:t>Ich kann mich an eine Scrum – Präsentation nicht wirklich entsinnen. Es wurde in einem Meeting mal die RA-17 vorgestellt, was unser Regelwerk sein wird.</w:t>
      </w:r>
    </w:p>
  </w:comment>
  <w:comment w:id="513" w:author="J.-P. K." w:date="2016-01-04T12:20:00Z" w:initials="JK">
    <w:p w14:paraId="6F12CB79" w14:textId="6F55FD5B" w:rsidR="00B9772D" w:rsidRDefault="00B9772D">
      <w:pPr>
        <w:pStyle w:val="Kommentartext"/>
      </w:pPr>
      <w:r>
        <w:rPr>
          <w:rStyle w:val="Kommentarzeichen"/>
        </w:rPr>
        <w:annotationRef/>
      </w:r>
      <w:r>
        <w:t>Inhalt gefüllt. Kommi kann mit einverständnis geschlossen werden</w:t>
      </w:r>
    </w:p>
    <w:p w14:paraId="1AB365D3" w14:textId="77777777" w:rsidR="00B9772D" w:rsidRDefault="00B9772D">
      <w:pPr>
        <w:pStyle w:val="Kommentartext"/>
      </w:pPr>
    </w:p>
  </w:comment>
  <w:comment w:id="541" w:author="Philipp Staats" w:date="2015-11-28T16:49:00Z" w:initials="PS">
    <w:p w14:paraId="58A9E39F" w14:textId="77777777" w:rsidR="008E4356" w:rsidRDefault="008E4356" w:rsidP="00877D50">
      <w:pPr>
        <w:pStyle w:val="Kommentartext"/>
      </w:pPr>
      <w:r>
        <w:rPr>
          <w:rStyle w:val="Kommentarzeichen"/>
        </w:rPr>
        <w:annotationRef/>
      </w:r>
      <w:r>
        <w:t>Hier bitte mit rein, dass Nico Remus für die technische Umesetzung und wartung des Boards verantwortlich ist. Sehr kurze Beschreibung, wie es dazu kam (Anforderungen durch Projektmitglieder) und was davon umgesetzt ist.</w:t>
      </w:r>
    </w:p>
  </w:comment>
  <w:comment w:id="542" w:author="J.-P. K." w:date="2016-01-04T12:20:00Z" w:initials="JK">
    <w:p w14:paraId="50E5849E" w14:textId="578ED380" w:rsidR="00B9772D" w:rsidRDefault="00B9772D">
      <w:pPr>
        <w:pStyle w:val="Kommentartext"/>
      </w:pPr>
      <w:r>
        <w:rPr>
          <w:rStyle w:val="Kommentarzeichen"/>
        </w:rPr>
        <w:annotationRef/>
      </w:r>
      <w:r>
        <w:t>Done</w:t>
      </w:r>
    </w:p>
  </w:comment>
  <w:comment w:id="546" w:author="Nico Remus" w:date="2015-11-28T13:37:00Z" w:initials="NR">
    <w:p w14:paraId="6ECB4B1A" w14:textId="4F238B75" w:rsidR="008E4356" w:rsidRDefault="008E4356">
      <w:pPr>
        <w:pStyle w:val="Kommentartext"/>
      </w:pPr>
      <w:r>
        <w:rPr>
          <w:rStyle w:val="Kommentarzeichen"/>
        </w:rPr>
        <w:annotationRef/>
      </w:r>
      <w:r>
        <w:t>Hier würde ich mich gerne Mit Sheldon für ca. 30 min hin setzen</w:t>
      </w:r>
    </w:p>
  </w:comment>
  <w:comment w:id="547" w:author="J.-P. K." w:date="2016-01-04T12:21:00Z" w:initials="JK">
    <w:p w14:paraId="1D54C61F" w14:textId="7317A01A" w:rsidR="00B9772D" w:rsidRPr="00990673" w:rsidRDefault="00B9772D">
      <w:pPr>
        <w:pStyle w:val="Kommentartext"/>
      </w:pPr>
      <w:r>
        <w:rPr>
          <w:rStyle w:val="Kommentarzeichen"/>
        </w:rPr>
        <w:annotationRef/>
      </w:r>
      <w:r w:rsidRPr="00990673">
        <w:t>Dann tu dies auch</w:t>
      </w:r>
    </w:p>
  </w:comment>
  <w:comment w:id="554" w:author="ħʝᵰҩƾҩ ħɣῡƺҩ" w:date="2016-01-04T11:16:00Z" w:initials="ħħ">
    <w:p w14:paraId="32A22E7D" w14:textId="33E9A1BE" w:rsidR="008E4356" w:rsidRPr="00990673" w:rsidRDefault="008E4356">
      <w:pPr>
        <w:pStyle w:val="Kommentartext"/>
      </w:pPr>
      <w:r>
        <w:rPr>
          <w:rStyle w:val="Kommentarzeichen"/>
        </w:rPr>
        <w:annotationRef/>
      </w:r>
      <w:r w:rsidRPr="00990673">
        <w:t>TEXT TODO</w:t>
      </w:r>
    </w:p>
  </w:comment>
  <w:comment w:id="555" w:author="J.-P. K." w:date="2016-01-04T12:21:00Z" w:initials="JK">
    <w:p w14:paraId="6C6606B2" w14:textId="0F6FC9C0" w:rsidR="00B9772D" w:rsidRPr="00B9772D" w:rsidRDefault="00B9772D">
      <w:pPr>
        <w:pStyle w:val="Kommentartext"/>
        <w:rPr>
          <w:lang w:val="en-US"/>
        </w:rPr>
      </w:pPr>
      <w:r>
        <w:rPr>
          <w:rStyle w:val="Kommentarzeichen"/>
        </w:rPr>
        <w:annotationRef/>
      </w:r>
      <w:r w:rsidRPr="00B9772D">
        <w:rPr>
          <w:lang w:val="en-US"/>
        </w:rPr>
        <w:t>JUST DO IT!</w:t>
      </w:r>
    </w:p>
  </w:comment>
  <w:comment w:id="650" w:author="J.-P. K." w:date="2016-01-04T12:21:00Z" w:initials="JK">
    <w:p w14:paraId="4E9B7AA1" w14:textId="7C2D9FA8" w:rsidR="00B9772D" w:rsidRPr="00990673" w:rsidRDefault="00B9772D">
      <w:pPr>
        <w:pStyle w:val="Kommentartext"/>
        <w:rPr>
          <w:lang w:val="en-US"/>
        </w:rPr>
      </w:pPr>
      <w:r>
        <w:rPr>
          <w:rStyle w:val="Kommentarzeichen"/>
        </w:rPr>
        <w:annotationRef/>
      </w:r>
      <w:r w:rsidRPr="00990673">
        <w:rPr>
          <w:lang w:val="en-US"/>
        </w:rPr>
        <w:t xml:space="preserve">Inhalt füllen. </w:t>
      </w:r>
    </w:p>
  </w:comment>
  <w:comment w:id="653" w:author="J.-P. K." w:date="2016-01-04T12:21:00Z" w:initials="JK">
    <w:p w14:paraId="7D52F8FF" w14:textId="68B28390" w:rsidR="00B9772D" w:rsidRDefault="00B9772D">
      <w:pPr>
        <w:pStyle w:val="Kommentartext"/>
      </w:pPr>
      <w:r>
        <w:rPr>
          <w:rStyle w:val="Kommentarzeichen"/>
        </w:rPr>
        <w:annotationRef/>
      </w:r>
      <w:r>
        <w:t>Nico: Inhalt füllen</w:t>
      </w:r>
    </w:p>
  </w:comment>
  <w:comment w:id="657" w:author="J.-P. K." w:date="2016-01-04T12:22:00Z" w:initials="JK">
    <w:p w14:paraId="236E22AD" w14:textId="6524ABEC" w:rsidR="00B9772D" w:rsidRDefault="00B9772D">
      <w:pPr>
        <w:pStyle w:val="Kommentartext"/>
      </w:pPr>
      <w:r>
        <w:rPr>
          <w:rStyle w:val="Kommentarzeichen"/>
        </w:rPr>
        <w:annotationRef/>
      </w:r>
      <w:r>
        <w:t>Nach Aufgabenstellung befüllen:</w:t>
      </w:r>
    </w:p>
    <w:p w14:paraId="44ED3D33" w14:textId="77777777" w:rsidR="00B9772D" w:rsidRDefault="00B9772D" w:rsidP="00B9772D">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 Auswertung</w:t>
      </w:r>
    </w:p>
    <w:p w14:paraId="5C51A3EB" w14:textId="77777777" w:rsidR="00B9772D" w:rsidRDefault="00B9772D" w:rsidP="00B9772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 Stellen Sie die Eigenschaften der Diagramme gegenüber! Gehen Sie dabei darauf ein, was in den Diagrammen dargestellt wird und welche Aspekte in Bezug auf die anderen Diagramme nicht ersichtlich sind! Nutzen Sie dazu eine Tabelle!</w:t>
      </w:r>
    </w:p>
    <w:p w14:paraId="430A58C5" w14:textId="77777777" w:rsidR="00B9772D" w:rsidRDefault="00B9772D" w:rsidP="00B9772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 Welches Diagramm muss innerhalb des Designprozesses der Software konkretisiert werden?</w:t>
      </w:r>
    </w:p>
    <w:p w14:paraId="7EFC54B4" w14:textId="77777777" w:rsidR="00B9772D" w:rsidRDefault="00B9772D" w:rsidP="00B9772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 Wie unterstützt der EA bei der Erstellung der UML Diagramme? Nennen Sie mindestens drei Beispiele, die Ihnen besonders aufgefallen sind!</w:t>
      </w:r>
    </w:p>
    <w:p w14:paraId="21F23D41" w14:textId="77777777" w:rsidR="00B9772D" w:rsidRDefault="00B9772D">
      <w:pPr>
        <w:pStyle w:val="Kommentartext"/>
      </w:pPr>
    </w:p>
  </w:comment>
  <w:comment w:id="676" w:author="ħʝᵰҩƾҩ ħɣῡƺҩ" w:date="2016-01-04T11:31:00Z" w:initials="ħħ">
    <w:p w14:paraId="2ECCA0D6" w14:textId="77777777" w:rsidR="008E4356" w:rsidRDefault="008E4356">
      <w:pPr>
        <w:pStyle w:val="Kommentartext"/>
      </w:pPr>
      <w:r>
        <w:rPr>
          <w:rStyle w:val="Kommentarzeichen"/>
        </w:rPr>
        <w:annotationRef/>
      </w:r>
      <w:r>
        <w:t>Inhaltlich glatt ziehen</w:t>
      </w:r>
    </w:p>
    <w:p w14:paraId="7B89B3A9" w14:textId="5EC06BED" w:rsidR="008E4356" w:rsidRDefault="008E4356">
      <w:pPr>
        <w:pStyle w:val="Kommentartext"/>
      </w:pPr>
    </w:p>
  </w:comment>
  <w:comment w:id="677" w:author="J.-P. K." w:date="2016-01-04T12:23:00Z" w:initials="JK">
    <w:p w14:paraId="314A871C" w14:textId="6966A912" w:rsidR="00B9772D" w:rsidRDefault="00B9772D">
      <w:pPr>
        <w:pStyle w:val="Kommentartext"/>
      </w:pPr>
      <w:r>
        <w:rPr>
          <w:rStyle w:val="Kommentarzeichen"/>
        </w:rPr>
        <w:annotationRef/>
      </w:r>
      <w:r>
        <w:t>Übersetzen</w:t>
      </w:r>
    </w:p>
  </w:comment>
  <w:comment w:id="688" w:author="ħʝᵰҩƾҩ ħɣῡƺҩ" w:date="2016-01-04T11:33:00Z" w:initials="ħħ">
    <w:p w14:paraId="35E46A95" w14:textId="20D91F34" w:rsidR="008E4356" w:rsidRDefault="008E4356">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 w:id="689" w:author="J.-P. K." w:date="2016-01-04T12:23:00Z" w:initials="JK">
    <w:p w14:paraId="20DABA95" w14:textId="77777777" w:rsidR="00B9772D" w:rsidRDefault="00B9772D">
      <w:pPr>
        <w:pStyle w:val="Kommentartext"/>
      </w:pPr>
      <w:r>
        <w:rPr>
          <w:rStyle w:val="Kommentarzeichen"/>
        </w:rPr>
        <w:annotationRef/>
      </w:r>
      <w:r>
        <w:t>Christoph</w:t>
      </w:r>
    </w:p>
    <w:p w14:paraId="22710D1B" w14:textId="0234A586" w:rsidR="00B9772D" w:rsidRDefault="00B9772D">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DF3F3" w15:done="0"/>
  <w15:commentEx w15:paraId="4DC29AE5" w15:paraIdParent="0A6DF3F3" w15:done="1"/>
  <w15:commentEx w15:paraId="1328E855" w15:paraIdParent="4DC29AE5" w15:done="1"/>
  <w15:commentEx w15:paraId="3308818A" w15:done="0"/>
  <w15:commentEx w15:paraId="6A8A4F95" w15:done="0"/>
  <w15:commentEx w15:paraId="62CCB37D" w15:done="0"/>
  <w15:commentEx w15:paraId="4EDCBBDB" w15:paraIdParent="62CCB37D" w15:done="0"/>
  <w15:commentEx w15:paraId="52E023C9" w15:done="0"/>
  <w15:commentEx w15:paraId="37BC5981" w15:paraIdParent="52E023C9" w15:done="0"/>
  <w15:commentEx w15:paraId="22518347" w15:done="0"/>
  <w15:commentEx w15:paraId="165DF7A9" w15:paraIdParent="22518347" w15:done="0"/>
  <w15:commentEx w15:paraId="72447ACB" w15:done="0"/>
  <w15:commentEx w15:paraId="33D4F14F" w15:paraIdParent="72447ACB" w15:done="0"/>
  <w15:commentEx w15:paraId="072B836E" w15:paraIdParent="72447ACB" w15:done="0"/>
  <w15:commentEx w15:paraId="1AB365D3" w15:paraIdParent="72447ACB" w15:done="0"/>
  <w15:commentEx w15:paraId="58A9E39F" w15:done="0"/>
  <w15:commentEx w15:paraId="50E5849E" w15:paraIdParent="58A9E39F" w15:done="0"/>
  <w15:commentEx w15:paraId="6ECB4B1A" w15:done="0"/>
  <w15:commentEx w15:paraId="1D54C61F" w15:paraIdParent="6ECB4B1A" w15:done="0"/>
  <w15:commentEx w15:paraId="32A22E7D" w15:done="0"/>
  <w15:commentEx w15:paraId="6C6606B2" w15:paraIdParent="32A22E7D" w15:done="0"/>
  <w15:commentEx w15:paraId="4E9B7AA1" w15:done="0"/>
  <w15:commentEx w15:paraId="7D52F8FF" w15:done="0"/>
  <w15:commentEx w15:paraId="21F23D41" w15:done="0"/>
  <w15:commentEx w15:paraId="7B89B3A9" w15:done="0"/>
  <w15:commentEx w15:paraId="314A871C" w15:paraIdParent="7B89B3A9" w15:done="0"/>
  <w15:commentEx w15:paraId="35E46A95" w15:done="0"/>
  <w15:commentEx w15:paraId="22710D1B" w15:paraIdParent="35E46A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A8199" w14:textId="77777777" w:rsidR="002E1E7A" w:rsidRDefault="002E1E7A" w:rsidP="007D2024">
      <w:pPr>
        <w:spacing w:after="0" w:line="240" w:lineRule="auto"/>
      </w:pPr>
      <w:r>
        <w:separator/>
      </w:r>
    </w:p>
  </w:endnote>
  <w:endnote w:type="continuationSeparator" w:id="0">
    <w:p w14:paraId="41212A2C" w14:textId="77777777" w:rsidR="002E1E7A" w:rsidRDefault="002E1E7A"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EndPr/>
    <w:sdtContent>
      <w:p w14:paraId="5B904781" w14:textId="2158FDCB" w:rsidR="008E4356" w:rsidRDefault="008E4356">
        <w:pPr>
          <w:pStyle w:val="Fuzeile"/>
          <w:jc w:val="right"/>
        </w:pPr>
        <w:r>
          <w:fldChar w:fldCharType="begin"/>
        </w:r>
        <w:r>
          <w:instrText>PAGE   \* MERGEFORMAT</w:instrText>
        </w:r>
        <w:r>
          <w:fldChar w:fldCharType="separate"/>
        </w:r>
        <w:r w:rsidR="00990673">
          <w:rPr>
            <w:noProof/>
          </w:rPr>
          <w:t>4</w:t>
        </w:r>
        <w:r>
          <w:fldChar w:fldCharType="end"/>
        </w:r>
      </w:p>
    </w:sdtContent>
  </w:sdt>
  <w:p w14:paraId="2D98304D" w14:textId="77777777" w:rsidR="008E4356" w:rsidRDefault="008E435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E7FEC0" w14:textId="77777777" w:rsidR="002E1E7A" w:rsidRDefault="002E1E7A" w:rsidP="007D2024">
      <w:pPr>
        <w:spacing w:after="0" w:line="240" w:lineRule="auto"/>
      </w:pPr>
      <w:r>
        <w:separator/>
      </w:r>
    </w:p>
  </w:footnote>
  <w:footnote w:type="continuationSeparator" w:id="0">
    <w:p w14:paraId="752ED97E" w14:textId="77777777" w:rsidR="002E1E7A" w:rsidRDefault="002E1E7A" w:rsidP="007D2024">
      <w:pPr>
        <w:spacing w:after="0" w:line="240" w:lineRule="auto"/>
      </w:pPr>
      <w:r>
        <w:continuationSeparator/>
      </w:r>
    </w:p>
  </w:footnote>
  <w:footnote w:id="1">
    <w:p w14:paraId="0FF7A6BF" w14:textId="77777777" w:rsidR="008E4356" w:rsidRPr="00EE3B24" w:rsidRDefault="008E4356">
      <w:pPr>
        <w:pStyle w:val="Funotentext"/>
      </w:pPr>
      <w:r>
        <w:rPr>
          <w:rStyle w:val="Funotenzeichen"/>
        </w:rPr>
        <w:footnoteRef/>
      </w:r>
      <w:r w:rsidRPr="00EE3B24">
        <w:t xml:space="preserve"> Konzept1.0 SoftwareEngineering</w:t>
      </w:r>
    </w:p>
  </w:footnote>
  <w:footnote w:id="2">
    <w:p w14:paraId="3D58DC42" w14:textId="46CD1250" w:rsidR="008E4356" w:rsidRDefault="008E4356">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613D1CD5" w:rsidR="008E4356" w:rsidRDefault="008E4356">
      <w:pPr>
        <w:pStyle w:val="Funotentext"/>
      </w:pPr>
      <w:r>
        <w:rPr>
          <w:rStyle w:val="Funotenzeichen"/>
        </w:rPr>
        <w:footnoteRef/>
      </w:r>
      <w:hyperlink r:id="rId1" w:history="1">
        <w:r w:rsidRPr="008C0AA8">
          <w:rPr>
            <w:rStyle w:val="Hyperlink"/>
          </w:rPr>
          <w:t>Aufbauorgnisation g+</w:t>
        </w:r>
      </w:hyperlink>
    </w:p>
  </w:footnote>
  <w:footnote w:id="4">
    <w:p w14:paraId="52574E2C" w14:textId="052ABC28" w:rsidR="008E4356" w:rsidRDefault="008E4356">
      <w:pPr>
        <w:pStyle w:val="Funotentext"/>
      </w:pPr>
      <w:r>
        <w:rPr>
          <w:rStyle w:val="Funotenzeichen"/>
        </w:rPr>
        <w:footnoteRef/>
      </w:r>
      <w:r>
        <w:t>RA-17</w:t>
      </w:r>
    </w:p>
  </w:footnote>
  <w:footnote w:id="5">
    <w:p w14:paraId="4C4FB7D1" w14:textId="78DAF3BB" w:rsidR="008E4356" w:rsidRDefault="008E4356">
      <w:pPr>
        <w:pStyle w:val="Funotentext"/>
      </w:pPr>
      <w:r>
        <w:rPr>
          <w:rStyle w:val="Funotenzeichen"/>
        </w:rPr>
        <w:footnoteRef/>
      </w:r>
      <w:r>
        <w:t xml:space="preserve"> Meetingprotokoll vom 20.10.2015</w:t>
      </w:r>
    </w:p>
  </w:footnote>
  <w:footnote w:id="6">
    <w:p w14:paraId="6FAEB653" w14:textId="3089E23E" w:rsidR="008E4356" w:rsidRDefault="008E4356">
      <w:pPr>
        <w:pStyle w:val="Funotentext"/>
      </w:pPr>
      <w:r>
        <w:rPr>
          <w:rStyle w:val="Funotenzeichen"/>
        </w:rPr>
        <w:footnoteRef/>
      </w:r>
      <w:r>
        <w:t xml:space="preserve"> </w:t>
      </w:r>
      <w:hyperlink r:id="rId2" w:history="1">
        <w:r w:rsidRPr="00877D50">
          <w:rPr>
            <w:rStyle w:val="Hyperlink"/>
          </w:rPr>
          <w:t>Scrumboard</w:t>
        </w:r>
      </w:hyperlink>
    </w:p>
  </w:footnote>
  <w:footnote w:id="7">
    <w:p w14:paraId="3268168E" w14:textId="77777777" w:rsidR="008E4356" w:rsidRDefault="008E4356" w:rsidP="007D2024">
      <w:pPr>
        <w:pStyle w:val="Funotentext"/>
      </w:pPr>
      <w:r>
        <w:rPr>
          <w:rStyle w:val="Funotenzeichen"/>
        </w:rPr>
        <w:footnoteRef/>
      </w:r>
      <w:r>
        <w:t xml:space="preserve"> Extreme Programming Präsentation von Sheldon Jesudasan &amp; Nico Remus 28.10.2015</w:t>
      </w:r>
    </w:p>
  </w:footnote>
  <w:footnote w:id="8">
    <w:p w14:paraId="3DAC8731" w14:textId="390BCD94" w:rsidR="008E4356" w:rsidRDefault="008E4356">
      <w:pPr>
        <w:pStyle w:val="Funotentext"/>
      </w:pPr>
      <w:r>
        <w:rPr>
          <w:rStyle w:val="Funotenzeichen"/>
        </w:rPr>
        <w:footnoteRef/>
      </w:r>
      <w:r>
        <w:t xml:space="preserve"> </w:t>
      </w:r>
      <w:sdt>
        <w:sdtPr>
          <w:id w:val="1231731578"/>
          <w:citation/>
        </w:sdtPr>
        <w:sdtEnd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P. K.">
    <w15:presenceInfo w15:providerId="Windows Live" w15:userId="211dea74c0ebfbf7"/>
  </w15:person>
  <w15:person w15:author="Nico Remus">
    <w15:presenceInfo w15:providerId="None" w15:userId="Nico Remus"/>
  </w15:person>
  <w15:person w15:author="Philipp Staats">
    <w15:presenceInfo w15:providerId="None" w15:userId="Philipp Staats"/>
  </w15:person>
  <w15:person w15:author="ħʝᵰҩƾҩ ħɣῡƺҩ">
    <w15:presenceInfo w15:providerId="Windows Live" w15:userId="9e50eff8f26877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44AF5"/>
    <w:rsid w:val="0005585B"/>
    <w:rsid w:val="00074E07"/>
    <w:rsid w:val="000A3AC8"/>
    <w:rsid w:val="000A68D2"/>
    <w:rsid w:val="000F0F7C"/>
    <w:rsid w:val="0010158C"/>
    <w:rsid w:val="00123D99"/>
    <w:rsid w:val="0016233D"/>
    <w:rsid w:val="00182135"/>
    <w:rsid w:val="001A5D11"/>
    <w:rsid w:val="002055D4"/>
    <w:rsid w:val="002069BD"/>
    <w:rsid w:val="00234E36"/>
    <w:rsid w:val="00273FF2"/>
    <w:rsid w:val="00276E0A"/>
    <w:rsid w:val="00285DFC"/>
    <w:rsid w:val="00291BB5"/>
    <w:rsid w:val="002A57B1"/>
    <w:rsid w:val="002B5F0C"/>
    <w:rsid w:val="002C7DF9"/>
    <w:rsid w:val="002D0BC8"/>
    <w:rsid w:val="002E1E7A"/>
    <w:rsid w:val="00302810"/>
    <w:rsid w:val="00322626"/>
    <w:rsid w:val="00333884"/>
    <w:rsid w:val="00362C8A"/>
    <w:rsid w:val="004057DA"/>
    <w:rsid w:val="00420AFD"/>
    <w:rsid w:val="00424312"/>
    <w:rsid w:val="00454420"/>
    <w:rsid w:val="00455330"/>
    <w:rsid w:val="004736A8"/>
    <w:rsid w:val="004C7744"/>
    <w:rsid w:val="004E1ECD"/>
    <w:rsid w:val="004E5C27"/>
    <w:rsid w:val="00517312"/>
    <w:rsid w:val="0052201C"/>
    <w:rsid w:val="005277D2"/>
    <w:rsid w:val="00535940"/>
    <w:rsid w:val="00557BCD"/>
    <w:rsid w:val="0058701F"/>
    <w:rsid w:val="00590C07"/>
    <w:rsid w:val="00591122"/>
    <w:rsid w:val="00597D84"/>
    <w:rsid w:val="005A3E08"/>
    <w:rsid w:val="005E0428"/>
    <w:rsid w:val="005E3665"/>
    <w:rsid w:val="006037FF"/>
    <w:rsid w:val="0060533A"/>
    <w:rsid w:val="00622D2D"/>
    <w:rsid w:val="0065323A"/>
    <w:rsid w:val="00653EA8"/>
    <w:rsid w:val="00676BEA"/>
    <w:rsid w:val="006A6C2C"/>
    <w:rsid w:val="006D01A7"/>
    <w:rsid w:val="006E1AB3"/>
    <w:rsid w:val="00716AEF"/>
    <w:rsid w:val="00735FEE"/>
    <w:rsid w:val="0075252C"/>
    <w:rsid w:val="007657B7"/>
    <w:rsid w:val="00785680"/>
    <w:rsid w:val="00786DB6"/>
    <w:rsid w:val="007D2024"/>
    <w:rsid w:val="007D3FB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8E4356"/>
    <w:rsid w:val="009016DF"/>
    <w:rsid w:val="00920A95"/>
    <w:rsid w:val="00926362"/>
    <w:rsid w:val="00972D70"/>
    <w:rsid w:val="009772B5"/>
    <w:rsid w:val="009867CE"/>
    <w:rsid w:val="00990673"/>
    <w:rsid w:val="009D0B40"/>
    <w:rsid w:val="009E3744"/>
    <w:rsid w:val="00A018DC"/>
    <w:rsid w:val="00A37F9A"/>
    <w:rsid w:val="00A71A4B"/>
    <w:rsid w:val="00A73773"/>
    <w:rsid w:val="00A93F31"/>
    <w:rsid w:val="00A95B83"/>
    <w:rsid w:val="00AA702C"/>
    <w:rsid w:val="00AB3B91"/>
    <w:rsid w:val="00AC526A"/>
    <w:rsid w:val="00AE40AE"/>
    <w:rsid w:val="00B12FBF"/>
    <w:rsid w:val="00B171BB"/>
    <w:rsid w:val="00B56169"/>
    <w:rsid w:val="00B71FE2"/>
    <w:rsid w:val="00B72CC8"/>
    <w:rsid w:val="00B91245"/>
    <w:rsid w:val="00B9772D"/>
    <w:rsid w:val="00BB4BB9"/>
    <w:rsid w:val="00BF020D"/>
    <w:rsid w:val="00BF4B51"/>
    <w:rsid w:val="00C029DF"/>
    <w:rsid w:val="00C85E4B"/>
    <w:rsid w:val="00CA25BF"/>
    <w:rsid w:val="00CA3C14"/>
    <w:rsid w:val="00CD2D96"/>
    <w:rsid w:val="00CD3A31"/>
    <w:rsid w:val="00CF1F33"/>
    <w:rsid w:val="00D35459"/>
    <w:rsid w:val="00D74DA2"/>
    <w:rsid w:val="00D8729D"/>
    <w:rsid w:val="00D94A5E"/>
    <w:rsid w:val="00DD3842"/>
    <w:rsid w:val="00DD4BAD"/>
    <w:rsid w:val="00DF517A"/>
    <w:rsid w:val="00E256F5"/>
    <w:rsid w:val="00E34EF5"/>
    <w:rsid w:val="00E44DF5"/>
    <w:rsid w:val="00EA4425"/>
    <w:rsid w:val="00ED47C1"/>
    <w:rsid w:val="00EE06EA"/>
    <w:rsid w:val="00EE3B24"/>
    <w:rsid w:val="00F130C1"/>
    <w:rsid w:val="00F35580"/>
    <w:rsid w:val="00F760A1"/>
    <w:rsid w:val="00F90ACB"/>
    <w:rsid w:val="00FA01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260066709">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605067874">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Arbeitsblatt2.xlsx"/><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Dokument3.docx"/><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Pr_sentation1.ppt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package" Target="embeddings/Microsoft_Word-Dok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docs.google.com/spreadsheets/d/16N5eu0yM38uJgUU9UVnepE90Qff0_ujf9t0Hzrlt9jo/edit?usp=sharing" TargetMode="External"/><Relationship Id="rId1" Type="http://schemas.openxmlformats.org/officeDocument/2006/relationships/hyperlink" Target="https://docs.google.com/spreadsheets/d/1W5Od9s6aarCx1sFPQoNwrKGn5htl_ddexCt8joMCvyU/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6EBEF87F-2E45-41C9-B591-5F7D74DE4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4057</Words>
  <Characters>25563</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J.-P. K.</cp:lastModifiedBy>
  <cp:revision>78</cp:revision>
  <dcterms:created xsi:type="dcterms:W3CDTF">2015-11-04T11:14:00Z</dcterms:created>
  <dcterms:modified xsi:type="dcterms:W3CDTF">2016-01-04T11:24:00Z</dcterms:modified>
</cp:coreProperties>
</file>