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71985" w:history="1">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09D38A8C" w14:textId="77777777" w:rsidR="003A603A" w:rsidRDefault="00075DEE">
          <w:pPr>
            <w:pStyle w:val="Verzeichnis2"/>
            <w:tabs>
              <w:tab w:val="left" w:pos="880"/>
              <w:tab w:val="right" w:leader="dot" w:pos="9062"/>
            </w:tabs>
            <w:rPr>
              <w:rFonts w:eastAsiaTheme="minorEastAsia"/>
              <w:noProof/>
              <w:lang w:eastAsia="de-DE"/>
            </w:rPr>
          </w:pPr>
          <w:hyperlink w:anchor="_Toc439671986" w:history="1">
            <w:r w:rsidR="003A603A" w:rsidRPr="00442BBA">
              <w:rPr>
                <w:rStyle w:val="Hyperlink"/>
                <w:noProof/>
              </w:rPr>
              <w:t>1.1</w:t>
            </w:r>
            <w:r w:rsidR="003A603A">
              <w:rPr>
                <w:rFonts w:eastAsiaTheme="minorEastAsia"/>
                <w:noProof/>
                <w:lang w:eastAsia="de-DE"/>
              </w:rPr>
              <w:tab/>
            </w:r>
            <w:r w:rsidR="003A603A" w:rsidRPr="00442BBA">
              <w:rPr>
                <w:rStyle w:val="Hyperlink"/>
                <w:noProof/>
              </w:rPr>
              <w:t>Ausgangsituation</w:t>
            </w:r>
            <w:r w:rsidR="003A603A">
              <w:rPr>
                <w:noProof/>
                <w:webHidden/>
              </w:rPr>
              <w:tab/>
            </w:r>
            <w:r w:rsidR="003A603A">
              <w:rPr>
                <w:noProof/>
                <w:webHidden/>
              </w:rPr>
              <w:fldChar w:fldCharType="begin"/>
            </w:r>
            <w:r w:rsidR="003A603A">
              <w:rPr>
                <w:noProof/>
                <w:webHidden/>
              </w:rPr>
              <w:instrText xml:space="preserve"> PAGEREF _Toc439671986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1376DF40" w14:textId="77777777" w:rsidR="003A603A" w:rsidRDefault="00075DEE">
          <w:pPr>
            <w:pStyle w:val="Verzeichnis2"/>
            <w:tabs>
              <w:tab w:val="left" w:pos="880"/>
              <w:tab w:val="right" w:leader="dot" w:pos="9062"/>
            </w:tabs>
            <w:rPr>
              <w:rFonts w:eastAsiaTheme="minorEastAsia"/>
              <w:noProof/>
              <w:lang w:eastAsia="de-DE"/>
            </w:rPr>
          </w:pPr>
          <w:hyperlink w:anchor="_Toc439671987" w:history="1">
            <w:r w:rsidR="003A603A" w:rsidRPr="00442BBA">
              <w:rPr>
                <w:rStyle w:val="Hyperlink"/>
                <w:noProof/>
              </w:rPr>
              <w:t>1.2</w:t>
            </w:r>
            <w:r w:rsidR="003A603A">
              <w:rPr>
                <w:rFonts w:eastAsiaTheme="minorEastAsia"/>
                <w:noProof/>
                <w:lang w:eastAsia="de-DE"/>
              </w:rPr>
              <w:tab/>
            </w:r>
            <w:r w:rsidR="003A603A" w:rsidRPr="00442BBA">
              <w:rPr>
                <w:rStyle w:val="Hyperlink"/>
                <w:noProof/>
              </w:rPr>
              <w:t>Zielsetzung</w:t>
            </w:r>
            <w:r w:rsidR="003A603A">
              <w:rPr>
                <w:noProof/>
                <w:webHidden/>
              </w:rPr>
              <w:tab/>
            </w:r>
            <w:r w:rsidR="003A603A">
              <w:rPr>
                <w:noProof/>
                <w:webHidden/>
              </w:rPr>
              <w:fldChar w:fldCharType="begin"/>
            </w:r>
            <w:r w:rsidR="003A603A">
              <w:rPr>
                <w:noProof/>
                <w:webHidden/>
              </w:rPr>
              <w:instrText xml:space="preserve"> PAGEREF _Toc439671987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25F4B2D" w14:textId="77777777" w:rsidR="003A603A" w:rsidRDefault="00075DEE">
          <w:pPr>
            <w:pStyle w:val="Verzeichnis3"/>
            <w:tabs>
              <w:tab w:val="left" w:pos="1320"/>
              <w:tab w:val="right" w:leader="dot" w:pos="9062"/>
            </w:tabs>
            <w:rPr>
              <w:rFonts w:eastAsiaTheme="minorEastAsia"/>
              <w:noProof/>
              <w:lang w:eastAsia="de-DE"/>
            </w:rPr>
          </w:pPr>
          <w:hyperlink w:anchor="_Toc439671988" w:history="1">
            <w:r w:rsidR="003A603A" w:rsidRPr="00442BBA">
              <w:rPr>
                <w:rStyle w:val="Hyperlink"/>
                <w:noProof/>
              </w:rPr>
              <w:t>1.2.1</w:t>
            </w:r>
            <w:r w:rsidR="003A603A">
              <w:rPr>
                <w:rFonts w:eastAsiaTheme="minorEastAsia"/>
                <w:noProof/>
                <w:lang w:eastAsia="de-DE"/>
              </w:rPr>
              <w:tab/>
            </w:r>
            <w:r w:rsidR="003A603A" w:rsidRPr="00442BBA">
              <w:rPr>
                <w:rStyle w:val="Hyperlink"/>
                <w:noProof/>
              </w:rPr>
              <w:t>Grobkonzept</w:t>
            </w:r>
            <w:r w:rsidR="003A603A">
              <w:rPr>
                <w:noProof/>
                <w:webHidden/>
              </w:rPr>
              <w:tab/>
            </w:r>
            <w:r w:rsidR="003A603A">
              <w:rPr>
                <w:noProof/>
                <w:webHidden/>
              </w:rPr>
              <w:fldChar w:fldCharType="begin"/>
            </w:r>
            <w:r w:rsidR="003A603A">
              <w:rPr>
                <w:noProof/>
                <w:webHidden/>
              </w:rPr>
              <w:instrText xml:space="preserve"> PAGEREF _Toc439671988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2CD3EEA4" w14:textId="77777777" w:rsidR="003A603A" w:rsidRDefault="00075DEE">
          <w:pPr>
            <w:pStyle w:val="Verzeichnis3"/>
            <w:tabs>
              <w:tab w:val="left" w:pos="1320"/>
              <w:tab w:val="right" w:leader="dot" w:pos="9062"/>
            </w:tabs>
            <w:rPr>
              <w:rFonts w:eastAsiaTheme="minorEastAsia"/>
              <w:noProof/>
              <w:lang w:eastAsia="de-DE"/>
            </w:rPr>
          </w:pPr>
          <w:hyperlink w:anchor="_Toc439671989" w:history="1">
            <w:r w:rsidR="003A603A" w:rsidRPr="00442BBA">
              <w:rPr>
                <w:rStyle w:val="Hyperlink"/>
                <w:noProof/>
              </w:rPr>
              <w:t>1.2.2</w:t>
            </w:r>
            <w:r w:rsidR="003A603A">
              <w:rPr>
                <w:rFonts w:eastAsiaTheme="minorEastAsia"/>
                <w:noProof/>
                <w:lang w:eastAsia="de-DE"/>
              </w:rPr>
              <w:tab/>
            </w:r>
            <w:r w:rsidR="003A603A" w:rsidRPr="00442BBA">
              <w:rPr>
                <w:rStyle w:val="Hyperlink"/>
                <w:noProof/>
              </w:rPr>
              <w:t>Zielgruppe</w:t>
            </w:r>
            <w:r w:rsidR="003A603A">
              <w:rPr>
                <w:noProof/>
                <w:webHidden/>
              </w:rPr>
              <w:tab/>
            </w:r>
            <w:r w:rsidR="003A603A">
              <w:rPr>
                <w:noProof/>
                <w:webHidden/>
              </w:rPr>
              <w:fldChar w:fldCharType="begin"/>
            </w:r>
            <w:r w:rsidR="003A603A">
              <w:rPr>
                <w:noProof/>
                <w:webHidden/>
              </w:rPr>
              <w:instrText xml:space="preserve"> PAGEREF _Toc439671989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976D5A1" w14:textId="77777777" w:rsidR="003A603A" w:rsidRDefault="00075DEE">
          <w:pPr>
            <w:pStyle w:val="Verzeichnis3"/>
            <w:tabs>
              <w:tab w:val="left" w:pos="1320"/>
              <w:tab w:val="right" w:leader="dot" w:pos="9062"/>
            </w:tabs>
            <w:rPr>
              <w:rFonts w:eastAsiaTheme="minorEastAsia"/>
              <w:noProof/>
              <w:lang w:eastAsia="de-DE"/>
            </w:rPr>
          </w:pPr>
          <w:hyperlink w:anchor="_Toc439671990" w:history="1">
            <w:r w:rsidR="003A603A" w:rsidRPr="00442BBA">
              <w:rPr>
                <w:rStyle w:val="Hyperlink"/>
                <w:noProof/>
              </w:rPr>
              <w:t>1.2.3</w:t>
            </w:r>
            <w:r w:rsidR="003A603A">
              <w:rPr>
                <w:rFonts w:eastAsiaTheme="minorEastAsia"/>
                <w:noProof/>
                <w:lang w:eastAsia="de-DE"/>
              </w:rPr>
              <w:tab/>
            </w:r>
            <w:r w:rsidR="003A603A" w:rsidRPr="00442BBA">
              <w:rPr>
                <w:rStyle w:val="Hyperlink"/>
                <w:noProof/>
              </w:rPr>
              <w:t>Funktion und benötigte Rechte der Benutzergruppen</w:t>
            </w:r>
            <w:r w:rsidR="003A603A">
              <w:rPr>
                <w:noProof/>
                <w:webHidden/>
              </w:rPr>
              <w:tab/>
            </w:r>
            <w:r w:rsidR="003A603A">
              <w:rPr>
                <w:noProof/>
                <w:webHidden/>
              </w:rPr>
              <w:fldChar w:fldCharType="begin"/>
            </w:r>
            <w:r w:rsidR="003A603A">
              <w:rPr>
                <w:noProof/>
                <w:webHidden/>
              </w:rPr>
              <w:instrText xml:space="preserve"> PAGEREF _Toc439671990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3EEE6957" w14:textId="77777777" w:rsidR="003A603A" w:rsidRDefault="00075DEE">
          <w:pPr>
            <w:pStyle w:val="Verzeichnis3"/>
            <w:tabs>
              <w:tab w:val="left" w:pos="1320"/>
              <w:tab w:val="right" w:leader="dot" w:pos="9062"/>
            </w:tabs>
            <w:rPr>
              <w:rFonts w:eastAsiaTheme="minorEastAsia"/>
              <w:noProof/>
              <w:lang w:eastAsia="de-DE"/>
            </w:rPr>
          </w:pPr>
          <w:hyperlink w:anchor="_Toc439671991" w:history="1">
            <w:r w:rsidR="003A603A" w:rsidRPr="00442BBA">
              <w:rPr>
                <w:rStyle w:val="Hyperlink"/>
                <w:noProof/>
              </w:rPr>
              <w:t>1.2.4</w:t>
            </w:r>
            <w:r w:rsidR="003A603A">
              <w:rPr>
                <w:rFonts w:eastAsiaTheme="minorEastAsia"/>
                <w:noProof/>
                <w:lang w:eastAsia="de-DE"/>
              </w:rPr>
              <w:tab/>
            </w:r>
            <w:r w:rsidR="003A603A" w:rsidRPr="00442BBA">
              <w:rPr>
                <w:rStyle w:val="Hyperlink"/>
                <w:noProof/>
              </w:rPr>
              <w:t>Allgemeine Beschreibung der Funktionen</w:t>
            </w:r>
            <w:r w:rsidR="003A603A">
              <w:rPr>
                <w:noProof/>
                <w:webHidden/>
              </w:rPr>
              <w:tab/>
            </w:r>
            <w:r w:rsidR="003A603A">
              <w:rPr>
                <w:noProof/>
                <w:webHidden/>
              </w:rPr>
              <w:fldChar w:fldCharType="begin"/>
            </w:r>
            <w:r w:rsidR="003A603A">
              <w:rPr>
                <w:noProof/>
                <w:webHidden/>
              </w:rPr>
              <w:instrText xml:space="preserve"> PAGEREF _Toc439671991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B4BFF01" w14:textId="77777777" w:rsidR="003A603A" w:rsidRDefault="00075DEE">
          <w:pPr>
            <w:pStyle w:val="Verzeichnis3"/>
            <w:tabs>
              <w:tab w:val="left" w:pos="1320"/>
              <w:tab w:val="right" w:leader="dot" w:pos="9062"/>
            </w:tabs>
            <w:rPr>
              <w:rFonts w:eastAsiaTheme="minorEastAsia"/>
              <w:noProof/>
              <w:lang w:eastAsia="de-DE"/>
            </w:rPr>
          </w:pPr>
          <w:hyperlink w:anchor="_Toc439671992" w:history="1">
            <w:r w:rsidR="003A603A" w:rsidRPr="00442BBA">
              <w:rPr>
                <w:rStyle w:val="Hyperlink"/>
                <w:noProof/>
              </w:rPr>
              <w:t>1.2.5</w:t>
            </w:r>
            <w:r w:rsidR="003A603A">
              <w:rPr>
                <w:rFonts w:eastAsiaTheme="minorEastAsia"/>
                <w:noProof/>
                <w:lang w:eastAsia="de-DE"/>
              </w:rPr>
              <w:tab/>
            </w:r>
            <w:r w:rsidR="003A603A" w:rsidRPr="00442BBA">
              <w:rPr>
                <w:rStyle w:val="Hyperlink"/>
                <w:noProof/>
              </w:rPr>
              <w:t>Genutzte Plattformen</w:t>
            </w:r>
            <w:r w:rsidR="003A603A">
              <w:rPr>
                <w:noProof/>
                <w:webHidden/>
              </w:rPr>
              <w:tab/>
            </w:r>
            <w:r w:rsidR="003A603A">
              <w:rPr>
                <w:noProof/>
                <w:webHidden/>
              </w:rPr>
              <w:fldChar w:fldCharType="begin"/>
            </w:r>
            <w:r w:rsidR="003A603A">
              <w:rPr>
                <w:noProof/>
                <w:webHidden/>
              </w:rPr>
              <w:instrText xml:space="preserve"> PAGEREF _Toc439671992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0D829F62" w14:textId="77777777" w:rsidR="003A603A" w:rsidRDefault="00075DEE">
          <w:pPr>
            <w:pStyle w:val="Verzeichnis3"/>
            <w:tabs>
              <w:tab w:val="left" w:pos="1320"/>
              <w:tab w:val="right" w:leader="dot" w:pos="9062"/>
            </w:tabs>
            <w:rPr>
              <w:rFonts w:eastAsiaTheme="minorEastAsia"/>
              <w:noProof/>
              <w:lang w:eastAsia="de-DE"/>
            </w:rPr>
          </w:pPr>
          <w:hyperlink w:anchor="_Toc439671993" w:history="1">
            <w:r w:rsidR="003A603A" w:rsidRPr="00442BBA">
              <w:rPr>
                <w:rStyle w:val="Hyperlink"/>
                <w:noProof/>
              </w:rPr>
              <w:t>1.2.6</w:t>
            </w:r>
            <w:r w:rsidR="003A603A">
              <w:rPr>
                <w:rFonts w:eastAsiaTheme="minorEastAsia"/>
                <w:noProof/>
                <w:lang w:eastAsia="de-DE"/>
              </w:rPr>
              <w:tab/>
            </w:r>
            <w:r w:rsidR="003A603A" w:rsidRPr="00442BBA">
              <w:rPr>
                <w:rStyle w:val="Hyperlink"/>
                <w:noProof/>
              </w:rPr>
              <w:t>Rahmenbedingungen</w:t>
            </w:r>
            <w:r w:rsidR="003A603A">
              <w:rPr>
                <w:noProof/>
                <w:webHidden/>
              </w:rPr>
              <w:tab/>
            </w:r>
            <w:r w:rsidR="003A603A">
              <w:rPr>
                <w:noProof/>
                <w:webHidden/>
              </w:rPr>
              <w:fldChar w:fldCharType="begin"/>
            </w:r>
            <w:r w:rsidR="003A603A">
              <w:rPr>
                <w:noProof/>
                <w:webHidden/>
              </w:rPr>
              <w:instrText xml:space="preserve"> PAGEREF _Toc439671993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67293A28" w14:textId="77777777" w:rsidR="003A603A" w:rsidRDefault="00075DEE">
          <w:pPr>
            <w:pStyle w:val="Verzeichnis3"/>
            <w:tabs>
              <w:tab w:val="left" w:pos="1320"/>
              <w:tab w:val="right" w:leader="dot" w:pos="9062"/>
            </w:tabs>
            <w:rPr>
              <w:rFonts w:eastAsiaTheme="minorEastAsia"/>
              <w:noProof/>
              <w:lang w:eastAsia="de-DE"/>
            </w:rPr>
          </w:pPr>
          <w:hyperlink w:anchor="_Toc439671994" w:history="1">
            <w:r w:rsidR="003A603A" w:rsidRPr="00442BBA">
              <w:rPr>
                <w:rStyle w:val="Hyperlink"/>
                <w:noProof/>
              </w:rPr>
              <w:t>1.2.7</w:t>
            </w:r>
            <w:r w:rsidR="003A603A">
              <w:rPr>
                <w:rFonts w:eastAsiaTheme="minorEastAsia"/>
                <w:noProof/>
                <w:lang w:eastAsia="de-DE"/>
              </w:rPr>
              <w:tab/>
            </w:r>
            <w:r w:rsidR="003A603A" w:rsidRPr="00442BBA">
              <w:rPr>
                <w:rStyle w:val="Hyperlink"/>
                <w:noProof/>
              </w:rPr>
              <w:t>Technische Umgebung</w:t>
            </w:r>
            <w:r w:rsidR="003A603A">
              <w:rPr>
                <w:noProof/>
                <w:webHidden/>
              </w:rPr>
              <w:tab/>
            </w:r>
            <w:r w:rsidR="003A603A">
              <w:rPr>
                <w:noProof/>
                <w:webHidden/>
              </w:rPr>
              <w:fldChar w:fldCharType="begin"/>
            </w:r>
            <w:r w:rsidR="003A603A">
              <w:rPr>
                <w:noProof/>
                <w:webHidden/>
              </w:rPr>
              <w:instrText xml:space="preserve"> PAGEREF _Toc439671994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33A8FC47" w14:textId="77777777" w:rsidR="003A603A" w:rsidRDefault="00075DEE">
          <w:pPr>
            <w:pStyle w:val="Verzeichnis3"/>
            <w:tabs>
              <w:tab w:val="left" w:pos="1320"/>
              <w:tab w:val="right" w:leader="dot" w:pos="9062"/>
            </w:tabs>
            <w:rPr>
              <w:rFonts w:eastAsiaTheme="minorEastAsia"/>
              <w:noProof/>
              <w:lang w:eastAsia="de-DE"/>
            </w:rPr>
          </w:pPr>
          <w:hyperlink w:anchor="_Toc439671995" w:history="1">
            <w:r w:rsidR="003A603A" w:rsidRPr="00442BBA">
              <w:rPr>
                <w:rStyle w:val="Hyperlink"/>
                <w:noProof/>
              </w:rPr>
              <w:t>1.2.8</w:t>
            </w:r>
            <w:r w:rsidR="003A603A">
              <w:rPr>
                <w:rFonts w:eastAsiaTheme="minorEastAsia"/>
                <w:noProof/>
                <w:lang w:eastAsia="de-DE"/>
              </w:rPr>
              <w:tab/>
            </w:r>
            <w:r w:rsidR="003A603A" w:rsidRPr="00442BBA">
              <w:rPr>
                <w:rStyle w:val="Hyperlink"/>
                <w:noProof/>
              </w:rPr>
              <w:t>Einsatzbedingungen</w:t>
            </w:r>
            <w:r w:rsidR="003A603A">
              <w:rPr>
                <w:noProof/>
                <w:webHidden/>
              </w:rPr>
              <w:tab/>
            </w:r>
            <w:r w:rsidR="003A603A">
              <w:rPr>
                <w:noProof/>
                <w:webHidden/>
              </w:rPr>
              <w:fldChar w:fldCharType="begin"/>
            </w:r>
            <w:r w:rsidR="003A603A">
              <w:rPr>
                <w:noProof/>
                <w:webHidden/>
              </w:rPr>
              <w:instrText xml:space="preserve"> PAGEREF _Toc439671995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74E31146" w14:textId="77777777" w:rsidR="003A603A" w:rsidRDefault="00075DEE">
          <w:pPr>
            <w:pStyle w:val="Verzeichnis3"/>
            <w:tabs>
              <w:tab w:val="left" w:pos="1320"/>
              <w:tab w:val="right" w:leader="dot" w:pos="9062"/>
            </w:tabs>
            <w:rPr>
              <w:rFonts w:eastAsiaTheme="minorEastAsia"/>
              <w:noProof/>
              <w:lang w:eastAsia="de-DE"/>
            </w:rPr>
          </w:pPr>
          <w:hyperlink w:anchor="_Toc439671996" w:history="1">
            <w:r w:rsidR="003A603A" w:rsidRPr="00442BBA">
              <w:rPr>
                <w:rStyle w:val="Hyperlink"/>
                <w:noProof/>
              </w:rPr>
              <w:t>1.2.9</w:t>
            </w:r>
            <w:r w:rsidR="003A603A">
              <w:rPr>
                <w:rFonts w:eastAsiaTheme="minorEastAsia"/>
                <w:noProof/>
                <w:lang w:eastAsia="de-DE"/>
              </w:rPr>
              <w:tab/>
            </w:r>
            <w:r w:rsidR="003A603A" w:rsidRPr="00442BBA">
              <w:rPr>
                <w:rStyle w:val="Hyperlink"/>
                <w:noProof/>
              </w:rPr>
              <w:t>Rechtliches</w:t>
            </w:r>
            <w:r w:rsidR="003A603A">
              <w:rPr>
                <w:noProof/>
                <w:webHidden/>
              </w:rPr>
              <w:tab/>
            </w:r>
            <w:r w:rsidR="003A603A">
              <w:rPr>
                <w:noProof/>
                <w:webHidden/>
              </w:rPr>
              <w:fldChar w:fldCharType="begin"/>
            </w:r>
            <w:r w:rsidR="003A603A">
              <w:rPr>
                <w:noProof/>
                <w:webHidden/>
              </w:rPr>
              <w:instrText xml:space="preserve"> PAGEREF _Toc439671996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461A9055" w14:textId="77777777" w:rsidR="003A603A" w:rsidRDefault="00075DEE">
          <w:pPr>
            <w:pStyle w:val="Verzeichnis3"/>
            <w:tabs>
              <w:tab w:val="left" w:pos="1320"/>
              <w:tab w:val="right" w:leader="dot" w:pos="9062"/>
            </w:tabs>
            <w:rPr>
              <w:rFonts w:eastAsiaTheme="minorEastAsia"/>
              <w:noProof/>
              <w:lang w:eastAsia="de-DE"/>
            </w:rPr>
          </w:pPr>
          <w:hyperlink w:anchor="_Toc439671997" w:history="1">
            <w:r w:rsidR="003A603A" w:rsidRPr="00442BBA">
              <w:rPr>
                <w:rStyle w:val="Hyperlink"/>
                <w:noProof/>
              </w:rPr>
              <w:t>1.2.10</w:t>
            </w:r>
            <w:r w:rsidR="003A603A">
              <w:rPr>
                <w:rFonts w:eastAsiaTheme="minorEastAsia"/>
                <w:noProof/>
                <w:lang w:eastAsia="de-DE"/>
              </w:rPr>
              <w:tab/>
            </w:r>
            <w:r w:rsidR="003A603A" w:rsidRPr="00442BBA">
              <w:rPr>
                <w:rStyle w:val="Hyperlink"/>
                <w:noProof/>
              </w:rPr>
              <w:t>Vorkenntnisse</w:t>
            </w:r>
            <w:r w:rsidR="003A603A">
              <w:rPr>
                <w:noProof/>
                <w:webHidden/>
              </w:rPr>
              <w:tab/>
            </w:r>
            <w:r w:rsidR="003A603A">
              <w:rPr>
                <w:noProof/>
                <w:webHidden/>
              </w:rPr>
              <w:fldChar w:fldCharType="begin"/>
            </w:r>
            <w:r w:rsidR="003A603A">
              <w:rPr>
                <w:noProof/>
                <w:webHidden/>
              </w:rPr>
              <w:instrText xml:space="preserve"> PAGEREF _Toc439671997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041FE7EC" w14:textId="77777777" w:rsidR="003A603A" w:rsidRDefault="00075DEE">
          <w:pPr>
            <w:pStyle w:val="Verzeichnis3"/>
            <w:tabs>
              <w:tab w:val="left" w:pos="1320"/>
              <w:tab w:val="right" w:leader="dot" w:pos="9062"/>
            </w:tabs>
            <w:rPr>
              <w:rFonts w:eastAsiaTheme="minorEastAsia"/>
              <w:noProof/>
              <w:lang w:eastAsia="de-DE"/>
            </w:rPr>
          </w:pPr>
          <w:hyperlink w:anchor="_Toc439671998" w:history="1">
            <w:r w:rsidR="003A603A" w:rsidRPr="00442BBA">
              <w:rPr>
                <w:rStyle w:val="Hyperlink"/>
                <w:noProof/>
              </w:rPr>
              <w:t>1.2.11</w:t>
            </w:r>
            <w:r w:rsidR="003A603A">
              <w:rPr>
                <w:rFonts w:eastAsiaTheme="minorEastAsia"/>
                <w:noProof/>
                <w:lang w:eastAsia="de-DE"/>
              </w:rPr>
              <w:tab/>
            </w:r>
            <w:r w:rsidR="003A603A" w:rsidRPr="00442BBA">
              <w:rPr>
                <w:rStyle w:val="Hyperlink"/>
                <w:noProof/>
              </w:rPr>
              <w:t>Einschränkungen</w:t>
            </w:r>
            <w:r w:rsidR="003A603A">
              <w:rPr>
                <w:noProof/>
                <w:webHidden/>
              </w:rPr>
              <w:tab/>
            </w:r>
            <w:r w:rsidR="003A603A">
              <w:rPr>
                <w:noProof/>
                <w:webHidden/>
              </w:rPr>
              <w:fldChar w:fldCharType="begin"/>
            </w:r>
            <w:r w:rsidR="003A603A">
              <w:rPr>
                <w:noProof/>
                <w:webHidden/>
              </w:rPr>
              <w:instrText xml:space="preserve"> PAGEREF _Toc439671998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710F072" w14:textId="77777777" w:rsidR="003A603A" w:rsidRDefault="00075DEE">
          <w:pPr>
            <w:pStyle w:val="Verzeichnis2"/>
            <w:tabs>
              <w:tab w:val="left" w:pos="880"/>
              <w:tab w:val="right" w:leader="dot" w:pos="9062"/>
            </w:tabs>
            <w:rPr>
              <w:rFonts w:eastAsiaTheme="minorEastAsia"/>
              <w:noProof/>
              <w:lang w:eastAsia="de-DE"/>
            </w:rPr>
          </w:pPr>
          <w:hyperlink w:anchor="_Toc439671999" w:history="1">
            <w:r w:rsidR="003A603A" w:rsidRPr="00442BBA">
              <w:rPr>
                <w:rStyle w:val="Hyperlink"/>
                <w:i/>
                <w:iCs/>
                <w:noProof/>
              </w:rPr>
              <w:t>1.3</w:t>
            </w:r>
            <w:r w:rsidR="003A603A">
              <w:rPr>
                <w:rFonts w:eastAsiaTheme="minorEastAsia"/>
                <w:noProof/>
                <w:lang w:eastAsia="de-DE"/>
              </w:rPr>
              <w:tab/>
            </w:r>
            <w:r w:rsidR="003A603A" w:rsidRPr="00442BBA">
              <w:rPr>
                <w:rStyle w:val="Hyperlink"/>
                <w:noProof/>
              </w:rPr>
              <w:t>Meilensteine</w:t>
            </w:r>
            <w:r w:rsidR="003A603A">
              <w:rPr>
                <w:noProof/>
                <w:webHidden/>
              </w:rPr>
              <w:tab/>
            </w:r>
            <w:r w:rsidR="003A603A">
              <w:rPr>
                <w:noProof/>
                <w:webHidden/>
              </w:rPr>
              <w:fldChar w:fldCharType="begin"/>
            </w:r>
            <w:r w:rsidR="003A603A">
              <w:rPr>
                <w:noProof/>
                <w:webHidden/>
              </w:rPr>
              <w:instrText xml:space="preserve"> PAGEREF _Toc439671999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FE52998" w14:textId="77777777" w:rsidR="003A603A" w:rsidRDefault="00075DEE">
          <w:pPr>
            <w:pStyle w:val="Verzeichnis1"/>
            <w:tabs>
              <w:tab w:val="left" w:pos="440"/>
              <w:tab w:val="right" w:leader="dot" w:pos="9062"/>
            </w:tabs>
            <w:rPr>
              <w:rFonts w:eastAsiaTheme="minorEastAsia"/>
              <w:noProof/>
              <w:lang w:eastAsia="de-DE"/>
            </w:rPr>
          </w:pPr>
          <w:hyperlink w:anchor="_Toc439672000" w:history="1">
            <w:r w:rsidR="003A603A" w:rsidRPr="00442BBA">
              <w:rPr>
                <w:rStyle w:val="Hyperlink"/>
                <w:noProof/>
              </w:rPr>
              <w:t>2</w:t>
            </w:r>
            <w:r w:rsidR="003A603A">
              <w:rPr>
                <w:rFonts w:eastAsiaTheme="minorEastAsia"/>
                <w:noProof/>
                <w:lang w:eastAsia="de-DE"/>
              </w:rPr>
              <w:tab/>
            </w:r>
            <w:r w:rsidR="003A603A" w:rsidRPr="00442BBA">
              <w:rPr>
                <w:rStyle w:val="Hyperlink"/>
                <w:noProof/>
              </w:rPr>
              <w:t>Organisation</w:t>
            </w:r>
            <w:r w:rsidR="003A603A">
              <w:rPr>
                <w:noProof/>
                <w:webHidden/>
              </w:rPr>
              <w:tab/>
            </w:r>
            <w:r w:rsidR="003A603A">
              <w:rPr>
                <w:noProof/>
                <w:webHidden/>
              </w:rPr>
              <w:fldChar w:fldCharType="begin"/>
            </w:r>
            <w:r w:rsidR="003A603A">
              <w:rPr>
                <w:noProof/>
                <w:webHidden/>
              </w:rPr>
              <w:instrText xml:space="preserve"> PAGEREF _Toc439672000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5798070" w14:textId="77777777" w:rsidR="003A603A" w:rsidRDefault="00075DEE">
          <w:pPr>
            <w:pStyle w:val="Verzeichnis2"/>
            <w:tabs>
              <w:tab w:val="left" w:pos="880"/>
              <w:tab w:val="right" w:leader="dot" w:pos="9062"/>
            </w:tabs>
            <w:rPr>
              <w:rFonts w:eastAsiaTheme="minorEastAsia"/>
              <w:noProof/>
              <w:lang w:eastAsia="de-DE"/>
            </w:rPr>
          </w:pPr>
          <w:hyperlink w:anchor="_Toc439672001" w:history="1">
            <w:r w:rsidR="003A603A" w:rsidRPr="00442BBA">
              <w:rPr>
                <w:rStyle w:val="Hyperlink"/>
                <w:noProof/>
              </w:rPr>
              <w:t>2.1</w:t>
            </w:r>
            <w:r w:rsidR="003A603A">
              <w:rPr>
                <w:rFonts w:eastAsiaTheme="minorEastAsia"/>
                <w:noProof/>
                <w:lang w:eastAsia="de-DE"/>
              </w:rPr>
              <w:tab/>
            </w:r>
            <w:r w:rsidR="003A603A" w:rsidRPr="00442BBA">
              <w:rPr>
                <w:rStyle w:val="Hyperlink"/>
                <w:noProof/>
              </w:rPr>
              <w:t>Aufbauorganisation</w:t>
            </w:r>
            <w:r w:rsidR="003A603A">
              <w:rPr>
                <w:noProof/>
                <w:webHidden/>
              </w:rPr>
              <w:tab/>
            </w:r>
            <w:r w:rsidR="003A603A">
              <w:rPr>
                <w:noProof/>
                <w:webHidden/>
              </w:rPr>
              <w:fldChar w:fldCharType="begin"/>
            </w:r>
            <w:r w:rsidR="003A603A">
              <w:rPr>
                <w:noProof/>
                <w:webHidden/>
              </w:rPr>
              <w:instrText xml:space="preserve"> PAGEREF _Toc439672001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14128D2" w14:textId="77777777" w:rsidR="003A603A" w:rsidRDefault="00075DEE">
          <w:pPr>
            <w:pStyle w:val="Verzeichnis3"/>
            <w:tabs>
              <w:tab w:val="left" w:pos="1320"/>
              <w:tab w:val="right" w:leader="dot" w:pos="9062"/>
            </w:tabs>
            <w:rPr>
              <w:rFonts w:eastAsiaTheme="minorEastAsia"/>
              <w:noProof/>
              <w:lang w:eastAsia="de-DE"/>
            </w:rPr>
          </w:pPr>
          <w:hyperlink w:anchor="_Toc439672002" w:history="1">
            <w:r w:rsidR="003A603A" w:rsidRPr="00442BBA">
              <w:rPr>
                <w:rStyle w:val="Hyperlink"/>
                <w:noProof/>
              </w:rPr>
              <w:t>2.1.1</w:t>
            </w:r>
            <w:r w:rsidR="003A603A">
              <w:rPr>
                <w:rFonts w:eastAsiaTheme="minorEastAsia"/>
                <w:noProof/>
                <w:lang w:eastAsia="de-DE"/>
              </w:rPr>
              <w:tab/>
            </w:r>
            <w:r w:rsidR="003A603A" w:rsidRPr="00442BBA">
              <w:rPr>
                <w:rStyle w:val="Hyperlink"/>
                <w:noProof/>
              </w:rPr>
              <w:t>Projekt Hierarchie</w:t>
            </w:r>
            <w:r w:rsidR="003A603A">
              <w:rPr>
                <w:noProof/>
                <w:webHidden/>
              </w:rPr>
              <w:tab/>
            </w:r>
            <w:r w:rsidR="003A603A">
              <w:rPr>
                <w:noProof/>
                <w:webHidden/>
              </w:rPr>
              <w:fldChar w:fldCharType="begin"/>
            </w:r>
            <w:r w:rsidR="003A603A">
              <w:rPr>
                <w:noProof/>
                <w:webHidden/>
              </w:rPr>
              <w:instrText xml:space="preserve"> PAGEREF _Toc439672002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2BC7DBDA" w14:textId="77777777" w:rsidR="003A603A" w:rsidRDefault="00075DEE">
          <w:pPr>
            <w:pStyle w:val="Verzeichnis3"/>
            <w:tabs>
              <w:tab w:val="left" w:pos="1320"/>
              <w:tab w:val="right" w:leader="dot" w:pos="9062"/>
            </w:tabs>
            <w:rPr>
              <w:rFonts w:eastAsiaTheme="minorEastAsia"/>
              <w:noProof/>
              <w:lang w:eastAsia="de-DE"/>
            </w:rPr>
          </w:pPr>
          <w:hyperlink w:anchor="_Toc439672003" w:history="1">
            <w:r w:rsidR="003A603A" w:rsidRPr="00442BBA">
              <w:rPr>
                <w:rStyle w:val="Hyperlink"/>
                <w:noProof/>
              </w:rPr>
              <w:t>2.1.2</w:t>
            </w:r>
            <w:r w:rsidR="003A603A">
              <w:rPr>
                <w:rFonts w:eastAsiaTheme="minorEastAsia"/>
                <w:noProof/>
                <w:lang w:eastAsia="de-DE"/>
              </w:rPr>
              <w:tab/>
            </w:r>
            <w:r w:rsidR="003A603A" w:rsidRPr="00442BBA">
              <w:rPr>
                <w:rStyle w:val="Hyperlink"/>
                <w:noProof/>
              </w:rPr>
              <w:t>Taskforces</w:t>
            </w:r>
            <w:r w:rsidR="003A603A">
              <w:rPr>
                <w:noProof/>
                <w:webHidden/>
              </w:rPr>
              <w:tab/>
            </w:r>
            <w:r w:rsidR="003A603A">
              <w:rPr>
                <w:noProof/>
                <w:webHidden/>
              </w:rPr>
              <w:fldChar w:fldCharType="begin"/>
            </w:r>
            <w:r w:rsidR="003A603A">
              <w:rPr>
                <w:noProof/>
                <w:webHidden/>
              </w:rPr>
              <w:instrText xml:space="preserve"> PAGEREF _Toc439672003 \h </w:instrText>
            </w:r>
            <w:r w:rsidR="003A603A">
              <w:rPr>
                <w:noProof/>
                <w:webHidden/>
              </w:rPr>
            </w:r>
            <w:r w:rsidR="003A603A">
              <w:rPr>
                <w:noProof/>
                <w:webHidden/>
              </w:rPr>
              <w:fldChar w:fldCharType="separate"/>
            </w:r>
            <w:r w:rsidR="003A603A">
              <w:rPr>
                <w:noProof/>
                <w:webHidden/>
              </w:rPr>
              <w:t>8</w:t>
            </w:r>
            <w:r w:rsidR="003A603A">
              <w:rPr>
                <w:noProof/>
                <w:webHidden/>
              </w:rPr>
              <w:fldChar w:fldCharType="end"/>
            </w:r>
          </w:hyperlink>
        </w:p>
        <w:p w14:paraId="2D4A12B0" w14:textId="77777777" w:rsidR="003A603A" w:rsidRDefault="00075DEE">
          <w:pPr>
            <w:pStyle w:val="Verzeichnis2"/>
            <w:tabs>
              <w:tab w:val="left" w:pos="880"/>
              <w:tab w:val="right" w:leader="dot" w:pos="9062"/>
            </w:tabs>
            <w:rPr>
              <w:rFonts w:eastAsiaTheme="minorEastAsia"/>
              <w:noProof/>
              <w:lang w:eastAsia="de-DE"/>
            </w:rPr>
          </w:pPr>
          <w:hyperlink w:anchor="_Toc439672004" w:history="1">
            <w:r w:rsidR="003A603A" w:rsidRPr="00442BBA">
              <w:rPr>
                <w:rStyle w:val="Hyperlink"/>
                <w:noProof/>
              </w:rPr>
              <w:t>2.2</w:t>
            </w:r>
            <w:r w:rsidR="003A603A">
              <w:rPr>
                <w:rFonts w:eastAsiaTheme="minorEastAsia"/>
                <w:noProof/>
                <w:lang w:eastAsia="de-DE"/>
              </w:rPr>
              <w:tab/>
            </w:r>
            <w:r w:rsidR="003A603A" w:rsidRPr="00442BBA">
              <w:rPr>
                <w:rStyle w:val="Hyperlink"/>
                <w:noProof/>
              </w:rPr>
              <w:t>Skillsheet</w:t>
            </w:r>
            <w:r w:rsidR="003A603A">
              <w:rPr>
                <w:noProof/>
                <w:webHidden/>
              </w:rPr>
              <w:tab/>
            </w:r>
            <w:r w:rsidR="003A603A">
              <w:rPr>
                <w:noProof/>
                <w:webHidden/>
              </w:rPr>
              <w:fldChar w:fldCharType="begin"/>
            </w:r>
            <w:r w:rsidR="003A603A">
              <w:rPr>
                <w:noProof/>
                <w:webHidden/>
              </w:rPr>
              <w:instrText xml:space="preserve"> PAGEREF _Toc439672004 \h </w:instrText>
            </w:r>
            <w:r w:rsidR="003A603A">
              <w:rPr>
                <w:noProof/>
                <w:webHidden/>
              </w:rPr>
            </w:r>
            <w:r w:rsidR="003A603A">
              <w:rPr>
                <w:noProof/>
                <w:webHidden/>
              </w:rPr>
              <w:fldChar w:fldCharType="separate"/>
            </w:r>
            <w:r w:rsidR="003A603A">
              <w:rPr>
                <w:noProof/>
                <w:webHidden/>
              </w:rPr>
              <w:t>9</w:t>
            </w:r>
            <w:r w:rsidR="003A603A">
              <w:rPr>
                <w:noProof/>
                <w:webHidden/>
              </w:rPr>
              <w:fldChar w:fldCharType="end"/>
            </w:r>
          </w:hyperlink>
        </w:p>
        <w:p w14:paraId="0DBBB146" w14:textId="77777777" w:rsidR="003A603A" w:rsidRDefault="00075DEE">
          <w:pPr>
            <w:pStyle w:val="Verzeichnis1"/>
            <w:tabs>
              <w:tab w:val="left" w:pos="440"/>
              <w:tab w:val="right" w:leader="dot" w:pos="9062"/>
            </w:tabs>
            <w:rPr>
              <w:rFonts w:eastAsiaTheme="minorEastAsia"/>
              <w:noProof/>
              <w:lang w:eastAsia="de-DE"/>
            </w:rPr>
          </w:pPr>
          <w:hyperlink w:anchor="_Toc439672005" w:history="1">
            <w:r w:rsidR="003A603A" w:rsidRPr="00442BBA">
              <w:rPr>
                <w:rStyle w:val="Hyperlink"/>
                <w:noProof/>
              </w:rPr>
              <w:t>3</w:t>
            </w:r>
            <w:r w:rsidR="003A603A">
              <w:rPr>
                <w:rFonts w:eastAsiaTheme="minorEastAsia"/>
                <w:noProof/>
                <w:lang w:eastAsia="de-DE"/>
              </w:rPr>
              <w:tab/>
            </w:r>
            <w:r w:rsidR="003A603A" w:rsidRPr="00442BBA">
              <w:rPr>
                <w:rStyle w:val="Hyperlink"/>
                <w:noProof/>
              </w:rPr>
              <w:t>Ablaufsteuerung</w:t>
            </w:r>
            <w:r w:rsidR="003A603A">
              <w:rPr>
                <w:noProof/>
                <w:webHidden/>
              </w:rPr>
              <w:tab/>
            </w:r>
            <w:r w:rsidR="003A603A">
              <w:rPr>
                <w:noProof/>
                <w:webHidden/>
              </w:rPr>
              <w:fldChar w:fldCharType="begin"/>
            </w:r>
            <w:r w:rsidR="003A603A">
              <w:rPr>
                <w:noProof/>
                <w:webHidden/>
              </w:rPr>
              <w:instrText xml:space="preserve"> PAGEREF _Toc439672005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748C7AE8" w14:textId="77777777" w:rsidR="003A603A" w:rsidRDefault="00075DEE">
          <w:pPr>
            <w:pStyle w:val="Verzeichnis2"/>
            <w:tabs>
              <w:tab w:val="left" w:pos="880"/>
              <w:tab w:val="right" w:leader="dot" w:pos="9062"/>
            </w:tabs>
            <w:rPr>
              <w:rFonts w:eastAsiaTheme="minorEastAsia"/>
              <w:noProof/>
              <w:lang w:eastAsia="de-DE"/>
            </w:rPr>
          </w:pPr>
          <w:hyperlink w:anchor="_Toc439672006" w:history="1">
            <w:r w:rsidR="003A603A" w:rsidRPr="00442BBA">
              <w:rPr>
                <w:rStyle w:val="Hyperlink"/>
                <w:noProof/>
              </w:rPr>
              <w:t>3.1</w:t>
            </w:r>
            <w:r w:rsidR="003A603A">
              <w:rPr>
                <w:rFonts w:eastAsiaTheme="minorEastAsia"/>
                <w:noProof/>
                <w:lang w:eastAsia="de-DE"/>
              </w:rPr>
              <w:tab/>
            </w:r>
            <w:r w:rsidR="003A603A" w:rsidRPr="00442BBA">
              <w:rPr>
                <w:rStyle w:val="Hyperlink"/>
                <w:noProof/>
              </w:rPr>
              <w:t>Phasenmodell</w:t>
            </w:r>
            <w:r w:rsidR="003A603A">
              <w:rPr>
                <w:noProof/>
                <w:webHidden/>
              </w:rPr>
              <w:tab/>
            </w:r>
            <w:r w:rsidR="003A603A">
              <w:rPr>
                <w:noProof/>
                <w:webHidden/>
              </w:rPr>
              <w:fldChar w:fldCharType="begin"/>
            </w:r>
            <w:r w:rsidR="003A603A">
              <w:rPr>
                <w:noProof/>
                <w:webHidden/>
              </w:rPr>
              <w:instrText xml:space="preserve"> PAGEREF _Toc439672006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C540420" w14:textId="77777777" w:rsidR="003A603A" w:rsidRDefault="00075DEE">
          <w:pPr>
            <w:pStyle w:val="Verzeichnis3"/>
            <w:tabs>
              <w:tab w:val="left" w:pos="1320"/>
              <w:tab w:val="right" w:leader="dot" w:pos="9062"/>
            </w:tabs>
            <w:rPr>
              <w:rFonts w:eastAsiaTheme="minorEastAsia"/>
              <w:noProof/>
              <w:lang w:eastAsia="de-DE"/>
            </w:rPr>
          </w:pPr>
          <w:hyperlink w:anchor="_Toc439672007" w:history="1">
            <w:r w:rsidR="003A603A" w:rsidRPr="00442BBA">
              <w:rPr>
                <w:rStyle w:val="Hyperlink"/>
                <w:noProof/>
              </w:rPr>
              <w:t>3.1.1</w:t>
            </w:r>
            <w:r w:rsidR="003A603A">
              <w:rPr>
                <w:rFonts w:eastAsiaTheme="minorEastAsia"/>
                <w:noProof/>
                <w:lang w:eastAsia="de-DE"/>
              </w:rPr>
              <w:tab/>
            </w:r>
            <w:r w:rsidR="003A603A" w:rsidRPr="00442BBA">
              <w:rPr>
                <w:rStyle w:val="Hyperlink"/>
                <w:noProof/>
              </w:rPr>
              <w:t>Erste Planung</w:t>
            </w:r>
            <w:r w:rsidR="003A603A">
              <w:rPr>
                <w:noProof/>
                <w:webHidden/>
              </w:rPr>
              <w:tab/>
            </w:r>
            <w:r w:rsidR="003A603A">
              <w:rPr>
                <w:noProof/>
                <w:webHidden/>
              </w:rPr>
              <w:fldChar w:fldCharType="begin"/>
            </w:r>
            <w:r w:rsidR="003A603A">
              <w:rPr>
                <w:noProof/>
                <w:webHidden/>
              </w:rPr>
              <w:instrText xml:space="preserve"> PAGEREF _Toc439672007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E2F248E" w14:textId="77777777" w:rsidR="003A603A" w:rsidRDefault="00075DEE">
          <w:pPr>
            <w:pStyle w:val="Verzeichnis3"/>
            <w:tabs>
              <w:tab w:val="left" w:pos="1320"/>
              <w:tab w:val="right" w:leader="dot" w:pos="9062"/>
            </w:tabs>
            <w:rPr>
              <w:rFonts w:eastAsiaTheme="minorEastAsia"/>
              <w:noProof/>
              <w:lang w:eastAsia="de-DE"/>
            </w:rPr>
          </w:pPr>
          <w:hyperlink w:anchor="_Toc439672008" w:history="1">
            <w:r w:rsidR="003A603A" w:rsidRPr="00442BBA">
              <w:rPr>
                <w:rStyle w:val="Hyperlink"/>
                <w:noProof/>
              </w:rPr>
              <w:t>3.1.2</w:t>
            </w:r>
            <w:r w:rsidR="003A603A">
              <w:rPr>
                <w:rFonts w:eastAsiaTheme="minorEastAsia"/>
                <w:noProof/>
                <w:lang w:eastAsia="de-DE"/>
              </w:rPr>
              <w:tab/>
            </w:r>
            <w:r w:rsidR="003A603A" w:rsidRPr="00442BBA">
              <w:rPr>
                <w:rStyle w:val="Hyperlink"/>
                <w:noProof/>
              </w:rPr>
              <w:t>Zweite Planung</w:t>
            </w:r>
            <w:r w:rsidR="003A603A">
              <w:rPr>
                <w:noProof/>
                <w:webHidden/>
              </w:rPr>
              <w:tab/>
            </w:r>
            <w:r w:rsidR="003A603A">
              <w:rPr>
                <w:noProof/>
                <w:webHidden/>
              </w:rPr>
              <w:fldChar w:fldCharType="begin"/>
            </w:r>
            <w:r w:rsidR="003A603A">
              <w:rPr>
                <w:noProof/>
                <w:webHidden/>
              </w:rPr>
              <w:instrText xml:space="preserve"> PAGEREF _Toc439672008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019A28C4" w14:textId="77777777" w:rsidR="003A603A" w:rsidRDefault="00075DEE">
          <w:pPr>
            <w:pStyle w:val="Verzeichnis2"/>
            <w:tabs>
              <w:tab w:val="left" w:pos="880"/>
              <w:tab w:val="right" w:leader="dot" w:pos="9062"/>
            </w:tabs>
            <w:rPr>
              <w:rFonts w:eastAsiaTheme="minorEastAsia"/>
              <w:noProof/>
              <w:lang w:eastAsia="de-DE"/>
            </w:rPr>
          </w:pPr>
          <w:hyperlink w:anchor="_Toc439672009" w:history="1">
            <w:r w:rsidR="003A603A" w:rsidRPr="00442BBA">
              <w:rPr>
                <w:rStyle w:val="Hyperlink"/>
                <w:noProof/>
              </w:rPr>
              <w:t>3.2</w:t>
            </w:r>
            <w:r w:rsidR="003A603A">
              <w:rPr>
                <w:rFonts w:eastAsiaTheme="minorEastAsia"/>
                <w:noProof/>
                <w:lang w:eastAsia="de-DE"/>
              </w:rPr>
              <w:tab/>
            </w:r>
            <w:r w:rsidR="003A603A" w:rsidRPr="00442BBA">
              <w:rPr>
                <w:rStyle w:val="Hyperlink"/>
                <w:noProof/>
              </w:rPr>
              <w:t>Scrum</w:t>
            </w:r>
            <w:r w:rsidR="003A603A">
              <w:rPr>
                <w:noProof/>
                <w:webHidden/>
              </w:rPr>
              <w:tab/>
            </w:r>
            <w:r w:rsidR="003A603A">
              <w:rPr>
                <w:noProof/>
                <w:webHidden/>
              </w:rPr>
              <w:fldChar w:fldCharType="begin"/>
            </w:r>
            <w:r w:rsidR="003A603A">
              <w:rPr>
                <w:noProof/>
                <w:webHidden/>
              </w:rPr>
              <w:instrText xml:space="preserve"> PAGEREF _Toc439672009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121A9E21" w14:textId="77777777" w:rsidR="003A603A" w:rsidRDefault="00075DEE">
          <w:pPr>
            <w:pStyle w:val="Verzeichnis3"/>
            <w:tabs>
              <w:tab w:val="left" w:pos="1320"/>
              <w:tab w:val="right" w:leader="dot" w:pos="9062"/>
            </w:tabs>
            <w:rPr>
              <w:rFonts w:eastAsiaTheme="minorEastAsia"/>
              <w:noProof/>
              <w:lang w:eastAsia="de-DE"/>
            </w:rPr>
          </w:pPr>
          <w:hyperlink w:anchor="_Toc439672010" w:history="1">
            <w:r w:rsidR="003A603A" w:rsidRPr="00442BBA">
              <w:rPr>
                <w:rStyle w:val="Hyperlink"/>
                <w:noProof/>
              </w:rPr>
              <w:t>3.2.1</w:t>
            </w:r>
            <w:r w:rsidR="003A603A">
              <w:rPr>
                <w:rFonts w:eastAsiaTheme="minorEastAsia"/>
                <w:noProof/>
                <w:lang w:eastAsia="de-DE"/>
              </w:rPr>
              <w:tab/>
            </w:r>
            <w:r w:rsidR="003A603A" w:rsidRPr="00442BBA">
              <w:rPr>
                <w:rStyle w:val="Hyperlink"/>
                <w:noProof/>
              </w:rPr>
              <w:t>Scrum im Projekt</w:t>
            </w:r>
            <w:r w:rsidR="003A603A">
              <w:rPr>
                <w:noProof/>
                <w:webHidden/>
              </w:rPr>
              <w:tab/>
            </w:r>
            <w:r w:rsidR="003A603A">
              <w:rPr>
                <w:noProof/>
                <w:webHidden/>
              </w:rPr>
              <w:fldChar w:fldCharType="begin"/>
            </w:r>
            <w:r w:rsidR="003A603A">
              <w:rPr>
                <w:noProof/>
                <w:webHidden/>
              </w:rPr>
              <w:instrText xml:space="preserve"> PAGEREF _Toc439672010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223110F0" w14:textId="77777777" w:rsidR="003A603A" w:rsidRDefault="00075DEE">
          <w:pPr>
            <w:pStyle w:val="Verzeichnis2"/>
            <w:tabs>
              <w:tab w:val="left" w:pos="880"/>
              <w:tab w:val="right" w:leader="dot" w:pos="9062"/>
            </w:tabs>
            <w:rPr>
              <w:rFonts w:eastAsiaTheme="minorEastAsia"/>
              <w:noProof/>
              <w:lang w:eastAsia="de-DE"/>
            </w:rPr>
          </w:pPr>
          <w:hyperlink w:anchor="_Toc439672011" w:history="1">
            <w:r w:rsidR="003A603A" w:rsidRPr="00442BBA">
              <w:rPr>
                <w:rStyle w:val="Hyperlink"/>
                <w:noProof/>
              </w:rPr>
              <w:t>3.3</w:t>
            </w:r>
            <w:r w:rsidR="003A603A">
              <w:rPr>
                <w:rFonts w:eastAsiaTheme="minorEastAsia"/>
                <w:noProof/>
                <w:lang w:eastAsia="de-DE"/>
              </w:rPr>
              <w:tab/>
            </w:r>
            <w:r w:rsidR="003A603A" w:rsidRPr="00442BBA">
              <w:rPr>
                <w:rStyle w:val="Hyperlink"/>
                <w:noProof/>
              </w:rPr>
              <w:t>Extreme Programming</w:t>
            </w:r>
            <w:r w:rsidR="003A603A">
              <w:rPr>
                <w:noProof/>
                <w:webHidden/>
              </w:rPr>
              <w:tab/>
            </w:r>
            <w:r w:rsidR="003A603A">
              <w:rPr>
                <w:noProof/>
                <w:webHidden/>
              </w:rPr>
              <w:fldChar w:fldCharType="begin"/>
            </w:r>
            <w:r w:rsidR="003A603A">
              <w:rPr>
                <w:noProof/>
                <w:webHidden/>
              </w:rPr>
              <w:instrText xml:space="preserve"> PAGEREF _Toc439672011 \h </w:instrText>
            </w:r>
            <w:r w:rsidR="003A603A">
              <w:rPr>
                <w:noProof/>
                <w:webHidden/>
              </w:rPr>
            </w:r>
            <w:r w:rsidR="003A603A">
              <w:rPr>
                <w:noProof/>
                <w:webHidden/>
              </w:rPr>
              <w:fldChar w:fldCharType="separate"/>
            </w:r>
            <w:r w:rsidR="003A603A">
              <w:rPr>
                <w:noProof/>
                <w:webHidden/>
              </w:rPr>
              <w:t>12</w:t>
            </w:r>
            <w:r w:rsidR="003A603A">
              <w:rPr>
                <w:noProof/>
                <w:webHidden/>
              </w:rPr>
              <w:fldChar w:fldCharType="end"/>
            </w:r>
          </w:hyperlink>
        </w:p>
        <w:p w14:paraId="4F6387F6" w14:textId="77777777" w:rsidR="003A603A" w:rsidRDefault="00075DEE">
          <w:pPr>
            <w:pStyle w:val="Verzeichnis2"/>
            <w:tabs>
              <w:tab w:val="left" w:pos="880"/>
              <w:tab w:val="right" w:leader="dot" w:pos="9062"/>
            </w:tabs>
            <w:rPr>
              <w:rFonts w:eastAsiaTheme="minorEastAsia"/>
              <w:noProof/>
              <w:lang w:eastAsia="de-DE"/>
            </w:rPr>
          </w:pPr>
          <w:hyperlink w:anchor="_Toc439672012" w:history="1">
            <w:r w:rsidR="003A603A" w:rsidRPr="00442BBA">
              <w:rPr>
                <w:rStyle w:val="Hyperlink"/>
                <w:noProof/>
              </w:rPr>
              <w:t>3.4</w:t>
            </w:r>
            <w:r w:rsidR="003A603A">
              <w:rPr>
                <w:rFonts w:eastAsiaTheme="minorEastAsia"/>
                <w:noProof/>
                <w:lang w:eastAsia="de-DE"/>
              </w:rPr>
              <w:tab/>
            </w:r>
            <w:r w:rsidR="003A603A" w:rsidRPr="00442BBA">
              <w:rPr>
                <w:rStyle w:val="Hyperlink"/>
                <w:noProof/>
              </w:rPr>
              <w:t>Risikomanagement &amp; Stakeholderanalyse</w:t>
            </w:r>
            <w:r w:rsidR="003A603A">
              <w:rPr>
                <w:noProof/>
                <w:webHidden/>
              </w:rPr>
              <w:tab/>
            </w:r>
            <w:r w:rsidR="003A603A">
              <w:rPr>
                <w:noProof/>
                <w:webHidden/>
              </w:rPr>
              <w:fldChar w:fldCharType="begin"/>
            </w:r>
            <w:r w:rsidR="003A603A">
              <w:rPr>
                <w:noProof/>
                <w:webHidden/>
              </w:rPr>
              <w:instrText xml:space="preserve"> PAGEREF _Toc439672012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3863D67A" w14:textId="77777777" w:rsidR="003A603A" w:rsidRDefault="00075DEE">
          <w:pPr>
            <w:pStyle w:val="Verzeichnis1"/>
            <w:tabs>
              <w:tab w:val="left" w:pos="440"/>
              <w:tab w:val="right" w:leader="dot" w:pos="9062"/>
            </w:tabs>
            <w:rPr>
              <w:rFonts w:eastAsiaTheme="minorEastAsia"/>
              <w:noProof/>
              <w:lang w:eastAsia="de-DE"/>
            </w:rPr>
          </w:pPr>
          <w:hyperlink w:anchor="_Toc439672013" w:history="1">
            <w:r w:rsidR="003A603A" w:rsidRPr="00442BBA">
              <w:rPr>
                <w:rStyle w:val="Hyperlink"/>
                <w:noProof/>
              </w:rPr>
              <w:t>4</w:t>
            </w:r>
            <w:r w:rsidR="003A603A">
              <w:rPr>
                <w:rFonts w:eastAsiaTheme="minorEastAsia"/>
                <w:noProof/>
                <w:lang w:eastAsia="de-DE"/>
              </w:rPr>
              <w:tab/>
            </w:r>
            <w:r w:rsidR="003A603A" w:rsidRPr="00442BBA">
              <w:rPr>
                <w:rStyle w:val="Hyperlink"/>
                <w:noProof/>
              </w:rPr>
              <w:t>Das Softwaresystem</w:t>
            </w:r>
            <w:r w:rsidR="003A603A">
              <w:rPr>
                <w:noProof/>
                <w:webHidden/>
              </w:rPr>
              <w:tab/>
            </w:r>
            <w:r w:rsidR="003A603A">
              <w:rPr>
                <w:noProof/>
                <w:webHidden/>
              </w:rPr>
              <w:fldChar w:fldCharType="begin"/>
            </w:r>
            <w:r w:rsidR="003A603A">
              <w:rPr>
                <w:noProof/>
                <w:webHidden/>
              </w:rPr>
              <w:instrText xml:space="preserve"> PAGEREF _Toc439672013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6927C9E7" w14:textId="77777777" w:rsidR="003A603A" w:rsidRDefault="00075DEE">
          <w:pPr>
            <w:pStyle w:val="Verzeichnis2"/>
            <w:tabs>
              <w:tab w:val="left" w:pos="880"/>
              <w:tab w:val="right" w:leader="dot" w:pos="9062"/>
            </w:tabs>
            <w:rPr>
              <w:rFonts w:eastAsiaTheme="minorEastAsia"/>
              <w:noProof/>
              <w:lang w:eastAsia="de-DE"/>
            </w:rPr>
          </w:pPr>
          <w:hyperlink w:anchor="_Toc439672014" w:history="1">
            <w:r w:rsidR="003A603A" w:rsidRPr="00442BBA">
              <w:rPr>
                <w:rStyle w:val="Hyperlink"/>
                <w:noProof/>
              </w:rPr>
              <w:t>4.1</w:t>
            </w:r>
            <w:r w:rsidR="003A603A">
              <w:rPr>
                <w:rFonts w:eastAsiaTheme="minorEastAsia"/>
                <w:noProof/>
                <w:lang w:eastAsia="de-DE"/>
              </w:rPr>
              <w:tab/>
            </w:r>
            <w:r w:rsidR="003A603A" w:rsidRPr="00442BBA">
              <w:rPr>
                <w:rStyle w:val="Hyperlink"/>
                <w:noProof/>
              </w:rPr>
              <w:t>Anwendungsfall Beschreibung</w:t>
            </w:r>
            <w:r w:rsidR="003A603A">
              <w:rPr>
                <w:noProof/>
                <w:webHidden/>
              </w:rPr>
              <w:tab/>
            </w:r>
            <w:r w:rsidR="003A603A">
              <w:rPr>
                <w:noProof/>
                <w:webHidden/>
              </w:rPr>
              <w:fldChar w:fldCharType="begin"/>
            </w:r>
            <w:r w:rsidR="003A603A">
              <w:rPr>
                <w:noProof/>
                <w:webHidden/>
              </w:rPr>
              <w:instrText xml:space="preserve"> PAGEREF _Toc439672014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36799CFA" w14:textId="77777777" w:rsidR="003A603A" w:rsidRDefault="00075DEE">
          <w:pPr>
            <w:pStyle w:val="Verzeichnis2"/>
            <w:tabs>
              <w:tab w:val="left" w:pos="880"/>
              <w:tab w:val="right" w:leader="dot" w:pos="9062"/>
            </w:tabs>
            <w:rPr>
              <w:rFonts w:eastAsiaTheme="minorEastAsia"/>
              <w:noProof/>
              <w:lang w:eastAsia="de-DE"/>
            </w:rPr>
          </w:pPr>
          <w:hyperlink w:anchor="_Toc439672015" w:history="1">
            <w:r w:rsidR="003A603A" w:rsidRPr="00442BBA">
              <w:rPr>
                <w:rStyle w:val="Hyperlink"/>
                <w:noProof/>
              </w:rPr>
              <w:t>4.2</w:t>
            </w:r>
            <w:r w:rsidR="003A603A">
              <w:rPr>
                <w:rFonts w:eastAsiaTheme="minorEastAsia"/>
                <w:noProof/>
                <w:lang w:eastAsia="de-DE"/>
              </w:rPr>
              <w:tab/>
            </w:r>
            <w:r w:rsidR="003A603A" w:rsidRPr="00442BBA">
              <w:rPr>
                <w:rStyle w:val="Hyperlink"/>
                <w:noProof/>
              </w:rPr>
              <w:t>Anwendungsfalldiagramm</w:t>
            </w:r>
            <w:r w:rsidR="003A603A">
              <w:rPr>
                <w:noProof/>
                <w:webHidden/>
              </w:rPr>
              <w:tab/>
            </w:r>
            <w:r w:rsidR="003A603A">
              <w:rPr>
                <w:noProof/>
                <w:webHidden/>
              </w:rPr>
              <w:fldChar w:fldCharType="begin"/>
            </w:r>
            <w:r w:rsidR="003A603A">
              <w:rPr>
                <w:noProof/>
                <w:webHidden/>
              </w:rPr>
              <w:instrText xml:space="preserve"> PAGEREF _Toc439672015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7287F889" w14:textId="77777777" w:rsidR="003A603A" w:rsidRDefault="00075DEE">
          <w:pPr>
            <w:pStyle w:val="Verzeichnis2"/>
            <w:tabs>
              <w:tab w:val="left" w:pos="880"/>
              <w:tab w:val="right" w:leader="dot" w:pos="9062"/>
            </w:tabs>
            <w:rPr>
              <w:rFonts w:eastAsiaTheme="minorEastAsia"/>
              <w:noProof/>
              <w:lang w:eastAsia="de-DE"/>
            </w:rPr>
          </w:pPr>
          <w:hyperlink w:anchor="_Toc439672016" w:history="1">
            <w:r w:rsidR="003A603A" w:rsidRPr="00442BBA">
              <w:rPr>
                <w:rStyle w:val="Hyperlink"/>
                <w:noProof/>
              </w:rPr>
              <w:t>4.3</w:t>
            </w:r>
            <w:r w:rsidR="003A603A">
              <w:rPr>
                <w:rFonts w:eastAsiaTheme="minorEastAsia"/>
                <w:noProof/>
                <w:lang w:eastAsia="de-DE"/>
              </w:rPr>
              <w:tab/>
            </w:r>
            <w:r w:rsidR="003A603A" w:rsidRPr="00442BBA">
              <w:rPr>
                <w:rStyle w:val="Hyperlink"/>
                <w:noProof/>
              </w:rPr>
              <w:t>Aktivitätsdiagramm</w:t>
            </w:r>
            <w:r w:rsidR="003A603A">
              <w:rPr>
                <w:noProof/>
                <w:webHidden/>
              </w:rPr>
              <w:tab/>
            </w:r>
            <w:r w:rsidR="003A603A">
              <w:rPr>
                <w:noProof/>
                <w:webHidden/>
              </w:rPr>
              <w:fldChar w:fldCharType="begin"/>
            </w:r>
            <w:r w:rsidR="003A603A">
              <w:rPr>
                <w:noProof/>
                <w:webHidden/>
              </w:rPr>
              <w:instrText xml:space="preserve"> PAGEREF _Toc439672016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6556982D" w14:textId="77777777" w:rsidR="003A603A" w:rsidRDefault="00075DEE">
          <w:pPr>
            <w:pStyle w:val="Verzeichnis2"/>
            <w:tabs>
              <w:tab w:val="left" w:pos="880"/>
              <w:tab w:val="right" w:leader="dot" w:pos="9062"/>
            </w:tabs>
            <w:rPr>
              <w:rFonts w:eastAsiaTheme="minorEastAsia"/>
              <w:noProof/>
              <w:lang w:eastAsia="de-DE"/>
            </w:rPr>
          </w:pPr>
          <w:hyperlink w:anchor="_Toc439672017" w:history="1">
            <w:r w:rsidR="003A603A" w:rsidRPr="00442BBA">
              <w:rPr>
                <w:rStyle w:val="Hyperlink"/>
                <w:noProof/>
              </w:rPr>
              <w:t>4.4</w:t>
            </w:r>
            <w:r w:rsidR="003A603A">
              <w:rPr>
                <w:rFonts w:eastAsiaTheme="minorEastAsia"/>
                <w:noProof/>
                <w:lang w:eastAsia="de-DE"/>
              </w:rPr>
              <w:tab/>
            </w:r>
            <w:r w:rsidR="003A603A" w:rsidRPr="00442BBA">
              <w:rPr>
                <w:rStyle w:val="Hyperlink"/>
                <w:noProof/>
              </w:rPr>
              <w:t>Klassendiagramm</w:t>
            </w:r>
            <w:r w:rsidR="003A603A">
              <w:rPr>
                <w:noProof/>
                <w:webHidden/>
              </w:rPr>
              <w:tab/>
            </w:r>
            <w:r w:rsidR="003A603A">
              <w:rPr>
                <w:noProof/>
                <w:webHidden/>
              </w:rPr>
              <w:fldChar w:fldCharType="begin"/>
            </w:r>
            <w:r w:rsidR="003A603A">
              <w:rPr>
                <w:noProof/>
                <w:webHidden/>
              </w:rPr>
              <w:instrText xml:space="preserve"> PAGEREF _Toc439672017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4618F2A7" w14:textId="77777777" w:rsidR="003A603A" w:rsidRDefault="00075DEE">
          <w:pPr>
            <w:pStyle w:val="Verzeichnis2"/>
            <w:tabs>
              <w:tab w:val="left" w:pos="880"/>
              <w:tab w:val="right" w:leader="dot" w:pos="9062"/>
            </w:tabs>
            <w:rPr>
              <w:rFonts w:eastAsiaTheme="minorEastAsia"/>
              <w:noProof/>
              <w:lang w:eastAsia="de-DE"/>
            </w:rPr>
          </w:pPr>
          <w:hyperlink w:anchor="_Toc439672018" w:history="1">
            <w:r w:rsidR="003A603A" w:rsidRPr="00442BBA">
              <w:rPr>
                <w:rStyle w:val="Hyperlink"/>
                <w:noProof/>
              </w:rPr>
              <w:t>4.5</w:t>
            </w:r>
            <w:r w:rsidR="003A603A">
              <w:rPr>
                <w:rFonts w:eastAsiaTheme="minorEastAsia"/>
                <w:noProof/>
                <w:lang w:eastAsia="de-DE"/>
              </w:rPr>
              <w:tab/>
            </w:r>
            <w:r w:rsidR="003A603A" w:rsidRPr="00442BBA">
              <w:rPr>
                <w:rStyle w:val="Hyperlink"/>
                <w:noProof/>
              </w:rPr>
              <w:t>Sequenzdiagramm</w:t>
            </w:r>
            <w:r w:rsidR="003A603A">
              <w:rPr>
                <w:noProof/>
                <w:webHidden/>
              </w:rPr>
              <w:tab/>
            </w:r>
            <w:r w:rsidR="003A603A">
              <w:rPr>
                <w:noProof/>
                <w:webHidden/>
              </w:rPr>
              <w:fldChar w:fldCharType="begin"/>
            </w:r>
            <w:r w:rsidR="003A603A">
              <w:rPr>
                <w:noProof/>
                <w:webHidden/>
              </w:rPr>
              <w:instrText xml:space="preserve"> PAGEREF _Toc439672018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4621D79F" w14:textId="77777777" w:rsidR="003A603A" w:rsidRDefault="00075DEE">
          <w:pPr>
            <w:pStyle w:val="Verzeichnis2"/>
            <w:tabs>
              <w:tab w:val="left" w:pos="880"/>
              <w:tab w:val="right" w:leader="dot" w:pos="9062"/>
            </w:tabs>
            <w:rPr>
              <w:rFonts w:eastAsiaTheme="minorEastAsia"/>
              <w:noProof/>
              <w:lang w:eastAsia="de-DE"/>
            </w:rPr>
          </w:pPr>
          <w:hyperlink w:anchor="_Toc439672019" w:history="1">
            <w:r w:rsidR="003A603A" w:rsidRPr="00442BBA">
              <w:rPr>
                <w:rStyle w:val="Hyperlink"/>
                <w:noProof/>
              </w:rPr>
              <w:t>4.6</w:t>
            </w:r>
            <w:r w:rsidR="003A603A">
              <w:rPr>
                <w:rFonts w:eastAsiaTheme="minorEastAsia"/>
                <w:noProof/>
                <w:lang w:eastAsia="de-DE"/>
              </w:rPr>
              <w:tab/>
            </w:r>
            <w:r w:rsidR="003A603A" w:rsidRPr="00442BBA">
              <w:rPr>
                <w:rStyle w:val="Hyperlink"/>
                <w:noProof/>
              </w:rPr>
              <w:t>Zustandsdiagramm</w:t>
            </w:r>
            <w:r w:rsidR="003A603A">
              <w:rPr>
                <w:noProof/>
                <w:webHidden/>
              </w:rPr>
              <w:tab/>
            </w:r>
            <w:r w:rsidR="003A603A">
              <w:rPr>
                <w:noProof/>
                <w:webHidden/>
              </w:rPr>
              <w:fldChar w:fldCharType="begin"/>
            </w:r>
            <w:r w:rsidR="003A603A">
              <w:rPr>
                <w:noProof/>
                <w:webHidden/>
              </w:rPr>
              <w:instrText xml:space="preserve"> PAGEREF _Toc439672019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1B59B845" w14:textId="77777777" w:rsidR="003A603A" w:rsidRDefault="00075DEE">
          <w:pPr>
            <w:pStyle w:val="Verzeichnis2"/>
            <w:tabs>
              <w:tab w:val="left" w:pos="880"/>
              <w:tab w:val="right" w:leader="dot" w:pos="9062"/>
            </w:tabs>
            <w:rPr>
              <w:rFonts w:eastAsiaTheme="minorEastAsia"/>
              <w:noProof/>
              <w:lang w:eastAsia="de-DE"/>
            </w:rPr>
          </w:pPr>
          <w:hyperlink w:anchor="_Toc439672020" w:history="1">
            <w:r w:rsidR="003A603A" w:rsidRPr="00442BBA">
              <w:rPr>
                <w:rStyle w:val="Hyperlink"/>
                <w:noProof/>
              </w:rPr>
              <w:t>4.7</w:t>
            </w:r>
            <w:r w:rsidR="003A603A">
              <w:rPr>
                <w:rFonts w:eastAsiaTheme="minorEastAsia"/>
                <w:noProof/>
                <w:lang w:eastAsia="de-DE"/>
              </w:rPr>
              <w:tab/>
            </w:r>
            <w:r w:rsidR="003A603A" w:rsidRPr="00442BBA">
              <w:rPr>
                <w:rStyle w:val="Hyperlink"/>
                <w:noProof/>
              </w:rPr>
              <w:t>Auswertung der Diagramme</w:t>
            </w:r>
            <w:r w:rsidR="003A603A">
              <w:rPr>
                <w:noProof/>
                <w:webHidden/>
              </w:rPr>
              <w:tab/>
            </w:r>
            <w:r w:rsidR="003A603A">
              <w:rPr>
                <w:noProof/>
                <w:webHidden/>
              </w:rPr>
              <w:fldChar w:fldCharType="begin"/>
            </w:r>
            <w:r w:rsidR="003A603A">
              <w:rPr>
                <w:noProof/>
                <w:webHidden/>
              </w:rPr>
              <w:instrText xml:space="preserve"> PAGEREF _Toc439672020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BFEE9CF" w14:textId="77777777" w:rsidR="003A603A" w:rsidRDefault="00075DEE">
          <w:pPr>
            <w:pStyle w:val="Verzeichnis2"/>
            <w:tabs>
              <w:tab w:val="left" w:pos="880"/>
              <w:tab w:val="right" w:leader="dot" w:pos="9062"/>
            </w:tabs>
            <w:rPr>
              <w:rFonts w:eastAsiaTheme="minorEastAsia"/>
              <w:noProof/>
              <w:lang w:eastAsia="de-DE"/>
            </w:rPr>
          </w:pPr>
          <w:hyperlink w:anchor="_Toc439672021" w:history="1">
            <w:r w:rsidR="003A603A" w:rsidRPr="00442BBA">
              <w:rPr>
                <w:rStyle w:val="Hyperlink"/>
                <w:noProof/>
              </w:rPr>
              <w:t>4.8</w:t>
            </w:r>
            <w:r w:rsidR="003A603A">
              <w:rPr>
                <w:rFonts w:eastAsiaTheme="minorEastAsia"/>
                <w:noProof/>
                <w:lang w:eastAsia="de-DE"/>
              </w:rPr>
              <w:tab/>
            </w:r>
            <w:r w:rsidR="003A603A" w:rsidRPr="00442BBA">
              <w:rPr>
                <w:rStyle w:val="Hyperlink"/>
                <w:noProof/>
              </w:rPr>
              <w:t>Auswahl des Vorgehensmodells und Umsetzung</w:t>
            </w:r>
            <w:r w:rsidR="003A603A">
              <w:rPr>
                <w:noProof/>
                <w:webHidden/>
              </w:rPr>
              <w:tab/>
            </w:r>
            <w:r w:rsidR="003A603A">
              <w:rPr>
                <w:noProof/>
                <w:webHidden/>
              </w:rPr>
              <w:fldChar w:fldCharType="begin"/>
            </w:r>
            <w:r w:rsidR="003A603A">
              <w:rPr>
                <w:noProof/>
                <w:webHidden/>
              </w:rPr>
              <w:instrText xml:space="preserve"> PAGEREF _Toc439672021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D5C939F" w14:textId="77777777" w:rsidR="003A603A" w:rsidRDefault="00075DEE">
          <w:pPr>
            <w:pStyle w:val="Verzeichnis2"/>
            <w:tabs>
              <w:tab w:val="left" w:pos="880"/>
              <w:tab w:val="right" w:leader="dot" w:pos="9062"/>
            </w:tabs>
            <w:rPr>
              <w:rFonts w:eastAsiaTheme="minorEastAsia"/>
              <w:noProof/>
              <w:lang w:eastAsia="de-DE"/>
            </w:rPr>
          </w:pPr>
          <w:hyperlink w:anchor="_Toc439672022" w:history="1">
            <w:r w:rsidR="003A603A" w:rsidRPr="00442BBA">
              <w:rPr>
                <w:rStyle w:val="Hyperlink"/>
                <w:noProof/>
              </w:rPr>
              <w:t>4.9</w:t>
            </w:r>
            <w:r w:rsidR="003A603A">
              <w:rPr>
                <w:rFonts w:eastAsiaTheme="minorEastAsia"/>
                <w:noProof/>
                <w:lang w:eastAsia="de-DE"/>
              </w:rPr>
              <w:tab/>
            </w:r>
            <w:r w:rsidR="003A603A" w:rsidRPr="00442BBA">
              <w:rPr>
                <w:rStyle w:val="Hyperlink"/>
                <w:noProof/>
              </w:rPr>
              <w:t>Auswahl der Architektur und Umsetzung</w:t>
            </w:r>
            <w:r w:rsidR="003A603A">
              <w:rPr>
                <w:noProof/>
                <w:webHidden/>
              </w:rPr>
              <w:tab/>
            </w:r>
            <w:r w:rsidR="003A603A">
              <w:rPr>
                <w:noProof/>
                <w:webHidden/>
              </w:rPr>
              <w:fldChar w:fldCharType="begin"/>
            </w:r>
            <w:r w:rsidR="003A603A">
              <w:rPr>
                <w:noProof/>
                <w:webHidden/>
              </w:rPr>
              <w:instrText xml:space="preserve"> PAGEREF _Toc439672022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43982A68" w14:textId="77777777" w:rsidR="003A603A" w:rsidRDefault="00075DEE">
          <w:pPr>
            <w:pStyle w:val="Verzeichnis3"/>
            <w:tabs>
              <w:tab w:val="left" w:pos="1320"/>
              <w:tab w:val="right" w:leader="dot" w:pos="9062"/>
            </w:tabs>
            <w:rPr>
              <w:rFonts w:eastAsiaTheme="minorEastAsia"/>
              <w:noProof/>
              <w:lang w:eastAsia="de-DE"/>
            </w:rPr>
          </w:pPr>
          <w:hyperlink w:anchor="_Toc439672023" w:history="1">
            <w:r w:rsidR="003A603A" w:rsidRPr="00442BBA">
              <w:rPr>
                <w:rStyle w:val="Hyperlink"/>
                <w:noProof/>
                <w:lang w:val="en-US"/>
              </w:rPr>
              <w:t>4.9.1</w:t>
            </w:r>
            <w:r w:rsidR="003A603A">
              <w:rPr>
                <w:rFonts w:eastAsiaTheme="minorEastAsia"/>
                <w:noProof/>
                <w:lang w:eastAsia="de-DE"/>
              </w:rPr>
              <w:tab/>
            </w:r>
            <w:r w:rsidR="003A603A" w:rsidRPr="00442BBA">
              <w:rPr>
                <w:rStyle w:val="Hyperlink"/>
                <w:noProof/>
                <w:lang w:val="en-US"/>
              </w:rPr>
              <w:t>Architecture</w:t>
            </w:r>
            <w:r w:rsidR="003A603A">
              <w:rPr>
                <w:noProof/>
                <w:webHidden/>
              </w:rPr>
              <w:tab/>
            </w:r>
            <w:r w:rsidR="003A603A">
              <w:rPr>
                <w:noProof/>
                <w:webHidden/>
              </w:rPr>
              <w:fldChar w:fldCharType="begin"/>
            </w:r>
            <w:r w:rsidR="003A603A">
              <w:rPr>
                <w:noProof/>
                <w:webHidden/>
              </w:rPr>
              <w:instrText xml:space="preserve"> PAGEREF _Toc439672023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3F9FA3FC" w14:textId="77777777" w:rsidR="003A603A" w:rsidRDefault="00075DEE">
          <w:pPr>
            <w:pStyle w:val="Verzeichnis3"/>
            <w:tabs>
              <w:tab w:val="left" w:pos="1320"/>
              <w:tab w:val="right" w:leader="dot" w:pos="9062"/>
            </w:tabs>
            <w:rPr>
              <w:rFonts w:eastAsiaTheme="minorEastAsia"/>
              <w:noProof/>
              <w:lang w:eastAsia="de-DE"/>
            </w:rPr>
          </w:pPr>
          <w:hyperlink w:anchor="_Toc439672024" w:history="1">
            <w:r w:rsidR="003A603A" w:rsidRPr="00442BBA">
              <w:rPr>
                <w:rStyle w:val="Hyperlink"/>
                <w:noProof/>
                <w:lang w:val="en-US"/>
              </w:rPr>
              <w:t>4.9.2</w:t>
            </w:r>
            <w:r w:rsidR="003A603A">
              <w:rPr>
                <w:rFonts w:eastAsiaTheme="minorEastAsia"/>
                <w:noProof/>
                <w:lang w:eastAsia="de-DE"/>
              </w:rPr>
              <w:tab/>
            </w:r>
            <w:r w:rsidR="003A603A" w:rsidRPr="00442BBA">
              <w:rPr>
                <w:rStyle w:val="Hyperlink"/>
                <w:noProof/>
              </w:rPr>
              <w:t>Security</w:t>
            </w:r>
            <w:r w:rsidR="003A603A">
              <w:rPr>
                <w:noProof/>
                <w:webHidden/>
              </w:rPr>
              <w:tab/>
            </w:r>
            <w:r w:rsidR="003A603A">
              <w:rPr>
                <w:noProof/>
                <w:webHidden/>
              </w:rPr>
              <w:fldChar w:fldCharType="begin"/>
            </w:r>
            <w:r w:rsidR="003A603A">
              <w:rPr>
                <w:noProof/>
                <w:webHidden/>
              </w:rPr>
              <w:instrText xml:space="preserve"> PAGEREF _Toc439672024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62C9F8" w14:textId="77777777" w:rsidR="003A603A" w:rsidRDefault="00075DEE">
          <w:pPr>
            <w:pStyle w:val="Verzeichnis3"/>
            <w:tabs>
              <w:tab w:val="left" w:pos="1320"/>
              <w:tab w:val="right" w:leader="dot" w:pos="9062"/>
            </w:tabs>
            <w:rPr>
              <w:rFonts w:eastAsiaTheme="minorEastAsia"/>
              <w:noProof/>
              <w:lang w:eastAsia="de-DE"/>
            </w:rPr>
          </w:pPr>
          <w:hyperlink w:anchor="_Toc439672025" w:history="1">
            <w:r w:rsidR="003A603A" w:rsidRPr="00442BBA">
              <w:rPr>
                <w:rStyle w:val="Hyperlink"/>
                <w:noProof/>
              </w:rPr>
              <w:t>4.9.3</w:t>
            </w:r>
            <w:r w:rsidR="003A603A">
              <w:rPr>
                <w:rFonts w:eastAsiaTheme="minorEastAsia"/>
                <w:noProof/>
                <w:lang w:eastAsia="de-DE"/>
              </w:rPr>
              <w:tab/>
            </w:r>
            <w:r w:rsidR="003A603A" w:rsidRPr="00442BBA">
              <w:rPr>
                <w:rStyle w:val="Hyperlink"/>
                <w:noProof/>
              </w:rPr>
              <w:t>Allgemeines zu 3-Tier-Architektur</w:t>
            </w:r>
            <w:r w:rsidR="003A603A">
              <w:rPr>
                <w:noProof/>
                <w:webHidden/>
              </w:rPr>
              <w:tab/>
            </w:r>
            <w:r w:rsidR="003A603A">
              <w:rPr>
                <w:noProof/>
                <w:webHidden/>
              </w:rPr>
              <w:fldChar w:fldCharType="begin"/>
            </w:r>
            <w:r w:rsidR="003A603A">
              <w:rPr>
                <w:noProof/>
                <w:webHidden/>
              </w:rPr>
              <w:instrText xml:space="preserve"> PAGEREF _Toc439672025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EB1D9C" w14:textId="77777777" w:rsidR="003A603A" w:rsidRDefault="00075DEE">
          <w:pPr>
            <w:pStyle w:val="Verzeichnis2"/>
            <w:tabs>
              <w:tab w:val="left" w:pos="880"/>
              <w:tab w:val="right" w:leader="dot" w:pos="9062"/>
            </w:tabs>
            <w:rPr>
              <w:rFonts w:eastAsiaTheme="minorEastAsia"/>
              <w:noProof/>
              <w:lang w:eastAsia="de-DE"/>
            </w:rPr>
          </w:pPr>
          <w:hyperlink w:anchor="_Toc439672026" w:history="1">
            <w:r w:rsidR="003A603A" w:rsidRPr="00442BBA">
              <w:rPr>
                <w:rStyle w:val="Hyperlink"/>
                <w:noProof/>
              </w:rPr>
              <w:t>4.10</w:t>
            </w:r>
            <w:r w:rsidR="003A603A">
              <w:rPr>
                <w:rFonts w:eastAsiaTheme="minorEastAsia"/>
                <w:noProof/>
                <w:lang w:eastAsia="de-DE"/>
              </w:rPr>
              <w:tab/>
            </w:r>
            <w:r w:rsidR="003A603A" w:rsidRPr="00442BBA">
              <w:rPr>
                <w:rStyle w:val="Hyperlink"/>
                <w:noProof/>
              </w:rPr>
              <w:t>Auswahl der Versionsverwaltung und Umsetzung</w:t>
            </w:r>
            <w:r w:rsidR="003A603A">
              <w:rPr>
                <w:noProof/>
                <w:webHidden/>
              </w:rPr>
              <w:tab/>
            </w:r>
            <w:r w:rsidR="003A603A">
              <w:rPr>
                <w:noProof/>
                <w:webHidden/>
              </w:rPr>
              <w:fldChar w:fldCharType="begin"/>
            </w:r>
            <w:r w:rsidR="003A603A">
              <w:rPr>
                <w:noProof/>
                <w:webHidden/>
              </w:rPr>
              <w:instrText xml:space="preserve"> PAGEREF _Toc439672026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58DBE6CD" w14:textId="77777777" w:rsidR="003A603A" w:rsidRDefault="00075DEE">
          <w:pPr>
            <w:pStyle w:val="Verzeichnis2"/>
            <w:tabs>
              <w:tab w:val="left" w:pos="880"/>
              <w:tab w:val="right" w:leader="dot" w:pos="9062"/>
            </w:tabs>
            <w:rPr>
              <w:rFonts w:eastAsiaTheme="minorEastAsia"/>
              <w:noProof/>
              <w:lang w:eastAsia="de-DE"/>
            </w:rPr>
          </w:pPr>
          <w:hyperlink w:anchor="_Toc439672027" w:history="1">
            <w:r w:rsidR="003A603A" w:rsidRPr="00442BBA">
              <w:rPr>
                <w:rStyle w:val="Hyperlink"/>
                <w:noProof/>
              </w:rPr>
              <w:t>4.11</w:t>
            </w:r>
            <w:r w:rsidR="003A603A">
              <w:rPr>
                <w:rFonts w:eastAsiaTheme="minorEastAsia"/>
                <w:noProof/>
                <w:lang w:eastAsia="de-DE"/>
              </w:rPr>
              <w:tab/>
            </w:r>
            <w:r w:rsidR="003A603A" w:rsidRPr="00442BBA">
              <w:rPr>
                <w:rStyle w:val="Hyperlink"/>
                <w:noProof/>
              </w:rPr>
              <w:t>Installationshandbuch</w:t>
            </w:r>
            <w:r w:rsidR="003A603A">
              <w:rPr>
                <w:noProof/>
                <w:webHidden/>
              </w:rPr>
              <w:tab/>
            </w:r>
            <w:r w:rsidR="003A603A">
              <w:rPr>
                <w:noProof/>
                <w:webHidden/>
              </w:rPr>
              <w:fldChar w:fldCharType="begin"/>
            </w:r>
            <w:r w:rsidR="003A603A">
              <w:rPr>
                <w:noProof/>
                <w:webHidden/>
              </w:rPr>
              <w:instrText xml:space="preserve"> PAGEREF _Toc439672027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07322D81" w14:textId="77777777" w:rsidR="003A603A" w:rsidRDefault="00075DEE">
          <w:pPr>
            <w:pStyle w:val="Verzeichnis2"/>
            <w:tabs>
              <w:tab w:val="left" w:pos="880"/>
              <w:tab w:val="right" w:leader="dot" w:pos="9062"/>
            </w:tabs>
            <w:rPr>
              <w:rFonts w:eastAsiaTheme="minorEastAsia"/>
              <w:noProof/>
              <w:lang w:eastAsia="de-DE"/>
            </w:rPr>
          </w:pPr>
          <w:hyperlink w:anchor="_Toc439672028" w:history="1">
            <w:r w:rsidR="003A603A" w:rsidRPr="00442BBA">
              <w:rPr>
                <w:rStyle w:val="Hyperlink"/>
                <w:noProof/>
              </w:rPr>
              <w:t>4.12</w:t>
            </w:r>
            <w:r w:rsidR="003A603A">
              <w:rPr>
                <w:rFonts w:eastAsiaTheme="minorEastAsia"/>
                <w:noProof/>
                <w:lang w:eastAsia="de-DE"/>
              </w:rPr>
              <w:tab/>
            </w:r>
            <w:r w:rsidR="003A603A" w:rsidRPr="00442BBA">
              <w:rPr>
                <w:rStyle w:val="Hyperlink"/>
                <w:noProof/>
              </w:rPr>
              <w:t>Benutzerhandbuch</w:t>
            </w:r>
            <w:r w:rsidR="003A603A">
              <w:rPr>
                <w:noProof/>
                <w:webHidden/>
              </w:rPr>
              <w:tab/>
            </w:r>
            <w:r w:rsidR="003A603A">
              <w:rPr>
                <w:noProof/>
                <w:webHidden/>
              </w:rPr>
              <w:fldChar w:fldCharType="begin"/>
            </w:r>
            <w:r w:rsidR="003A603A">
              <w:rPr>
                <w:noProof/>
                <w:webHidden/>
              </w:rPr>
              <w:instrText xml:space="preserve"> PAGEREF _Toc439672028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2B0857F9" w14:textId="77777777" w:rsidR="003A603A" w:rsidRDefault="00075DEE">
          <w:pPr>
            <w:pStyle w:val="Verzeichnis1"/>
            <w:tabs>
              <w:tab w:val="left" w:pos="440"/>
              <w:tab w:val="right" w:leader="dot" w:pos="9062"/>
            </w:tabs>
            <w:rPr>
              <w:rFonts w:eastAsiaTheme="minorEastAsia"/>
              <w:noProof/>
              <w:lang w:eastAsia="de-DE"/>
            </w:rPr>
          </w:pPr>
          <w:hyperlink w:anchor="_Toc439672029" w:history="1">
            <w:r w:rsidR="003A603A" w:rsidRPr="00442BBA">
              <w:rPr>
                <w:rStyle w:val="Hyperlink"/>
                <w:noProof/>
              </w:rPr>
              <w:t>5</w:t>
            </w:r>
            <w:r w:rsidR="003A603A">
              <w:rPr>
                <w:rFonts w:eastAsiaTheme="minorEastAsia"/>
                <w:noProof/>
                <w:lang w:eastAsia="de-DE"/>
              </w:rPr>
              <w:tab/>
            </w:r>
            <w:r w:rsidR="003A603A" w:rsidRPr="00442BBA">
              <w:rPr>
                <w:rStyle w:val="Hyperlink"/>
                <w:noProof/>
              </w:rPr>
              <w:t>Anhang</w:t>
            </w:r>
            <w:r w:rsidR="003A603A">
              <w:rPr>
                <w:noProof/>
                <w:webHidden/>
              </w:rPr>
              <w:tab/>
            </w:r>
            <w:r w:rsidR="003A603A">
              <w:rPr>
                <w:noProof/>
                <w:webHidden/>
              </w:rPr>
              <w:fldChar w:fldCharType="begin"/>
            </w:r>
            <w:r w:rsidR="003A603A">
              <w:rPr>
                <w:noProof/>
                <w:webHidden/>
              </w:rPr>
              <w:instrText xml:space="preserve"> PAGEREF _Toc439672029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7A23C871" w14:textId="77777777" w:rsidR="003A603A" w:rsidRDefault="00075DEE">
          <w:pPr>
            <w:pStyle w:val="Verzeichnis1"/>
            <w:tabs>
              <w:tab w:val="left" w:pos="440"/>
              <w:tab w:val="right" w:leader="dot" w:pos="9062"/>
            </w:tabs>
            <w:rPr>
              <w:rFonts w:eastAsiaTheme="minorEastAsia"/>
              <w:noProof/>
              <w:lang w:eastAsia="de-DE"/>
            </w:rPr>
          </w:pPr>
          <w:hyperlink w:anchor="_Toc439672030" w:history="1">
            <w:r w:rsidR="003A603A" w:rsidRPr="00442BBA">
              <w:rPr>
                <w:rStyle w:val="Hyperlink"/>
                <w:noProof/>
              </w:rPr>
              <w:t>6</w:t>
            </w:r>
            <w:r w:rsidR="003A603A">
              <w:rPr>
                <w:rFonts w:eastAsiaTheme="minorEastAsia"/>
                <w:noProof/>
                <w:lang w:eastAsia="de-DE"/>
              </w:rPr>
              <w:tab/>
            </w:r>
            <w:r w:rsidR="003A603A" w:rsidRPr="00442BBA">
              <w:rPr>
                <w:rStyle w:val="Hyperlink"/>
                <w:noProof/>
              </w:rPr>
              <w:t>Literaturverzeichnis</w:t>
            </w:r>
            <w:r w:rsidR="003A603A">
              <w:rPr>
                <w:noProof/>
                <w:webHidden/>
              </w:rPr>
              <w:tab/>
            </w:r>
            <w:r w:rsidR="003A603A">
              <w:rPr>
                <w:noProof/>
                <w:webHidden/>
              </w:rPr>
              <w:fldChar w:fldCharType="begin"/>
            </w:r>
            <w:r w:rsidR="003A603A">
              <w:rPr>
                <w:noProof/>
                <w:webHidden/>
              </w:rPr>
              <w:instrText xml:space="preserve"> PAGEREF _Toc439672030 \h </w:instrText>
            </w:r>
            <w:r w:rsidR="003A603A">
              <w:rPr>
                <w:noProof/>
                <w:webHidden/>
              </w:rPr>
            </w:r>
            <w:r w:rsidR="003A603A">
              <w:rPr>
                <w:noProof/>
                <w:webHidden/>
              </w:rPr>
              <w:fldChar w:fldCharType="separate"/>
            </w:r>
            <w:r w:rsidR="003A603A">
              <w:rPr>
                <w:noProof/>
                <w:webHidden/>
              </w:rPr>
              <w:t>19</w:t>
            </w:r>
            <w:r w:rsidR="003A603A">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71985"/>
      <w:r>
        <w:lastRenderedPageBreak/>
        <w:t>Projektbeschreibung</w:t>
      </w:r>
      <w:bookmarkEnd w:id="0"/>
    </w:p>
    <w:p w14:paraId="6D07E6FF" w14:textId="77777777" w:rsidR="00A95B83" w:rsidRDefault="00A95B83" w:rsidP="00A95B83">
      <w:pPr>
        <w:pStyle w:val="berschrift2"/>
      </w:pPr>
      <w:bookmarkStart w:id="1" w:name="_Toc439671986"/>
      <w:r>
        <w:t>Ausgangsituation</w:t>
      </w:r>
      <w:bookmarkStart w:id="2" w:name="_GoBack"/>
      <w:bookmarkEnd w:id="1"/>
      <w:bookmarkEnd w:id="2"/>
    </w:p>
    <w:p w14:paraId="5965EA4B" w14:textId="2FC78940" w:rsidR="00EF1D19" w:rsidRDefault="00A21653" w:rsidP="00EF1D19">
      <w:pPr>
        <w:rPr>
          <w:ins w:id="3" w:author="ħʝᵰҩƾҩ ħɣῡƺҩ" w:date="2016-01-04T22:12:00Z"/>
        </w:rPr>
      </w:pPr>
      <w:ins w:id="4" w:author="ħʝᵰҩƾҩ ħɣῡƺҩ" w:date="2016-01-04T22:31:00Z">
        <w:r>
          <w:rPr>
            <w:noProof/>
            <w:lang w:eastAsia="de-DE"/>
          </w:rPr>
          <w:drawing>
            <wp:anchor distT="0" distB="0" distL="114300" distR="114300" simplePos="0" relativeHeight="251658240" behindDoc="1" locked="0" layoutInCell="1" allowOverlap="1" wp14:anchorId="2344A294" wp14:editId="4D3AF6AA">
              <wp:simplePos x="0" y="0"/>
              <wp:positionH relativeFrom="column">
                <wp:posOffset>-404495</wp:posOffset>
              </wp:positionH>
              <wp:positionV relativeFrom="paragraph">
                <wp:posOffset>1182370</wp:posOffset>
              </wp:positionV>
              <wp:extent cx="3714115" cy="4799330"/>
              <wp:effectExtent l="0" t="0" r="635" b="1270"/>
              <wp:wrapTight wrapText="bothSides">
                <wp:wrapPolygon edited="0">
                  <wp:start x="0" y="0"/>
                  <wp:lineTo x="0" y="21520"/>
                  <wp:lineTo x="21493" y="21520"/>
                  <wp:lineTo x="2149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1G8rD3yH28pFmrv0Zzc2FTwzW_fAPCNZtOYmoO0yq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4115" cy="4799330"/>
                      </a:xfrm>
                      <a:prstGeom prst="rect">
                        <a:avLst/>
                      </a:prstGeom>
                    </pic:spPr>
                  </pic:pic>
                </a:graphicData>
              </a:graphic>
            </wp:anchor>
          </w:drawing>
        </w:r>
      </w:ins>
      <w:ins w:id="5" w:author="ħʝᵰҩƾҩ ħɣῡƺҩ" w:date="2016-01-04T22:12:00Z">
        <w:r w:rsidR="00EF1D19">
          <w:t xml:space="preserve">900.000 Flüchtlinge seit Jahresbeginn, allein 500.000 seit Anfang September: Das sind die neusten Zahlen zum Flüchtlingsstrom nach Deutschland. Es gibt viele </w:t>
        </w:r>
        <w:r w:rsidR="00EF1D19">
          <w:t>Plattformen</w:t>
        </w:r>
        <w:r w:rsidR="00EF1D19">
          <w:t>, Webseiten und Apps die versuchen mit verschiedenen Sprachen der Informationen für Flüchtlinge zu</w:t>
        </w:r>
        <w:r w:rsidR="00EF1D19">
          <w:t>r</w:t>
        </w:r>
        <w:r w:rsidR="00EF1D19">
          <w:t xml:space="preserve"> Verfügung  zu stellen. Um diese Informationen nützlich zu machen</w:t>
        </w:r>
        <w:r w:rsidR="00EF1D19">
          <w:t>,</w:t>
        </w:r>
        <w:r w:rsidR="00EF1D19">
          <w:t xml:space="preserve"> braucht man ein Team</w:t>
        </w:r>
      </w:ins>
      <w:ins w:id="6" w:author="ħʝᵰҩƾҩ ħɣῡƺҩ" w:date="2016-01-04T22:13:00Z">
        <w:r w:rsidR="00EF1D19">
          <w:t>,</w:t>
        </w:r>
      </w:ins>
      <w:ins w:id="7" w:author="ħʝᵰҩƾҩ ħɣῡƺҩ" w:date="2016-01-04T22:12:00Z">
        <w:r w:rsidR="00EF1D19">
          <w:t xml:space="preserve"> die </w:t>
        </w:r>
      </w:ins>
      <w:ins w:id="8" w:author="ħʝᵰҩƾҩ ħɣῡƺҩ" w:date="2016-01-04T22:13:00Z">
        <w:r w:rsidR="00EF1D19">
          <w:t>di</w:t>
        </w:r>
      </w:ins>
      <w:ins w:id="9" w:author="ħʝᵰҩƾҩ ħɣῡƺҩ" w:date="2016-01-04T22:12:00Z">
        <w:r w:rsidR="00EF1D19">
          <w:t>es kontinuierlich aktualisier</w:t>
        </w:r>
      </w:ins>
      <w:ins w:id="10" w:author="ħʝᵰҩƾҩ ħɣῡƺҩ" w:date="2016-01-04T22:13:00Z">
        <w:r w:rsidR="00EF1D19">
          <w:t>t</w:t>
        </w:r>
      </w:ins>
      <w:ins w:id="11" w:author="ħʝᵰҩƾҩ ħɣῡƺҩ" w:date="2016-01-04T22:12:00Z">
        <w:r w:rsidR="00EF1D19">
          <w:t>, was natürlich sehr a</w:t>
        </w:r>
        <w:r w:rsidR="00EF1D19">
          <w:t xml:space="preserve">ufwändig </w:t>
        </w:r>
      </w:ins>
      <w:ins w:id="12" w:author="ħʝᵰҩƾҩ ħɣῡƺҩ" w:date="2016-01-04T22:13:00Z">
        <w:r w:rsidR="00EF1D19">
          <w:t>is</w:t>
        </w:r>
      </w:ins>
      <w:ins w:id="13" w:author="ħʝᵰҩƾҩ ħɣῡƺҩ" w:date="2016-01-04T22:16:00Z">
        <w:r w:rsidR="00EF1D19">
          <w:t xml:space="preserve">t </w:t>
        </w:r>
      </w:ins>
      <w:ins w:id="14" w:author="ħʝᵰҩƾҩ ħɣῡƺҩ" w:date="2016-01-04T22:12:00Z">
        <w:r w:rsidR="00EF1D19">
          <w:t xml:space="preserve">und gerade nicht kostengünstig. </w:t>
        </w:r>
      </w:ins>
      <w:ins w:id="15" w:author="ħʝᵰҩƾҩ ħɣῡƺҩ" w:date="2016-01-04T22:17:00Z">
        <w:r w:rsidR="00EF1D19">
          <w:t>Vor allem</w:t>
        </w:r>
      </w:ins>
      <w:ins w:id="16" w:author="ħʝᵰҩƾҩ ħɣῡƺҩ" w:date="2016-01-04T22:12:00Z">
        <w:r w:rsidR="00EF1D19">
          <w:t xml:space="preserve"> ein Team kann nie immer al</w:t>
        </w:r>
        <w:r w:rsidR="00EF1D19">
          <w:t xml:space="preserve">le Informationen selbst wissen und die Fülle an Informationen </w:t>
        </w:r>
      </w:ins>
      <w:ins w:id="17" w:author="ħʝᵰҩƾҩ ħɣῡƺҩ" w:date="2016-01-04T22:20:00Z">
        <w:r w:rsidR="00EF1D19">
          <w:t>bearbeiten.</w:t>
        </w:r>
      </w:ins>
    </w:p>
    <w:p w14:paraId="0A717922" w14:textId="478E0E4D" w:rsidR="00EF1D19" w:rsidRDefault="00EF1D19" w:rsidP="00EF1D19">
      <w:pPr>
        <w:rPr>
          <w:ins w:id="18" w:author="ħʝᵰҩƾҩ ħɣῡƺҩ" w:date="2016-01-04T22:12:00Z"/>
        </w:rPr>
      </w:pPr>
      <w:ins w:id="19" w:author="ħʝᵰҩƾҩ ħɣῡƺҩ" w:date="2016-01-04T22:12:00Z">
        <w:r>
          <w:t xml:space="preserve">Diese Menschen kommen in ein </w:t>
        </w:r>
      </w:ins>
      <w:ins w:id="20" w:author="ħʝᵰҩƾҩ ħɣῡƺҩ" w:date="2016-01-04T22:21:00Z">
        <w:r>
          <w:t>völlig</w:t>
        </w:r>
      </w:ins>
      <w:ins w:id="21" w:author="ħʝᵰҩƾҩ ħɣῡƺҩ" w:date="2016-01-04T22:12:00Z">
        <w:r>
          <w:t xml:space="preserve"> Fremdes Land ohne Grundwissen wie es </w:t>
        </w:r>
      </w:ins>
      <w:ins w:id="22" w:author="ħʝᵰҩƾҩ ħɣῡƺҩ" w:date="2016-01-04T22:21:00Z">
        <w:r>
          <w:t>in Deutschland</w:t>
        </w:r>
      </w:ins>
      <w:ins w:id="23" w:author="ħʝᵰҩƾҩ ħɣῡƺҩ" w:date="2016-01-04T22:12:00Z">
        <w:r>
          <w:t xml:space="preserve"> überhaupt ist. </w:t>
        </w:r>
      </w:ins>
      <w:ins w:id="24" w:author="ħʝᵰҩƾҩ ħɣῡƺҩ" w:date="2016-01-04T22:21:00Z">
        <w:r>
          <w:br/>
        </w:r>
      </w:ins>
      <w:ins w:id="25" w:author="ħʝᵰҩƾҩ ħɣῡƺҩ" w:date="2016-01-04T22:12:00Z">
        <w:r>
          <w:t xml:space="preserve">Damit sie mehr Informationen bekommen und </w:t>
        </w:r>
      </w:ins>
      <w:ins w:id="26" w:author="ħʝᵰҩƾҩ ħɣῡƺҩ" w:date="2016-01-04T22:21:00Z">
        <w:r>
          <w:t>große</w:t>
        </w:r>
      </w:ins>
      <w:ins w:id="27" w:author="ħʝᵰҩƾҩ ħɣῡƺҩ" w:date="2016-01-04T22:12:00Z">
        <w:r>
          <w:t xml:space="preserve"> Probleme </w:t>
        </w:r>
      </w:ins>
      <w:ins w:id="28" w:author="ħʝᵰҩƾҩ ħɣῡƺҩ" w:date="2016-01-04T22:22:00Z">
        <w:r w:rsidR="00156295">
          <w:t>(</w:t>
        </w:r>
      </w:ins>
      <w:ins w:id="29" w:author="ħʝᵰҩƾҩ ħɣῡƺҩ" w:date="2016-01-04T22:12:00Z">
        <w:r>
          <w:t>oftmals alltäglicher Herkunft</w:t>
        </w:r>
      </w:ins>
      <w:ins w:id="30" w:author="ħʝᵰҩƾҩ ħɣῡƺҩ" w:date="2016-01-04T22:22:00Z">
        <w:r w:rsidR="00156295">
          <w:t>)</w:t>
        </w:r>
      </w:ins>
      <w:ins w:id="31" w:author="ħʝᵰҩƾҩ ħɣῡƺҩ" w:date="2016-01-04T22:12:00Z">
        <w:r>
          <w:t xml:space="preserve"> </w:t>
        </w:r>
      </w:ins>
      <w:ins w:id="32" w:author="ħʝᵰҩƾҩ ħɣῡƺҩ" w:date="2016-01-04T22:22:00Z">
        <w:r w:rsidR="00156295">
          <w:t xml:space="preserve"> </w:t>
        </w:r>
      </w:ins>
      <w:ins w:id="33" w:author="ħʝᵰҩƾҩ ħɣῡƺҩ" w:date="2016-01-04T22:12:00Z">
        <w:r>
          <w:t>beherrschen können</w:t>
        </w:r>
      </w:ins>
      <w:ins w:id="34" w:author="ħʝᵰҩƾҩ ħɣῡƺҩ" w:date="2016-01-04T22:22:00Z">
        <w:r w:rsidR="00156295">
          <w:t>, soll dieses Projekt dazu dienen, eine freie Plattform bereit</w:t>
        </w:r>
      </w:ins>
      <w:ins w:id="35" w:author="ħʝᵰҩƾҩ ħɣῡƺҩ" w:date="2016-01-04T22:23:00Z">
        <w:r w:rsidR="00156295">
          <w:t>z</w:t>
        </w:r>
      </w:ins>
      <w:ins w:id="36" w:author="ħʝᵰҩƾҩ ħɣῡƺҩ" w:date="2016-01-04T22:22:00Z">
        <w:r w:rsidR="00156295">
          <w:t>ustellen</w:t>
        </w:r>
      </w:ins>
      <w:ins w:id="37" w:author="ħʝᵰҩƾҩ ħɣῡƺҩ" w:date="2016-01-04T22:12:00Z">
        <w:r>
          <w:t>.</w:t>
        </w:r>
      </w:ins>
    </w:p>
    <w:p w14:paraId="57433EE4" w14:textId="00C57FFE" w:rsidR="00EF1D19" w:rsidRDefault="00156295" w:rsidP="00EF1D19">
      <w:pPr>
        <w:rPr>
          <w:ins w:id="38" w:author="ħʝᵰҩƾҩ ħɣῡƺҩ" w:date="2016-01-04T22:12:00Z"/>
        </w:rPr>
      </w:pPr>
      <w:ins w:id="39" w:author="ħʝᵰҩƾҩ ħɣῡƺҩ" w:date="2016-01-04T22:12:00Z">
        <w:r>
          <w:t>Jeder hat eine s</w:t>
        </w:r>
        <w:r w:rsidR="00EF1D19">
          <w:t xml:space="preserve">oziale Verantwortung </w:t>
        </w:r>
      </w:ins>
      <w:ins w:id="40" w:author="ħʝᵰҩƾҩ ħɣῡƺҩ" w:date="2016-01-04T22:24:00Z">
        <w:r>
          <w:t xml:space="preserve">(sollte) </w:t>
        </w:r>
      </w:ins>
      <w:ins w:id="41" w:author="ħʝᵰҩƾҩ ħɣῡƺҩ" w:date="2016-01-04T22:12:00Z">
        <w:r w:rsidR="00EF1D19">
          <w:t xml:space="preserve">und </w:t>
        </w:r>
      </w:ins>
      <w:ins w:id="42" w:author="ħʝᵰҩƾҩ ħɣῡƺҩ" w:date="2016-01-04T22:23:00Z">
        <w:r>
          <w:t>ist mit</w:t>
        </w:r>
      </w:ins>
      <w:ins w:id="43" w:author="ħʝᵰҩƾҩ ħɣῡƺҩ" w:date="2016-01-04T22:12:00Z">
        <w:r w:rsidR="00EF1D19">
          <w:t xml:space="preserve"> der Herausforderung</w:t>
        </w:r>
        <w:r>
          <w:t xml:space="preserve"> mit den Flüchtlinge betroffen.</w:t>
        </w:r>
      </w:ins>
      <w:ins w:id="44" w:author="ħʝᵰҩƾҩ ħɣῡƺҩ" w:date="2016-01-04T22:24:00Z">
        <w:r>
          <w:t xml:space="preserve"> </w:t>
        </w:r>
      </w:ins>
      <w:ins w:id="45" w:author="ħʝᵰҩƾҩ ħɣῡƺҩ" w:date="2016-01-04T22:12:00Z">
        <w:r w:rsidR="00EF1D19">
          <w:t xml:space="preserve">Für Organisationen, Instituten und Vereine </w:t>
        </w:r>
      </w:ins>
      <w:ins w:id="46" w:author="ħʝᵰҩƾҩ ħɣῡƺҩ" w:date="2016-01-04T22:26:00Z">
        <w:r>
          <w:t>wird somit damit die Möglichkeit gegeben</w:t>
        </w:r>
      </w:ins>
      <w:ins w:id="47" w:author="ħʝᵰҩƾҩ ħɣῡƺҩ" w:date="2016-01-04T22:12:00Z">
        <w:r>
          <w:t xml:space="preserve"> sehr einfach Informationen</w:t>
        </w:r>
      </w:ins>
      <w:ins w:id="48" w:author="ħʝᵰҩƾҩ ħɣῡƺҩ" w:date="2016-01-04T22:27:00Z">
        <w:r>
          <w:t xml:space="preserve"> auf die</w:t>
        </w:r>
      </w:ins>
      <w:ins w:id="49" w:author="ħʝᵰҩƾҩ ħɣῡƺҩ" w:date="2016-01-04T22:12:00Z">
        <w:r w:rsidR="00EF1D19">
          <w:t xml:space="preserve"> </w:t>
        </w:r>
      </w:ins>
      <w:ins w:id="50" w:author="ħʝᵰҩƾҩ ħɣῡƺҩ" w:date="2016-01-04T22:24:00Z">
        <w:r>
          <w:t>Plattform</w:t>
        </w:r>
      </w:ins>
      <w:ins w:id="51" w:author="ħʝᵰҩƾҩ ħɣῡƺҩ" w:date="2016-01-04T22:12:00Z">
        <w:r w:rsidR="00EF1D19">
          <w:t xml:space="preserve"> zuschreiben.  Von daher nehmen Informationen ständig zu und we</w:t>
        </w:r>
        <w:r>
          <w:t>rden von verschiedenen Seiten aktualisiert und immer a</w:t>
        </w:r>
        <w:r w:rsidR="00EF1D19">
          <w:t>ktuell gehalten.</w:t>
        </w:r>
      </w:ins>
    </w:p>
    <w:p w14:paraId="08CDEDB4" w14:textId="66AE7F85" w:rsidR="00156295" w:rsidRDefault="00156295" w:rsidP="00EF1D19">
      <w:pPr>
        <w:rPr>
          <w:ins w:id="52" w:author="ħʝᵰҩƾҩ ħɣῡƺҩ" w:date="2016-01-04T22:28:00Z"/>
        </w:rPr>
      </w:pPr>
    </w:p>
    <w:p w14:paraId="5F24DA18" w14:textId="64275DE8" w:rsidR="00156295" w:rsidRDefault="00156295" w:rsidP="00EF1D19">
      <w:pPr>
        <w:rPr>
          <w:ins w:id="53" w:author="ħʝᵰҩƾҩ ħɣῡƺҩ" w:date="2016-01-04T22:28:00Z"/>
        </w:rPr>
      </w:pPr>
    </w:p>
    <w:p w14:paraId="6335AB10" w14:textId="5FF92F5F" w:rsidR="0052201C" w:rsidRPr="0052201C" w:rsidRDefault="00EF1D19" w:rsidP="00EF1D19">
      <w:ins w:id="54" w:author="ħʝᵰҩƾҩ ħɣῡƺҩ" w:date="2016-01-04T22:12:00Z">
        <w:r>
          <w:t>Hier in Nov. 2015 Ausgabe von BAFM (Bundesamt für Migration und Flüchtlinge) sehen Sie wie Anzahl von Flüchtlinge zunimmt.</w:t>
        </w:r>
      </w:ins>
    </w:p>
    <w:p w14:paraId="1CF06A58" w14:textId="77777777" w:rsidR="00A95B83" w:rsidRDefault="00A95B83" w:rsidP="00A95B83">
      <w:pPr>
        <w:pStyle w:val="berschrift2"/>
      </w:pPr>
      <w:bookmarkStart w:id="55" w:name="_Toc439671987"/>
      <w:r>
        <w:t>Zielsetzung</w:t>
      </w:r>
      <w:bookmarkEnd w:id="55"/>
    </w:p>
    <w:p w14:paraId="2D15CA66" w14:textId="77777777" w:rsidR="00455330" w:rsidRPr="008B02B4" w:rsidRDefault="00455330" w:rsidP="00535940"/>
    <w:p w14:paraId="4E2C6A2A" w14:textId="77777777" w:rsidR="0052201C" w:rsidRDefault="007D2024" w:rsidP="0052201C">
      <w:pPr>
        <w:pStyle w:val="berschrift3"/>
      </w:pPr>
      <w:bookmarkStart w:id="56" w:name="h.81n87pq16mq5" w:colFirst="0" w:colLast="0"/>
      <w:bookmarkStart w:id="57" w:name="_Toc439671988"/>
      <w:bookmarkEnd w:id="56"/>
      <w:r>
        <w:t>Grobk</w:t>
      </w:r>
      <w:r w:rsidR="00285DFC">
        <w:t>onzept</w:t>
      </w:r>
      <w:bookmarkEnd w:id="57"/>
    </w:p>
    <w:p w14:paraId="18F1AFF1" w14:textId="27D36E33"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r w:rsidR="003A603A">
        <w:t xml:space="preserve"> </w:t>
      </w:r>
      <w:r w:rsidR="00B171BB">
        <w:t xml:space="preserve">und aufbereitet </w:t>
      </w:r>
      <w:r w:rsidR="003A603A">
        <w:t>werden. D</w:t>
      </w:r>
      <w:r w:rsidR="00B171BB">
        <w:t>azu</w:t>
      </w:r>
      <w:r w:rsidR="003A603A">
        <w:t xml:space="preserve"> werden</w:t>
      </w:r>
      <w:r>
        <w:t xml:space="preserve"> weitere hilfreiche Funktionen integriert. Diese sollten möglichst genau auf die Anforderungen der Flüchtlinge zugeschnitten sein</w:t>
      </w:r>
      <w:r w:rsidR="008715B8">
        <w:t xml:space="preserve">, </w:t>
      </w:r>
      <w:r>
        <w:t>unter anderem eine sehr einfache Benutzeroberfläche</w:t>
      </w:r>
      <w:r w:rsidR="003A603A">
        <w:t>,</w:t>
      </w:r>
      <w:r>
        <w:t xml:space="preserve"> die sofort verständlich ist und intuitiv bedient werden kann</w:t>
      </w:r>
      <w:r w:rsidR="008715B8">
        <w:t>.</w:t>
      </w:r>
      <w:r>
        <w:t xml:space="preserve"> </w:t>
      </w:r>
      <w:r w:rsidR="008715B8">
        <w:t xml:space="preserve"> Im Zuge der Projektarbeit</w:t>
      </w:r>
      <w:r>
        <w:t xml:space="preserve"> </w:t>
      </w:r>
      <w:r w:rsidR="008715B8">
        <w:t xml:space="preserve">nutzen wir bereits bestehende Anwendungen anderer Webseiten oder verlinken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r w:rsidR="0092119F">
        <w:t>em</w:t>
      </w:r>
      <w:r w:rsidR="008715B8">
        <w:t xml:space="preserve"> Wiki.</w:t>
      </w:r>
    </w:p>
    <w:p w14:paraId="0AF76C7F" w14:textId="5F9BC109" w:rsidR="0052201C" w:rsidRDefault="0052201C" w:rsidP="0052201C">
      <w:r>
        <w:lastRenderedPageBreak/>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58" w:name="h.i2o87621qy6v" w:colFirst="0" w:colLast="0"/>
      <w:bookmarkStart w:id="59" w:name="_Toc439671989"/>
      <w:bookmarkEnd w:id="58"/>
      <w:r>
        <w:t>Zielgruppe</w:t>
      </w:r>
      <w:bookmarkEnd w:id="59"/>
    </w:p>
    <w:p w14:paraId="0D9C0EA7" w14:textId="7537606F"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r w:rsidR="0092119F">
        <w:t xml:space="preserve">anderen </w:t>
      </w:r>
      <w:r>
        <w:t>die Helfer.</w:t>
      </w:r>
    </w:p>
    <w:p w14:paraId="38026C65" w14:textId="77777777" w:rsidR="00455330" w:rsidRDefault="00455330" w:rsidP="0052201C"/>
    <w:p w14:paraId="507E72D4" w14:textId="1A3E09C3" w:rsidR="00025B3D" w:rsidRDefault="00025B3D" w:rsidP="0010158C">
      <w:pPr>
        <w:pStyle w:val="berschrift3"/>
      </w:pPr>
      <w:bookmarkStart w:id="60" w:name="_Toc439671990"/>
      <w:r>
        <w:t>Funktion und benötigte Rechte der Benutzergruppen</w:t>
      </w:r>
      <w:bookmarkEnd w:id="60"/>
    </w:p>
    <w:p w14:paraId="2D97BEA7" w14:textId="687B6E38" w:rsidR="00025B3D" w:rsidRDefault="00C029DF">
      <w:r>
        <w:t>Ein n</w:t>
      </w:r>
      <w:r w:rsidR="00025B3D">
        <w:t xml:space="preserve">icht </w:t>
      </w:r>
      <w:r w:rsidR="0092119F">
        <w:t xml:space="preserve">angemeldeter </w:t>
      </w:r>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A0C5949" w:rsidR="00025B3D" w:rsidRDefault="0092119F">
      <w:r>
        <w:t xml:space="preserve">Ein angemeldeter </w:t>
      </w:r>
      <w:r w:rsidR="00025B3D">
        <w:t>Benutzer (Helfer</w:t>
      </w:r>
      <w:r w:rsidR="0010158C">
        <w:t xml:space="preserve">) </w:t>
      </w:r>
      <w:r>
        <w:t xml:space="preserve">besitzt </w:t>
      </w:r>
      <w:r w:rsidR="00025B3D">
        <w:t xml:space="preserve">erweiterte Benutzerrechte. </w:t>
      </w:r>
      <w:r w:rsidR="0010158C">
        <w:t>So kann dieser</w:t>
      </w:r>
      <w:r w:rsidR="00025B3D">
        <w:t xml:space="preserve"> das Wiki bearbeiten</w:t>
      </w:r>
      <w:r w:rsidR="0010158C">
        <w:t xml:space="preserve"> und hat somit Zugriff auf die Website als auch dem Wiki</w:t>
      </w:r>
      <w:r w:rsidR="00025B3D">
        <w:t xml:space="preserve">. </w:t>
      </w:r>
      <w:r w:rsidR="00AC526A">
        <w:t>Für diesen Geschäft</w:t>
      </w:r>
      <w:r>
        <w:t>s</w:t>
      </w:r>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6417D51" w:rsidR="00025B3D" w:rsidRPr="00025B3D" w:rsidRDefault="00AC526A">
      <w:r>
        <w:t xml:space="preserve">Ein </w:t>
      </w:r>
      <w:r w:rsidR="00025B3D">
        <w:t>Administrator</w:t>
      </w:r>
      <w:r>
        <w:t xml:space="preserve"> hat </w:t>
      </w:r>
      <w:r w:rsidR="00025B3D">
        <w:t>vollständige Rechte. Er darf alles bearbeiten, neu anfügen, löschen usw</w:t>
      </w:r>
      <w:proofErr w:type="gramStart"/>
      <w:r w:rsidR="00025B3D">
        <w:t>.</w:t>
      </w:r>
      <w:r w:rsidR="0092119F">
        <w:t xml:space="preserve"> .</w:t>
      </w:r>
      <w:proofErr w:type="gramEnd"/>
      <w:r w:rsidR="0092119F">
        <w:t xml:space="preserve"> </w:t>
      </w:r>
      <w:r>
        <w:t xml:space="preserve">Ebenso benutzt er </w:t>
      </w:r>
      <w:r w:rsidR="00025B3D">
        <w:t xml:space="preserve">alle bereitgestellten Funktionen, auch </w:t>
      </w:r>
      <w:r w:rsidR="0092119F">
        <w:t xml:space="preserve">diejenigen, die </w:t>
      </w:r>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für einen eingeloggten User (Helfer). </w:t>
      </w:r>
    </w:p>
    <w:p w14:paraId="1C83CDE3" w14:textId="0F447663" w:rsidR="00025B3D" w:rsidRDefault="00025B3D" w:rsidP="0052201C"/>
    <w:p w14:paraId="36EADA1C" w14:textId="77777777" w:rsidR="0052201C" w:rsidRDefault="0052201C" w:rsidP="0052201C">
      <w:pPr>
        <w:pStyle w:val="berschrift3"/>
      </w:pPr>
      <w:bookmarkStart w:id="61" w:name="h.hwl0hmkouqy" w:colFirst="0" w:colLast="0"/>
      <w:bookmarkStart w:id="62" w:name="_Toc439671991"/>
      <w:bookmarkEnd w:id="61"/>
      <w:r>
        <w:t>Allgemeine Beschreibung der Funktionen</w:t>
      </w:r>
      <w:bookmarkEnd w:id="62"/>
    </w:p>
    <w:p w14:paraId="6036A3F0" w14:textId="4971801D" w:rsidR="001A5D11" w:rsidRPr="001A5D11" w:rsidRDefault="005277D2" w:rsidP="00AC526A">
      <w:r>
        <w:t xml:space="preserve">Wir nutzen verschiedene Funktionen aus bereits existierenden Webseiten und Anwendungen, dabei spezifizieren wir den Umfang nach unseren Anforderungen. Hier folgen die zu </w:t>
      </w:r>
      <w:r w:rsidR="00FD22DE">
        <w:t xml:space="preserve">implementierenden </w:t>
      </w:r>
      <w:r>
        <w:t>Funktionen:</w:t>
      </w:r>
    </w:p>
    <w:p w14:paraId="6ABE3BE9" w14:textId="383B96FA" w:rsidR="0052201C" w:rsidRDefault="0052201C" w:rsidP="0052201C">
      <w:pPr>
        <w:numPr>
          <w:ilvl w:val="0"/>
          <w:numId w:val="8"/>
        </w:numPr>
        <w:spacing w:after="0" w:line="276" w:lineRule="auto"/>
        <w:ind w:hanging="360"/>
        <w:contextualSpacing/>
      </w:pPr>
      <w:r>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224CC3C2" w:rsidR="0052201C" w:rsidRDefault="0052201C" w:rsidP="0052201C">
      <w:pPr>
        <w:numPr>
          <w:ilvl w:val="1"/>
          <w:numId w:val="8"/>
        </w:numPr>
        <w:spacing w:after="0" w:line="276" w:lineRule="auto"/>
        <w:ind w:hanging="360"/>
        <w:contextualSpacing/>
      </w:pPr>
      <w:r>
        <w:tab/>
        <w:t xml:space="preserve">häufig genutzte Rufnummern (Notrufnummern) </w:t>
      </w:r>
      <w:r w:rsidR="00E646C9">
        <w:t xml:space="preserve">&amp; </w:t>
      </w:r>
      <w:r>
        <w:t>deren Aufgabengebiete</w:t>
      </w:r>
    </w:p>
    <w:p w14:paraId="50166215" w14:textId="75FEC08A" w:rsidR="0052201C" w:rsidRDefault="0052201C" w:rsidP="0052201C">
      <w:pPr>
        <w:numPr>
          <w:ilvl w:val="1"/>
          <w:numId w:val="8"/>
        </w:numPr>
        <w:spacing w:after="0" w:line="276" w:lineRule="auto"/>
        <w:ind w:hanging="360"/>
        <w:contextualSpacing/>
      </w:pPr>
      <w:r>
        <w:tab/>
        <w:t>Gesundheitssystem</w:t>
      </w:r>
      <w:r w:rsidR="00AC526A">
        <w:t>,</w:t>
      </w:r>
      <w:r>
        <w:t xml:space="preserve"> </w:t>
      </w:r>
      <w:r w:rsidR="00A057F6">
        <w:t xml:space="preserve">kostenlose </w:t>
      </w:r>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492D70E2"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r w:rsidR="00A63704">
        <w:t xml:space="preserve">Wo </w:t>
      </w:r>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1F52DC7C" w:rsidR="0052201C" w:rsidDel="008F6DBA" w:rsidRDefault="0052201C" w:rsidP="0052201C">
      <w:pPr>
        <w:numPr>
          <w:ilvl w:val="0"/>
          <w:numId w:val="9"/>
        </w:numPr>
        <w:spacing w:after="0" w:line="276" w:lineRule="auto"/>
        <w:ind w:hanging="360"/>
        <w:contextualSpacing/>
        <w:rPr>
          <w:del w:id="63" w:author="ħʝᵰҩƾҩ ħɣῡƺҩ" w:date="2016-01-04T22:11:00Z"/>
        </w:rPr>
      </w:pPr>
      <w:commentRangeStart w:id="64"/>
      <w:del w:id="65" w:author="ħʝᵰҩƾҩ ħɣῡƺҩ" w:date="2016-01-04T22:11:00Z">
        <w:r w:rsidDel="008F6DBA">
          <w:delText xml:space="preserve">Ein Forum, aufgebaut wie ein schwarzes Brett und standortspezifisch, um Dienste anzugeben. Also eine Plattform für Helfer und </w:delText>
        </w:r>
        <w:r w:rsidR="00C41F4D" w:rsidDel="008F6DBA">
          <w:delText xml:space="preserve">Hilfesuchende </w:delText>
        </w:r>
        <w:r w:rsidDel="008F6DBA">
          <w:delText xml:space="preserve">– was brauche ich genau? Wer kann mir helfen? </w:delText>
        </w:r>
        <w:commentRangeEnd w:id="64"/>
        <w:r w:rsidR="00C41F4D" w:rsidDel="008F6DBA">
          <w:rPr>
            <w:rStyle w:val="Kommentarzeichen"/>
          </w:rPr>
          <w:commentReference w:id="64"/>
        </w:r>
      </w:del>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 xml:space="preserve">Wie heißen die Supermärkte? Und </w:t>
      </w:r>
      <w:r>
        <w:lastRenderedPageBreak/>
        <w:t>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r w:rsidR="00EC64AE">
        <w:t>„</w:t>
      </w:r>
      <w:r>
        <w:t>Okay – ich such danach</w:t>
      </w:r>
      <w:r w:rsidR="00EC64AE">
        <w:t>“</w:t>
      </w:r>
    </w:p>
    <w:p w14:paraId="66FBCE38" w14:textId="0470F9F5" w:rsidR="0052201C" w:rsidRDefault="0052201C" w:rsidP="0052201C">
      <w:pPr>
        <w:numPr>
          <w:ilvl w:val="0"/>
          <w:numId w:val="16"/>
        </w:numPr>
        <w:spacing w:after="0" w:line="276" w:lineRule="auto"/>
        <w:ind w:hanging="360"/>
        <w:contextualSpacing/>
      </w:pPr>
      <w:r>
        <w:t xml:space="preserve">Formular Template: Deutschland hat ein </w:t>
      </w:r>
      <w:del w:id="66" w:author="ħʝᵰҩƾҩ ħɣῡƺҩ" w:date="2016-01-04T12:34:00Z">
        <w:r w:rsidR="00EC64AE" w:rsidDel="007211AA">
          <w:delText xml:space="preserve">Bürokratischen </w:delText>
        </w:r>
      </w:del>
      <w:ins w:id="67" w:author="ħʝᵰҩƾҩ ħɣῡƺҩ" w:date="2016-01-04T12:34:00Z">
        <w:r w:rsidR="007211AA">
          <w:t xml:space="preserve">bürokratischen </w:t>
        </w:r>
      </w:ins>
      <w:r w:rsidR="00ED47C1">
        <w:t>Dschungel</w:t>
      </w:r>
      <w:r>
        <w:t xml:space="preserve"> der allein für </w:t>
      </w:r>
      <w:r w:rsidR="00EC64AE">
        <w:t xml:space="preserve">Deutsche </w:t>
      </w:r>
      <w:r>
        <w:t>nicht immer durchschaubar ist – für Menschen die dann nicht einmal deutsch sprechen</w:t>
      </w:r>
      <w:r w:rsidR="00EC64AE">
        <w:t xml:space="preserve"> – </w:t>
      </w:r>
      <w:r>
        <w:t xml:space="preserve">eine noch viel größere Herausforderung. Eine </w:t>
      </w:r>
      <w:r w:rsidR="00EC64AE">
        <w:t xml:space="preserve">standortbezogene </w:t>
      </w:r>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68" w:name="_Toc439502490"/>
      <w:bookmarkStart w:id="69" w:name="_Toc439666431"/>
      <w:bookmarkStart w:id="70" w:name="_Toc439666538"/>
      <w:bookmarkStart w:id="71" w:name="h.bxdw5qzhu7pt" w:colFirst="0" w:colLast="0"/>
      <w:bookmarkEnd w:id="68"/>
      <w:bookmarkEnd w:id="69"/>
      <w:bookmarkEnd w:id="70"/>
      <w:bookmarkEnd w:id="71"/>
      <w:r>
        <w:t xml:space="preserve"> </w:t>
      </w:r>
      <w:bookmarkStart w:id="72" w:name="_Toc439671992"/>
      <w:r>
        <w:t>Genutzte Plattformen</w:t>
      </w:r>
      <w:bookmarkEnd w:id="72"/>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rPr>
          <w:ins w:id="73" w:author="ħʝᵰҩƾҩ ħɣῡƺҩ" w:date="2016-01-04T19:51:00Z"/>
        </w:rPr>
      </w:pPr>
      <w:bookmarkStart w:id="74" w:name="_Toc439671993"/>
      <w:r>
        <w:t>Rahmenbedingungen</w:t>
      </w:r>
      <w:bookmarkEnd w:id="74"/>
    </w:p>
    <w:p w14:paraId="1D459307" w14:textId="0D23D022" w:rsidR="00075DEE" w:rsidRDefault="00075DEE" w:rsidP="00075DEE">
      <w:pPr>
        <w:pStyle w:val="Listenabsatz"/>
        <w:numPr>
          <w:ilvl w:val="0"/>
          <w:numId w:val="28"/>
        </w:numPr>
        <w:rPr>
          <w:ins w:id="75" w:author="ħʝᵰҩƾҩ ħɣῡƺҩ" w:date="2016-01-04T19:52:00Z"/>
        </w:rPr>
        <w:pPrChange w:id="76" w:author="ħʝᵰҩƾҩ ħɣῡƺҩ" w:date="2016-01-04T19:52:00Z">
          <w:pPr/>
        </w:pPrChange>
      </w:pPr>
      <w:ins w:id="77" w:author="ħʝᵰҩƾҩ ħɣῡƺҩ" w:date="2016-01-04T19:52:00Z">
        <w:r>
          <w:t>Dezentralität:</w:t>
        </w:r>
        <w:r>
          <w:br/>
        </w:r>
      </w:ins>
      <w:ins w:id="78" w:author="ħʝᵰҩƾҩ ħɣῡƺҩ" w:date="2016-01-04T19:54:00Z">
        <w:r>
          <w:t>Unser System soll</w:t>
        </w:r>
      </w:ins>
      <w:ins w:id="79" w:author="ħʝᵰҩƾҩ ħɣῡƺҩ" w:date="2016-01-04T19:52:00Z">
        <w:r>
          <w:t xml:space="preserve"> dezentral aufgestellt</w:t>
        </w:r>
      </w:ins>
      <w:ins w:id="80" w:author="ħʝᵰҩƾҩ ħɣῡƺҩ" w:date="2016-01-04T19:54:00Z">
        <w:r>
          <w:t xml:space="preserve"> werden</w:t>
        </w:r>
      </w:ins>
      <w:ins w:id="81" w:author="ħʝᵰҩƾҩ ħɣῡƺҩ" w:date="2016-01-04T19:52:00Z">
        <w:r>
          <w:t>. Wir</w:t>
        </w:r>
      </w:ins>
      <w:ins w:id="82" w:author="ħʝᵰҩƾҩ ħɣῡƺҩ" w:date="2016-01-04T19:54:00Z">
        <w:r>
          <w:t xml:space="preserve"> möchten damit die Probleme andere Lösungen damit beheben</w:t>
        </w:r>
      </w:ins>
      <w:ins w:id="83" w:author="ħʝᵰҩƾҩ ħɣῡƺҩ" w:date="2016-01-04T19:52:00Z">
        <w:r>
          <w:t xml:space="preserve"> und geben </w:t>
        </w:r>
      </w:ins>
      <w:ins w:id="84" w:author="ħʝᵰҩƾҩ ħɣῡƺҩ" w:date="2016-01-04T19:55:00Z">
        <w:r>
          <w:t xml:space="preserve">somit den Usern (Helfer) </w:t>
        </w:r>
      </w:ins>
      <w:ins w:id="85" w:author="ħʝᵰҩƾҩ ħɣῡƺҩ" w:date="2016-01-04T19:52:00Z">
        <w:r>
          <w:t xml:space="preserve">die Möglichkeit </w:t>
        </w:r>
      </w:ins>
      <w:ins w:id="86" w:author="ħʝᵰҩƾҩ ħɣῡƺҩ" w:date="2016-01-04T19:56:00Z">
        <w:r>
          <w:t>ihre eigenen</w:t>
        </w:r>
      </w:ins>
      <w:ins w:id="87" w:author="ħʝᵰҩƾҩ ħɣῡƺҩ" w:date="2016-01-04T19:52:00Z">
        <w:r>
          <w:t xml:space="preserve"> Informationen unkompliziert </w:t>
        </w:r>
      </w:ins>
      <w:ins w:id="88" w:author="ħʝᵰҩƾҩ ħɣῡƺҩ" w:date="2016-01-04T19:56:00Z">
        <w:r>
          <w:t>zu teilen</w:t>
        </w:r>
      </w:ins>
      <w:ins w:id="89" w:author="ħʝᵰҩƾҩ ħɣῡƺҩ" w:date="2016-01-04T19:52:00Z">
        <w:r>
          <w:t>.</w:t>
        </w:r>
      </w:ins>
    </w:p>
    <w:p w14:paraId="71CAFD90" w14:textId="215EE7A8" w:rsidR="00075DEE" w:rsidRDefault="00075DEE" w:rsidP="00075DEE">
      <w:pPr>
        <w:pStyle w:val="Listenabsatz"/>
        <w:numPr>
          <w:ilvl w:val="0"/>
          <w:numId w:val="28"/>
        </w:numPr>
        <w:rPr>
          <w:ins w:id="90" w:author="ħʝᵰҩƾҩ ħɣῡƺҩ" w:date="2016-01-04T19:52:00Z"/>
        </w:rPr>
        <w:pPrChange w:id="91" w:author="ħʝᵰҩƾҩ ħɣῡƺҩ" w:date="2016-01-04T19:52:00Z">
          <w:pPr/>
        </w:pPrChange>
      </w:pPr>
      <w:ins w:id="92" w:author="ħʝᵰҩƾҩ ħɣῡƺҩ" w:date="2016-01-04T19:52:00Z">
        <w:r>
          <w:t>Sicherheit:</w:t>
        </w:r>
      </w:ins>
      <w:ins w:id="93" w:author="ħʝᵰҩƾҩ ħɣῡƺҩ" w:date="2016-01-04T19:53:00Z">
        <w:r>
          <w:br/>
        </w:r>
        <w:r w:rsidRPr="00075DEE">
          <w:t>Aufgrund</w:t>
        </w:r>
      </w:ins>
      <w:ins w:id="94" w:author="ħʝᵰҩƾҩ ħɣῡƺҩ" w:date="2016-01-04T19:56:00Z">
        <w:r>
          <w:t xml:space="preserve"> der Gesetzeslage in Deutschland muss auch die </w:t>
        </w:r>
      </w:ins>
      <w:ins w:id="95" w:author="ħʝᵰҩƾҩ ħɣῡƺҩ" w:date="2016-01-04T19:53:00Z">
        <w:r w:rsidRPr="00075DEE">
          <w:t>Datensicherheit</w:t>
        </w:r>
      </w:ins>
      <w:ins w:id="96" w:author="ħʝᵰҩƾҩ ħɣῡƺҩ" w:date="2016-01-04T19:56:00Z">
        <w:r>
          <w:t xml:space="preserve"> als auch die Systemsichert für die verwendete Soft- und Hardware </w:t>
        </w:r>
      </w:ins>
      <w:ins w:id="97" w:author="ħʝᵰҩƾҩ ħɣῡƺҩ" w:date="2016-01-04T19:57:00Z">
        <w:r>
          <w:t>gewährleistet</w:t>
        </w:r>
      </w:ins>
      <w:ins w:id="98" w:author="ħʝᵰҩƾҩ ħɣῡƺҩ" w:date="2016-01-04T19:56:00Z">
        <w:r>
          <w:t xml:space="preserve"> werden.</w:t>
        </w:r>
      </w:ins>
      <w:ins w:id="99" w:author="ħʝᵰҩƾҩ ħɣῡƺҩ" w:date="2016-01-04T19:53:00Z">
        <w:r w:rsidRPr="00075DEE">
          <w:t xml:space="preserve"> </w:t>
        </w:r>
      </w:ins>
      <w:ins w:id="100" w:author="ħʝᵰҩƾҩ ħɣῡƺҩ" w:date="2016-01-04T19:57:00Z">
        <w:r>
          <w:t xml:space="preserve">Darunter sollte auch eine </w:t>
        </w:r>
        <w:proofErr w:type="spellStart"/>
        <w:r>
          <w:t>DDoS</w:t>
        </w:r>
        <w:proofErr w:type="spellEnd"/>
        <w:r>
          <w:t xml:space="preserve"> – Attacke abgesichert werden.</w:t>
        </w:r>
      </w:ins>
    </w:p>
    <w:p w14:paraId="0C48B6F3" w14:textId="1E44F4E1" w:rsidR="00075DEE" w:rsidRDefault="00075DEE" w:rsidP="00075DEE">
      <w:pPr>
        <w:pStyle w:val="Listenabsatz"/>
        <w:numPr>
          <w:ilvl w:val="0"/>
          <w:numId w:val="28"/>
        </w:numPr>
        <w:rPr>
          <w:ins w:id="101" w:author="ħʝᵰҩƾҩ ħɣῡƺҩ" w:date="2016-01-04T19:59:00Z"/>
        </w:rPr>
        <w:pPrChange w:id="102" w:author="ħʝᵰҩƾҩ ħɣῡƺҩ" w:date="2016-01-04T19:52:00Z">
          <w:pPr/>
        </w:pPrChange>
      </w:pPr>
      <w:ins w:id="103" w:author="ħʝᵰҩƾҩ ħɣῡƺҩ" w:date="2016-01-04T19:52:00Z">
        <w:r>
          <w:t>Open Source:</w:t>
        </w:r>
      </w:ins>
      <w:ins w:id="104" w:author="ħʝᵰҩƾҩ ħɣῡƺҩ" w:date="2016-01-04T19:59:00Z">
        <w:r>
          <w:br/>
          <w:t xml:space="preserve">Eine weitere Bedingung ist, dass wir nur Open Source Software nutzen möchten, um keine Kosten für das Projekt für die Gegenwart </w:t>
        </w:r>
      </w:ins>
      <w:ins w:id="105" w:author="ħʝᵰҩƾҩ ħɣῡƺҩ" w:date="2016-01-04T20:00:00Z">
        <w:r>
          <w:t xml:space="preserve">als auch Zukunft aufkommen zu lassen. </w:t>
        </w:r>
      </w:ins>
      <w:ins w:id="106" w:author="ħʝᵰҩƾҩ ħɣῡƺҩ" w:date="2016-01-04T20:01:00Z">
        <w:r>
          <w:t>Des Weiteren</w:t>
        </w:r>
      </w:ins>
      <w:ins w:id="107" w:author="ħʝᵰҩƾҩ ħɣῡƺҩ" w:date="2016-01-04T20:00:00Z">
        <w:r>
          <w:t xml:space="preserve"> sollten die Open Source Software geschäftlich nutzbar sein.</w:t>
        </w:r>
      </w:ins>
    </w:p>
    <w:p w14:paraId="0165E355" w14:textId="3BC4D093" w:rsidR="00075DEE" w:rsidDel="00405951" w:rsidRDefault="00075DEE" w:rsidP="000D7342">
      <w:pPr>
        <w:pStyle w:val="Listenabsatz"/>
        <w:rPr>
          <w:del w:id="108" w:author="ħʝᵰҩƾҩ ħɣῡƺҩ" w:date="2016-01-04T19:53:00Z"/>
        </w:rPr>
        <w:pPrChange w:id="109" w:author="ħʝᵰҩƾҩ ħɣῡƺҩ" w:date="2016-01-04T20:03:00Z">
          <w:pPr/>
        </w:pPrChange>
      </w:pPr>
      <w:ins w:id="110" w:author="ħʝᵰҩƾҩ ħɣῡƺҩ" w:date="2016-01-04T19:59:00Z">
        <w:r>
          <w:t>Wartbarkeit:</w:t>
        </w:r>
        <w:r>
          <w:br/>
        </w:r>
      </w:ins>
      <w:ins w:id="111" w:author="ħʝᵰҩƾҩ ħɣῡƺҩ" w:date="2016-01-04T20:01:00Z">
        <w:r>
          <w:t xml:space="preserve">Eine weitere Bedingung die wir uns stellen ist: Einfachheit. Damit sollte eine einfache aber auch verbesserte Möglichkeit </w:t>
        </w:r>
        <w:r w:rsidR="000D7342">
          <w:t>gegeben sein</w:t>
        </w:r>
      </w:ins>
      <w:ins w:id="112" w:author="ħʝᵰҩƾҩ ħɣῡƺҩ" w:date="2016-01-04T20:02:00Z">
        <w:r w:rsidR="000D7342">
          <w:t>, die Systeme als auch Software</w:t>
        </w:r>
      </w:ins>
      <w:ins w:id="113" w:author="ħʝᵰҩƾҩ ħɣῡƺҩ" w:date="2016-01-04T20:03:00Z">
        <w:r w:rsidR="000D7342">
          <w:t xml:space="preserve"> zu warten.</w:t>
        </w:r>
      </w:ins>
    </w:p>
    <w:p w14:paraId="3C51015B" w14:textId="77777777" w:rsidR="00405951" w:rsidRPr="00075DEE" w:rsidRDefault="00405951" w:rsidP="000D7342">
      <w:pPr>
        <w:pStyle w:val="Listenabsatz"/>
        <w:numPr>
          <w:ilvl w:val="0"/>
          <w:numId w:val="28"/>
        </w:numPr>
        <w:rPr>
          <w:ins w:id="114" w:author="ħʝᵰҩƾҩ ħɣῡƺҩ" w:date="2016-01-04T20:03:00Z"/>
          <w:rPrChange w:id="115" w:author="ħʝᵰҩƾҩ ħɣῡƺҩ" w:date="2016-01-04T19:51:00Z">
            <w:rPr>
              <w:ins w:id="116" w:author="ħʝᵰҩƾҩ ħɣῡƺҩ" w:date="2016-01-04T20:03:00Z"/>
            </w:rPr>
          </w:rPrChange>
        </w:rPr>
        <w:pPrChange w:id="117" w:author="ħʝᵰҩƾҩ ħɣῡƺҩ" w:date="2016-01-04T20:03:00Z">
          <w:pPr>
            <w:pStyle w:val="berschrift3"/>
          </w:pPr>
        </w:pPrChange>
      </w:pPr>
    </w:p>
    <w:p w14:paraId="0FE89A05" w14:textId="77777777" w:rsidR="00455330" w:rsidRDefault="00455330" w:rsidP="000D7342">
      <w:pPr>
        <w:pStyle w:val="Listenabsatz"/>
        <w:rPr>
          <w:ins w:id="118" w:author="ħʝᵰҩƾҩ ħɣῡƺҩ" w:date="2016-01-04T20:03:00Z"/>
        </w:rPr>
        <w:pPrChange w:id="119" w:author="ħʝᵰҩƾҩ ħɣῡƺҩ" w:date="2016-01-04T20:03:00Z">
          <w:pPr/>
        </w:pPrChange>
      </w:pPr>
    </w:p>
    <w:p w14:paraId="7151ACF3" w14:textId="77777777" w:rsidR="00405951" w:rsidRPr="008B02B4" w:rsidRDefault="00405951" w:rsidP="000D7342">
      <w:pPr>
        <w:pStyle w:val="Listenabsatz"/>
        <w:pPrChange w:id="120" w:author="ħʝᵰҩƾҩ ħɣῡƺҩ" w:date="2016-01-04T20:03:00Z">
          <w:pPr/>
        </w:pPrChange>
      </w:pPr>
    </w:p>
    <w:p w14:paraId="0C780879" w14:textId="77777777" w:rsidR="0052201C" w:rsidRDefault="0052201C" w:rsidP="0052201C">
      <w:pPr>
        <w:pStyle w:val="berschrift3"/>
      </w:pPr>
      <w:bookmarkStart w:id="121" w:name="h.pww4n79rjpco" w:colFirst="0" w:colLast="0"/>
      <w:bookmarkStart w:id="122" w:name="_Toc439671994"/>
      <w:bookmarkEnd w:id="121"/>
      <w:r>
        <w:t>Technische Umgebung</w:t>
      </w:r>
      <w:bookmarkEnd w:id="122"/>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123" w:name="h.vvybf5zi3sg2" w:colFirst="0" w:colLast="0"/>
      <w:bookmarkStart w:id="124" w:name="_Toc439671995"/>
      <w:bookmarkEnd w:id="123"/>
      <w:r>
        <w:t>Einsatzbedingungen</w:t>
      </w:r>
      <w:bookmarkEnd w:id="124"/>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lastRenderedPageBreak/>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125" w:name="_Toc439671996"/>
      <w:commentRangeStart w:id="126"/>
      <w:r>
        <w:t>Rechtliches</w:t>
      </w:r>
      <w:bookmarkEnd w:id="125"/>
      <w:commentRangeEnd w:id="126"/>
      <w:r w:rsidR="00EC64AE">
        <w:rPr>
          <w:rStyle w:val="Kommentarzeichen"/>
          <w:rFonts w:asciiTheme="minorHAnsi" w:eastAsiaTheme="minorHAnsi" w:hAnsiTheme="minorHAnsi" w:cstheme="minorBidi"/>
          <w:color w:val="auto"/>
        </w:rPr>
        <w:commentReference w:id="126"/>
      </w:r>
    </w:p>
    <w:p w14:paraId="60759DC1" w14:textId="77777777" w:rsidR="00455330" w:rsidRPr="008B02B4" w:rsidRDefault="00455330" w:rsidP="00EE3B24"/>
    <w:p w14:paraId="59281B5B" w14:textId="77777777" w:rsidR="0052201C" w:rsidRDefault="0052201C" w:rsidP="0052201C">
      <w:pPr>
        <w:pStyle w:val="berschrift3"/>
      </w:pPr>
      <w:bookmarkStart w:id="127" w:name="h.n2cappxx30mq" w:colFirst="0" w:colLast="0"/>
      <w:bookmarkStart w:id="128" w:name="_Toc439671997"/>
      <w:bookmarkEnd w:id="127"/>
      <w:r>
        <w:t>Vorkenntnisse</w:t>
      </w:r>
      <w:bookmarkEnd w:id="128"/>
    </w:p>
    <w:p w14:paraId="72AE54D0" w14:textId="1CA5A1CD" w:rsidR="0052201C" w:rsidRDefault="00420AFD" w:rsidP="007211AA">
      <w:pPr>
        <w:spacing w:after="0" w:line="276" w:lineRule="auto"/>
        <w:ind w:left="360"/>
        <w:contextualSpacing/>
      </w:pPr>
      <w:r>
        <w:t xml:space="preserve">Die einzigen Vorkenntnisse besitzen wir aus den Inhalten </w:t>
      </w:r>
      <w:r w:rsidR="00EC64AE">
        <w:t xml:space="preserve">die </w:t>
      </w:r>
      <w:r>
        <w:t xml:space="preserve">im Rahmen des dualen Studiums der Wirtschaftsinformatik angeeignet </w:t>
      </w:r>
      <w:r w:rsidR="00EC64AE">
        <w:t>wurden</w:t>
      </w:r>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129" w:name="h.pre3xv7wcz3u" w:colFirst="0" w:colLast="0"/>
      <w:bookmarkStart w:id="130" w:name="_Toc439671998"/>
      <w:bookmarkEnd w:id="129"/>
      <w:r>
        <w:t>Einschränkungen</w:t>
      </w:r>
      <w:bookmarkEnd w:id="130"/>
    </w:p>
    <w:p w14:paraId="700C2B85" w14:textId="2B6E92AB" w:rsidR="0052201C" w:rsidRDefault="0052201C" w:rsidP="005C5984">
      <w:pPr>
        <w:spacing w:after="0" w:line="276" w:lineRule="auto"/>
        <w:ind w:left="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075DEE"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132" w:name="_Toc439671999"/>
      <w:commentRangeStart w:id="133"/>
      <w:r>
        <w:t>Meilensteine</w:t>
      </w:r>
      <w:bookmarkEnd w:id="132"/>
    </w:p>
    <w:p w14:paraId="2310D8F2" w14:textId="221EFEEA" w:rsidR="004F4ED9" w:rsidRDefault="002B5F0C" w:rsidP="000F0F7C">
      <w:pPr>
        <w:rPr>
          <w:ins w:id="134" w:author="ħʝᵰҩƾҩ ħɣῡƺҩ" w:date="2016-01-04T12:21:00Z"/>
          <w:rStyle w:val="berschrift4Zchn"/>
        </w:rPr>
      </w:pPr>
      <w:r w:rsidRPr="002B5F0C">
        <w:rPr>
          <w:rStyle w:val="berschrift4Zchn"/>
        </w:rPr>
        <w:t>https://docs.google.com/spreadsheets/d/1Ssdn-gzXDYjQ3ldQSXaKPz8bGzdTRwECd5rJbsxSwsw/edit?usp=sharing</w:t>
      </w:r>
      <w:commentRangeEnd w:id="133"/>
      <w:r w:rsidR="00EC64AE">
        <w:rPr>
          <w:rStyle w:val="Kommentarzeichen"/>
        </w:rPr>
        <w:commentReference w:id="133"/>
      </w:r>
    </w:p>
    <w:p w14:paraId="1A261460" w14:textId="77777777" w:rsidR="004F4ED9" w:rsidRDefault="004F4ED9">
      <w:pPr>
        <w:rPr>
          <w:ins w:id="135" w:author="ħʝᵰҩƾҩ ħɣῡƺҩ" w:date="2016-01-04T12:21:00Z"/>
          <w:rStyle w:val="berschrift4Zchn"/>
        </w:rPr>
      </w:pPr>
      <w:ins w:id="136" w:author="ħʝᵰҩƾҩ ħɣῡƺҩ" w:date="2016-01-04T12:21:00Z">
        <w:r>
          <w:rPr>
            <w:rStyle w:val="berschrift4Zchn"/>
          </w:rPr>
          <w:br w:type="page"/>
        </w:r>
      </w:ins>
    </w:p>
    <w:p w14:paraId="73ABD533" w14:textId="41E877A6" w:rsidR="000F0F7C" w:rsidDel="004F4ED9" w:rsidRDefault="000F0F7C" w:rsidP="000F0F7C">
      <w:pPr>
        <w:rPr>
          <w:del w:id="137" w:author="ħʝᵰҩƾҩ ħɣῡƺҩ" w:date="2016-01-04T12:21:00Z"/>
        </w:rPr>
      </w:pPr>
    </w:p>
    <w:p w14:paraId="585F9142" w14:textId="77777777" w:rsidR="00597D84" w:rsidRPr="00597D84" w:rsidRDefault="00597D84" w:rsidP="0058701F">
      <w:pPr>
        <w:pStyle w:val="berschrift1"/>
      </w:pPr>
      <w:bookmarkStart w:id="138" w:name="_Toc439672000"/>
      <w:r w:rsidRPr="00597D84">
        <w:t>Organisation</w:t>
      </w:r>
      <w:bookmarkEnd w:id="138"/>
    </w:p>
    <w:p w14:paraId="6554668B" w14:textId="77777777" w:rsidR="00597D84" w:rsidRDefault="00A95B83" w:rsidP="00597D84">
      <w:pPr>
        <w:pStyle w:val="berschrift2"/>
      </w:pPr>
      <w:bookmarkStart w:id="139" w:name="_Toc439672001"/>
      <w:r>
        <w:t>Aufbauorganisation</w:t>
      </w:r>
      <w:bookmarkEnd w:id="139"/>
    </w:p>
    <w:p w14:paraId="5D7D1020" w14:textId="15B375A9" w:rsidR="00972D70" w:rsidRDefault="009867CE" w:rsidP="00972D70">
      <w:pPr>
        <w:pStyle w:val="berschrift3"/>
      </w:pPr>
      <w:bookmarkStart w:id="140" w:name="_Toc439672002"/>
      <w:r>
        <w:t>Projekt Hierarchie</w:t>
      </w:r>
      <w:bookmarkEnd w:id="14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142"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143" w:author="ħʝᵰҩƾҩ ħɣῡƺҩ" w:date="2016-01-04T12:22:00Z"/>
        </w:rPr>
      </w:pPr>
      <w:r>
        <w:t xml:space="preserve">Fachliche Fragestellungen werden </w:t>
      </w:r>
      <w:del w:id="144"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145" w:author="ħʝᵰҩƾҩ ħɣῡƺҩ" w:date="2016-01-04T12:22:00Z"/>
        </w:rPr>
      </w:pPr>
      <w:ins w:id="146" w:author="ħʝᵰҩƾҩ ħɣῡƺҩ" w:date="2016-01-04T12:22:00Z">
        <w:r>
          <w:br w:type="page"/>
        </w:r>
      </w:ins>
    </w:p>
    <w:p w14:paraId="656446D4" w14:textId="007276AE" w:rsidR="00972D70" w:rsidRPr="00972D70" w:rsidDel="0008002B" w:rsidRDefault="00972D70" w:rsidP="00972D70">
      <w:pPr>
        <w:rPr>
          <w:del w:id="147"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148" w:name="_Ref436480645"/>
      <w:bookmarkStart w:id="149" w:name="_Toc439672003"/>
      <w:proofErr w:type="spellStart"/>
      <w:r>
        <w:t>Taskforces</w:t>
      </w:r>
      <w:bookmarkEnd w:id="148"/>
      <w:bookmarkEnd w:id="149"/>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150" w:author="ħʝᵰҩƾҩ ħɣῡƺҩ" w:date="2016-01-04T10:55:00Z">
        <w:r w:rsidR="00EE3B24">
          <w:t>-T</w:t>
        </w:r>
      </w:ins>
      <w:del w:id="151"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152"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153" w:author="ħʝᵰҩƾҩ ħɣῡƺҩ" w:date="2016-01-04T10:56:00Z">
        <w:r w:rsidDel="00EE3B24">
          <w:delText>Darüberhinaus</w:delText>
        </w:r>
      </w:del>
      <w:ins w:id="154"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155"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156" w:author="ħʝᵰҩƾҩ ħɣῡƺҩ" w:date="2016-01-04T10:56:00Z">
        <w:r w:rsidR="00EE3B24">
          <w:t>,</w:t>
        </w:r>
      </w:ins>
      <w:r w:rsidRPr="00EE3B24">
        <w:t xml:space="preserve"> das</w:t>
      </w:r>
      <w:ins w:id="157"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158" w:author="ħʝᵰҩƾҩ ħɣῡƺҩ" w:date="2016-01-04T10:56:00Z">
        <w:r w:rsidR="00EE3B24">
          <w:t>, a</w:t>
        </w:r>
      </w:ins>
      <w:ins w:id="159" w:author="ħʝᵰҩƾҩ ħɣῡƺҩ" w:date="2016-01-04T10:57:00Z">
        <w:r w:rsidR="00EE3B24">
          <w:t>ls auch</w:t>
        </w:r>
      </w:ins>
      <w:ins w:id="160" w:author="ħʝᵰҩƾҩ ħɣῡƺҩ" w:date="2016-01-04T12:23:00Z">
        <w:r w:rsidR="0008002B">
          <w:t xml:space="preserve"> </w:t>
        </w:r>
      </w:ins>
      <w:del w:id="161" w:author="ħʝᵰҩƾҩ ħɣῡƺҩ" w:date="2016-01-04T10:57:00Z">
        <w:r w:rsidDel="00EE3B24">
          <w:delText xml:space="preserve"> wie der</w:delText>
        </w:r>
      </w:del>
      <w:ins w:id="162" w:author="ħʝᵰҩƾҩ ħɣῡƺҩ" w:date="2016-01-04T10:57:00Z">
        <w:r w:rsidR="00EE3B24">
          <w:t>den</w:t>
        </w:r>
      </w:ins>
      <w:r>
        <w:t xml:space="preserve"> Disput zwischen Mitgliedern, fehlende</w:t>
      </w:r>
      <w:ins w:id="163" w:author="ħʝᵰҩƾҩ ħɣῡƺҩ" w:date="2016-01-04T10:57:00Z">
        <w:r w:rsidR="00EE3B24">
          <w:t>n</w:t>
        </w:r>
      </w:ins>
      <w:r>
        <w:t xml:space="preserve"> Ausarbeitungen </w:t>
      </w:r>
      <w:proofErr w:type="spellStart"/>
      <w:r>
        <w:t>oä</w:t>
      </w:r>
      <w:proofErr w:type="spellEnd"/>
      <w:ins w:id="164" w:author="ħʝᵰҩƾҩ ħɣῡƺҩ" w:date="2016-01-04T12:23:00Z">
        <w:r w:rsidR="0008002B">
          <w:t xml:space="preserve">. </w:t>
        </w:r>
      </w:ins>
      <w:del w:id="165" w:author="ħʝᵰҩƾҩ ħɣῡƺҩ" w:date="2016-01-04T10:57:00Z">
        <w:r w:rsidDel="00EE3B24">
          <w:delText xml:space="preserve">. und haben in letzter Instanz die höchste Entscheidungsgewalt bezüglich Stories. </w:delText>
        </w:r>
      </w:del>
      <w:ins w:id="166" w:author="ħʝᵰҩƾҩ ħɣῡƺҩ" w:date="2016-01-04T10:57:00Z">
        <w:r w:rsidR="00EE3B24">
          <w:t xml:space="preserve">In letzter Instanz hab die </w:t>
        </w:r>
        <w:proofErr w:type="spellStart"/>
        <w:r w:rsidR="00EE3B24">
          <w:t>Scrum</w:t>
        </w:r>
        <w:proofErr w:type="spellEnd"/>
        <w:r w:rsidR="00EE3B24">
          <w:t xml:space="preserve"> Master die </w:t>
        </w:r>
      </w:ins>
      <w:ins w:id="167" w:author="ħʝᵰҩƾҩ ħɣῡƺҩ" w:date="2016-01-04T10:58:00Z">
        <w:r w:rsidR="00EE3B24">
          <w:t>höchste</w:t>
        </w:r>
      </w:ins>
      <w:ins w:id="168" w:author="ħʝᵰҩƾҩ ħɣῡƺҩ" w:date="2016-01-04T10:57:00Z">
        <w:r w:rsidR="00EE3B24">
          <w:t xml:space="preserve"> Entscheidung</w:t>
        </w:r>
      </w:ins>
      <w:ins w:id="169"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170"/>
      <w:commentRangeStart w:id="171"/>
      <w:r w:rsidRPr="00EE3B24">
        <w:rPr>
          <w:lang w:val="en-US"/>
        </w:rPr>
        <w:t>Translators</w:t>
      </w:r>
      <w:commentRangeEnd w:id="170"/>
      <w:commentRangeEnd w:id="171"/>
      <w:r w:rsidR="0008002B">
        <w:rPr>
          <w:rStyle w:val="Kommentarzeichen"/>
          <w:rFonts w:asciiTheme="minorHAnsi" w:eastAsiaTheme="minorHAnsi" w:hAnsiTheme="minorHAnsi" w:cstheme="minorBidi"/>
          <w:i w:val="0"/>
          <w:iCs w:val="0"/>
          <w:color w:val="auto"/>
          <w:u w:val="none"/>
        </w:rPr>
        <w:commentReference w:id="170"/>
      </w:r>
      <w:r w:rsidR="00182135">
        <w:rPr>
          <w:rStyle w:val="Kommentarzeichen"/>
          <w:rFonts w:asciiTheme="minorHAnsi" w:eastAsiaTheme="minorHAnsi" w:hAnsiTheme="minorHAnsi" w:cstheme="minorBidi"/>
          <w:i w:val="0"/>
          <w:iCs w:val="0"/>
          <w:color w:val="auto"/>
          <w:u w:val="none"/>
        </w:rPr>
        <w:commentReference w:id="171"/>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commentRangeStart w:id="172"/>
      <w:r w:rsidRPr="00EE3B24">
        <w:rPr>
          <w:lang w:val="en-US"/>
        </w:rPr>
        <w:t>Development</w:t>
      </w:r>
      <w:commentRangeEnd w:id="172"/>
      <w:r w:rsidR="0008002B">
        <w:rPr>
          <w:rStyle w:val="Kommentarzeichen"/>
          <w:rFonts w:asciiTheme="minorHAnsi" w:eastAsiaTheme="minorHAnsi" w:hAnsiTheme="minorHAnsi" w:cstheme="minorBidi"/>
          <w:i w:val="0"/>
          <w:iCs w:val="0"/>
          <w:color w:val="auto"/>
          <w:u w:val="none"/>
        </w:rPr>
        <w:commentReference w:id="172"/>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173"/>
      <w:proofErr w:type="spellStart"/>
      <w:r w:rsidRPr="00EE3B24">
        <w:rPr>
          <w:lang w:val="en-US"/>
        </w:rPr>
        <w:t>Frontendlayout</w:t>
      </w:r>
      <w:commentRangeEnd w:id="173"/>
      <w:proofErr w:type="spellEnd"/>
      <w:r w:rsidR="0008002B">
        <w:rPr>
          <w:rStyle w:val="Kommentarzeichen"/>
          <w:rFonts w:asciiTheme="minorHAnsi" w:eastAsiaTheme="minorHAnsi" w:hAnsiTheme="minorHAnsi" w:cstheme="minorBidi"/>
          <w:i w:val="0"/>
          <w:iCs w:val="0"/>
          <w:color w:val="auto"/>
          <w:u w:val="none"/>
        </w:rPr>
        <w:commentReference w:id="173"/>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174" w:name="_Toc439672004"/>
      <w:proofErr w:type="spellStart"/>
      <w:r>
        <w:t>Skillsheet</w:t>
      </w:r>
      <w:bookmarkEnd w:id="174"/>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175" w:author="ħʝᵰҩƾҩ ħɣῡƺҩ" w:date="2016-01-04T12:25:00Z">
        <w:r w:rsidR="00635A4D">
          <w:rPr>
            <w:i/>
          </w:rPr>
          <w:br/>
        </w:r>
      </w:ins>
      <w:del w:id="176" w:author="ħʝᵰҩƾҩ ħɣῡƺҩ" w:date="2016-01-04T12:25:00Z">
        <w:r w:rsidDel="00635A4D">
          <w:rPr>
            <w:i/>
          </w:rPr>
          <w:delText xml:space="preserve"> </w:delText>
        </w:r>
      </w:del>
      <w:proofErr w:type="spellStart"/>
      <w:r>
        <w:rPr>
          <w:i/>
        </w:rPr>
        <w:t>Self</w:t>
      </w:r>
      <w:proofErr w:type="spellEnd"/>
      <w:r>
        <w:rPr>
          <w:i/>
        </w:rPr>
        <w:t>-</w:t>
      </w:r>
      <w:del w:id="177" w:author="ħʝᵰҩƾҩ ħɣῡƺҩ" w:date="2016-01-04T12:25:00Z">
        <w:r w:rsidDel="000326F2">
          <w:rPr>
            <w:i/>
          </w:rPr>
          <w:delText xml:space="preserve">teaching </w:delText>
        </w:r>
      </w:del>
      <w:ins w:id="178" w:author="ħʝᵰҩƾҩ ħɣῡƺҩ" w:date="2016-01-04T12:25:00Z">
        <w:r w:rsidR="000326F2">
          <w:rPr>
            <w:i/>
          </w:rPr>
          <w:t xml:space="preserve">Teaching </w:t>
        </w:r>
      </w:ins>
      <w:r>
        <w:rPr>
          <w:i/>
        </w:rPr>
        <w:t>Teams</w:t>
      </w:r>
      <w:ins w:id="179" w:author="ħʝᵰҩƾҩ ħɣῡƺҩ" w:date="2016-01-04T12:24:00Z">
        <w:r w:rsidR="00635A4D">
          <w:rPr>
            <w:i/>
          </w:rPr>
          <w:t xml:space="preserve"> </w:t>
        </w:r>
      </w:ins>
      <w:r>
        <w:rPr>
          <w:i/>
        </w:rPr>
        <w:t>-&gt;</w:t>
      </w:r>
      <w:ins w:id="180" w:author="ħʝᵰҩƾҩ ħɣῡƺҩ" w:date="2016-01-04T12:24:00Z">
        <w:r w:rsidR="00635A4D">
          <w:rPr>
            <w:i/>
          </w:rPr>
          <w:t xml:space="preserve"> </w:t>
        </w:r>
      </w:ins>
      <w:r>
        <w:rPr>
          <w:i/>
        </w:rPr>
        <w:t>1</w:t>
      </w:r>
      <w:ins w:id="181" w:author="ħʝᵰҩƾҩ ħɣῡƺҩ" w:date="2016-01-04T12:24:00Z">
        <w:r w:rsidR="00635A4D">
          <w:rPr>
            <w:i/>
          </w:rPr>
          <w:t xml:space="preserve"> </w:t>
        </w:r>
      </w:ins>
      <w:del w:id="182" w:author="ħʝᵰҩƾҩ ħɣῡƺҩ" w:date="2016-01-04T12:24:00Z">
        <w:r w:rsidDel="00635A4D">
          <w:rPr>
            <w:i/>
          </w:rPr>
          <w:delText>erfahren</w:delText>
        </w:r>
      </w:del>
      <w:ins w:id="183" w:author="ħʝᵰҩƾҩ ħɣῡƺҩ" w:date="2016-01-04T12:24:00Z">
        <w:r w:rsidR="00635A4D">
          <w:rPr>
            <w:i/>
          </w:rPr>
          <w:t xml:space="preserve">Erfahrener &amp; </w:t>
        </w:r>
      </w:ins>
      <w:del w:id="184" w:author="ħʝᵰҩƾҩ ħɣῡƺҩ" w:date="2016-01-04T12:24:00Z">
        <w:r w:rsidDel="00635A4D">
          <w:rPr>
            <w:i/>
          </w:rPr>
          <w:delText>+</w:delText>
        </w:r>
      </w:del>
      <w:r>
        <w:rPr>
          <w:i/>
        </w:rPr>
        <w:t>1</w:t>
      </w:r>
      <w:ins w:id="185" w:author="ħʝᵰҩƾҩ ħɣῡƺҩ" w:date="2016-01-04T12:24:00Z">
        <w:r w:rsidR="00635A4D">
          <w:rPr>
            <w:i/>
          </w:rPr>
          <w:t xml:space="preserve"> </w:t>
        </w:r>
      </w:ins>
      <w:del w:id="186" w:author="ħʝᵰҩƾҩ ħɣῡƺҩ" w:date="2016-01-04T12:24:00Z">
        <w:r w:rsidDel="00635A4D">
          <w:rPr>
            <w:i/>
          </w:rPr>
          <w:delText>semierfahren</w:delText>
        </w:r>
      </w:del>
      <w:ins w:id="187" w:author="ħʝᵰҩƾҩ ħɣῡƺҩ" w:date="2016-01-04T12:24:00Z">
        <w:r w:rsidR="00635A4D">
          <w:rPr>
            <w:i/>
          </w:rPr>
          <w:t>Semi-Erfahren</w:t>
        </w:r>
      </w:ins>
      <w:ins w:id="188" w:author="ħʝᵰҩƾҩ ħɣῡƺҩ" w:date="2016-01-04T12:25:00Z">
        <w:r w:rsidR="00635A4D">
          <w:rPr>
            <w:i/>
          </w:rPr>
          <w:t>er</w:t>
        </w:r>
      </w:ins>
      <w:r>
        <w:rPr>
          <w:i/>
        </w:rPr>
        <w:t>)</w:t>
      </w:r>
    </w:p>
    <w:p w14:paraId="55F38D6A" w14:textId="0107465B" w:rsidR="00896F05" w:rsidRPr="00896F05" w:rsidRDefault="00896F05">
      <w:r>
        <w:lastRenderedPageBreak/>
        <w:t xml:space="preserve">Mit einem Gesamtprojekt übergreifenden </w:t>
      </w:r>
      <w:proofErr w:type="spellStart"/>
      <w:r>
        <w:t>Skillsheet</w:t>
      </w:r>
      <w:proofErr w:type="spellEnd"/>
      <w:r>
        <w:t xml:space="preserve"> werden besondere Fähigkeiten und Vorkenntnisse der einzelnen Projektmitglieder ermittelt. Daraus </w:t>
      </w:r>
      <w:del w:id="189" w:author="ħʝᵰҩƾҩ ħɣῡƺҩ" w:date="2016-01-04T10:59:00Z">
        <w:r w:rsidDel="00EE3B24">
          <w:delText xml:space="preserve">Ergibt </w:delText>
        </w:r>
      </w:del>
      <w:ins w:id="190" w:author="ħʝᵰҩƾҩ ħɣῡƺҩ" w:date="2016-01-04T10:59:00Z">
        <w:r w:rsidR="00EE3B24">
          <w:t xml:space="preserve">ergibt </w:t>
        </w:r>
      </w:ins>
      <w:r>
        <w:t xml:space="preserve">sich ein </w:t>
      </w:r>
      <w:del w:id="191" w:author="ħʝᵰҩƾҩ ħɣῡƺҩ" w:date="2016-01-04T10:59:00Z">
        <w:r w:rsidDel="00EE3B24">
          <w:delText>Kompetenzenpool</w:delText>
        </w:r>
      </w:del>
      <w:ins w:id="19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193" w:name="_Toc439672005"/>
      <w:commentRangeStart w:id="194"/>
      <w:commentRangeStart w:id="195"/>
      <w:r w:rsidRPr="00597D84">
        <w:lastRenderedPageBreak/>
        <w:t>Ablauf</w:t>
      </w:r>
      <w:r w:rsidR="00A95B83">
        <w:t>steuerung</w:t>
      </w:r>
      <w:commentRangeEnd w:id="194"/>
      <w:r w:rsidR="00B71FE2">
        <w:rPr>
          <w:rStyle w:val="Kommentarzeichen"/>
          <w:rFonts w:asciiTheme="minorHAnsi" w:eastAsiaTheme="minorHAnsi" w:hAnsiTheme="minorHAnsi" w:cstheme="minorBidi"/>
          <w:color w:val="auto"/>
        </w:rPr>
        <w:commentReference w:id="194"/>
      </w:r>
      <w:bookmarkEnd w:id="193"/>
    </w:p>
    <w:p w14:paraId="78C609C7" w14:textId="03FE42A7" w:rsidR="00A95B83" w:rsidRDefault="00A95B83" w:rsidP="00A95B83">
      <w:pPr>
        <w:pStyle w:val="berschrift2"/>
      </w:pPr>
      <w:bookmarkStart w:id="196" w:name="_Ref436480151"/>
      <w:bookmarkStart w:id="197" w:name="_Ref436480164"/>
      <w:bookmarkStart w:id="198" w:name="_Ref436480175"/>
      <w:bookmarkStart w:id="199" w:name="_Ref436480177"/>
      <w:bookmarkStart w:id="200" w:name="_Ref436480178"/>
      <w:bookmarkStart w:id="201" w:name="_Ref436480200"/>
      <w:bookmarkStart w:id="202" w:name="_Toc439672006"/>
      <w:commentRangeStart w:id="203"/>
      <w:r>
        <w:t>Phasenmodell</w:t>
      </w:r>
      <w:bookmarkEnd w:id="196"/>
      <w:bookmarkEnd w:id="197"/>
      <w:bookmarkEnd w:id="198"/>
      <w:bookmarkEnd w:id="199"/>
      <w:bookmarkEnd w:id="200"/>
      <w:bookmarkEnd w:id="201"/>
      <w:commentRangeEnd w:id="203"/>
      <w:r w:rsidR="004C7744">
        <w:rPr>
          <w:rStyle w:val="Kommentarzeichen"/>
          <w:rFonts w:asciiTheme="minorHAnsi" w:eastAsiaTheme="minorHAnsi" w:hAnsiTheme="minorHAnsi" w:cstheme="minorBidi"/>
          <w:color w:val="auto"/>
        </w:rPr>
        <w:commentReference w:id="203"/>
      </w:r>
      <w:r w:rsidR="00896F05">
        <w:rPr>
          <w:rStyle w:val="Funotenzeichen"/>
        </w:rPr>
        <w:footnoteReference w:id="5"/>
      </w:r>
      <w:bookmarkEnd w:id="20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204" w:name="_Toc439672007"/>
      <w:r>
        <w:t>Erste Planung</w:t>
      </w:r>
      <w:bookmarkEnd w:id="20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205" w:name="_Toc439672008"/>
      <w:commentRangeStart w:id="206"/>
      <w:r>
        <w:t>Zweite Planung</w:t>
      </w:r>
      <w:commentRangeEnd w:id="206"/>
      <w:r>
        <w:rPr>
          <w:rStyle w:val="Kommentarzeichen"/>
          <w:rFonts w:asciiTheme="minorHAnsi" w:eastAsiaTheme="minorHAnsi" w:hAnsiTheme="minorHAnsi" w:cstheme="minorBidi"/>
          <w:color w:val="auto"/>
        </w:rPr>
        <w:commentReference w:id="206"/>
      </w:r>
      <w:bookmarkEnd w:id="205"/>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195"/>
      <w:r w:rsidR="000326F2">
        <w:rPr>
          <w:rStyle w:val="Kommentarzeichen"/>
        </w:rPr>
        <w:commentReference w:id="195"/>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207" w:name="_Toc439672009"/>
      <w:proofErr w:type="spellStart"/>
      <w:r w:rsidRPr="00A95B83">
        <w:t>Scrum</w:t>
      </w:r>
      <w:bookmarkEnd w:id="207"/>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208"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209"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210" w:author="ħʝᵰҩƾҩ ħɣῡƺҩ" w:date="2016-01-04T11:01:00Z">
        <w:r w:rsidR="00291BB5">
          <w:t>,</w:t>
        </w:r>
      </w:ins>
      <w:r>
        <w:t xml:space="preserve"> als sehr bekannte Form der agilen Vorgehensmethoden</w:t>
      </w:r>
      <w:ins w:id="211"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212" w:author="ħʝᵰҩƾҩ ħɣῡƺҩ" w:date="2016-01-04T11:01:00Z">
        <w:r w:rsidDel="00291BB5">
          <w:delText xml:space="preserve">und </w:delText>
        </w:r>
      </w:del>
      <w:ins w:id="213" w:author="ħʝᵰҩƾҩ ħɣῡƺҩ" w:date="2016-01-04T11:01:00Z">
        <w:r w:rsidR="00291BB5">
          <w:t xml:space="preserve">oder </w:t>
        </w:r>
      </w:ins>
      <w:r>
        <w:t>das Wasserfallmodell</w:t>
      </w:r>
      <w:ins w:id="214" w:author="ħʝᵰҩƾҩ ħɣῡƺҩ" w:date="2016-01-04T11:01:00Z">
        <w:r w:rsidR="00291BB5">
          <w:t xml:space="preserve"> an</w:t>
        </w:r>
      </w:ins>
      <w:r>
        <w:t xml:space="preserve">. Wir entschieden </w:t>
      </w:r>
      <w:del w:id="215" w:author="ħʝᵰҩƾҩ ħɣῡƺҩ" w:date="2016-01-04T11:01:00Z">
        <w:r w:rsidDel="00291BB5">
          <w:delText xml:space="preserve">und </w:delText>
        </w:r>
      </w:del>
      <w:ins w:id="216" w:author="ħʝᵰҩƾҩ ħɣῡƺҩ" w:date="2016-01-04T11:01:00Z">
        <w:r w:rsidR="00291BB5">
          <w:t xml:space="preserve">uns </w:t>
        </w:r>
      </w:ins>
      <w:r>
        <w:t xml:space="preserve">gemeinschaftlich für </w:t>
      </w:r>
      <w:proofErr w:type="spellStart"/>
      <w:r>
        <w:t>Scrum</w:t>
      </w:r>
      <w:proofErr w:type="spellEnd"/>
      <w:ins w:id="217" w:author="ħʝᵰҩƾҩ ħɣῡƺҩ" w:date="2016-01-04T11:01:00Z">
        <w:r w:rsidR="00291BB5">
          <w:t>,</w:t>
        </w:r>
      </w:ins>
      <w:r>
        <w:t xml:space="preserve"> weil es verschiedene Vorteile</w:t>
      </w:r>
      <w:ins w:id="218" w:author="ħʝᵰҩƾҩ ħɣῡƺҩ" w:date="2016-01-04T11:02:00Z">
        <w:r w:rsidR="00291BB5">
          <w:t>,</w:t>
        </w:r>
      </w:ins>
      <w:r>
        <w:t xml:space="preserve"> resultierend aus dem Vorgehen</w:t>
      </w:r>
      <w:ins w:id="219"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220" w:author="ħʝᵰҩƾҩ ħɣῡƺҩ" w:date="2016-01-04T11:02:00Z">
        <w:r w:rsidDel="00291BB5">
          <w:delText>Darüberhinaus</w:delText>
        </w:r>
      </w:del>
      <w:ins w:id="221" w:author="ħʝᵰҩƾҩ ħɣῡƺҩ" w:date="2016-01-04T11:02:00Z">
        <w:r w:rsidR="00291BB5">
          <w:t>Darüber hinaus</w:t>
        </w:r>
      </w:ins>
      <w:r>
        <w:t xml:space="preserve"> hatten wir nach jedem Sprint ein besseres Gefühl</w:t>
      </w:r>
      <w:ins w:id="222"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223" w:name="_Toc439672010"/>
      <w:proofErr w:type="spellStart"/>
      <w:r>
        <w:t>Scrum</w:t>
      </w:r>
      <w:proofErr w:type="spellEnd"/>
      <w:r>
        <w:t xml:space="preserve"> im Projekt</w:t>
      </w:r>
      <w:bookmarkEnd w:id="223"/>
    </w:p>
    <w:p w14:paraId="045C6B7B" w14:textId="7D954130" w:rsidR="000A68D2" w:rsidRDefault="007657B7" w:rsidP="00B91245">
      <w:r>
        <w:t xml:space="preserve">Die </w:t>
      </w:r>
      <w:proofErr w:type="spellStart"/>
      <w:r>
        <w:t>Scrum</w:t>
      </w:r>
      <w:proofErr w:type="spellEnd"/>
      <w:r>
        <w:t xml:space="preserve"> </w:t>
      </w:r>
      <w:del w:id="224" w:author="ħʝᵰҩƾҩ ħɣῡƺҩ" w:date="2016-01-04T12:37:00Z">
        <w:r w:rsidDel="005C5984">
          <w:delText>vorgehensweise</w:delText>
        </w:r>
      </w:del>
      <w:ins w:id="225" w:author="ħʝᵰҩƾҩ ħɣῡƺҩ" w:date="2016-01-04T12:37:00Z">
        <w:r w:rsidR="005C5984">
          <w:t>Vorgehensweise</w:t>
        </w:r>
      </w:ins>
      <w:r>
        <w:t xml:space="preserve"> wurde in unserem Team gemeinschaftlich beschlossen und fast vollständig umgesetzt. Wir verstehen </w:t>
      </w:r>
      <w:proofErr w:type="spellStart"/>
      <w:r>
        <w:t>Scrum</w:t>
      </w:r>
      <w:proofErr w:type="spellEnd"/>
      <w:r>
        <w:t xml:space="preserve"> als Richtlinie</w:t>
      </w:r>
      <w:ins w:id="226" w:author="ħʝᵰҩƾҩ ħɣῡƺҩ" w:date="2016-01-04T11:03:00Z">
        <w:r w:rsidR="00291BB5">
          <w:t>,</w:t>
        </w:r>
      </w:ins>
      <w:r>
        <w:t xml:space="preserve"> wonach wir die mehrheitlichen Regeln befolgen. So haben wir eine Menge fester Rollen</w:t>
      </w:r>
      <w:del w:id="227"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-Team</w:t>
      </w:r>
      <w:ins w:id="228" w:author="ħʝᵰҩƾҩ ħɣῡƺҩ" w:date="2016-01-04T12:37:00Z">
        <w:r w:rsidR="005C5984">
          <w:t xml:space="preserve"> ist</w:t>
        </w:r>
      </w:ins>
      <w:r>
        <w:t xml:space="preserve">)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229" w:author="ħʝᵰҩƾҩ ħɣῡƺҩ" w:date="2016-01-04T11:07:00Z">
        <w:r w:rsidDel="00291BB5">
          <w:delText>macht</w:delText>
        </w:r>
      </w:del>
      <w:ins w:id="230" w:author="ħʝᵰҩƾҩ ħɣῡƺҩ" w:date="2016-01-04T11:07:00Z">
        <w:r w:rsidR="00291BB5">
          <w:t>erledigt hatte</w:t>
        </w:r>
      </w:ins>
      <w:r>
        <w:t>. Wichtig war uns</w:t>
      </w:r>
      <w:ins w:id="231" w:author="ħʝᵰҩƾҩ ħɣῡƺҩ" w:date="2016-01-04T11:07:00Z">
        <w:r w:rsidR="00291BB5">
          <w:t>,</w:t>
        </w:r>
      </w:ins>
      <w:r>
        <w:t xml:space="preserve"> das</w:t>
      </w:r>
      <w:ins w:id="232"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233" w:author="ħʝᵰҩƾҩ ħɣῡƺҩ" w:date="2016-01-04T11:07:00Z">
        <w:r w:rsidR="000A68D2" w:rsidDel="00291BB5">
          <w:delText xml:space="preserve">und raten </w:delText>
        </w:r>
      </w:del>
      <w:r w:rsidR="000A68D2">
        <w:t>durch die Mitglieder des Teams</w:t>
      </w:r>
      <w:ins w:id="234" w:author="ħʝᵰҩƾҩ ħɣῡƺҩ" w:date="2016-01-04T12:38:00Z">
        <w:r w:rsidR="005C5984">
          <w:t>,</w:t>
        </w:r>
      </w:ins>
      <w:r w:rsidR="000A68D2">
        <w:t xml:space="preserve"> hat</w:t>
      </w:r>
      <w:ins w:id="23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236" w:author="ħʝᵰҩƾҩ ħɣῡƺҩ" w:date="2016-01-04T11:10:00Z">
        <w:r w:rsidR="00455330" w:rsidDel="006037FF">
          <w:delText xml:space="preserve">extreme </w:delText>
        </w:r>
      </w:del>
      <w:ins w:id="237" w:author="ħʝᵰҩƾҩ ħɣῡƺҩ" w:date="2016-01-04T11:10:00Z">
        <w:r w:rsidR="006037FF">
          <w:t xml:space="preserve">„Extreme </w:t>
        </w:r>
      </w:ins>
      <w:proofErr w:type="spellStart"/>
      <w:r w:rsidR="00455330">
        <w:t>Programming</w:t>
      </w:r>
      <w:proofErr w:type="spellEnd"/>
      <w:ins w:id="23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239"/>
      </w:r>
      <w:r>
        <w:rPr>
          <w:rStyle w:val="Funotenzeichen"/>
        </w:rPr>
        <w:footnoteReference w:id="6"/>
      </w:r>
    </w:p>
    <w:p w14:paraId="035E1769" w14:textId="4C68EE04" w:rsidR="000A68D2" w:rsidRPr="006037FF" w:rsidRDefault="000A68D2" w:rsidP="008C697F">
      <w:r>
        <w:t>Das Story Board ist das zentrale Fortschritts-Messinstrument gewesen. Auf dem Story Bord sind alle Aufgaben hinterlegt. Es zeigt den aktuellen Status (Fertig, in Bearbeitung und offen)</w:t>
      </w:r>
      <w:ins w:id="240" w:author="ħʝᵰҩƾҩ ħɣῡƺҩ" w:date="2016-01-04T12:39:00Z">
        <w:r w:rsidR="005C5984">
          <w:t>,</w:t>
        </w:r>
      </w:ins>
      <w:del w:id="241" w:author="ħʝᵰҩƾҩ ħɣῡƺҩ" w:date="2016-01-04T12:39:00Z">
        <w:r w:rsidDel="005C5984">
          <w:delText xml:space="preserve"> </w:delText>
        </w:r>
      </w:del>
      <w:ins w:id="242" w:author="ħʝᵰҩƾҩ ħɣῡƺҩ" w:date="2016-01-04T12:39:00Z">
        <w:r w:rsidR="005C5984">
          <w:t xml:space="preserve"> </w:t>
        </w:r>
      </w:ins>
      <w:r>
        <w:t xml:space="preserve">sowie welche Personen zuständig sind und wie komplex die Aufgabe scheint. Die Idee zum Story Bord kam während des ersten Sprints zur Erfassung des Fortschritts und um </w:t>
      </w:r>
      <w:ins w:id="243"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24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245" w:name="_Toc439672011"/>
      <w:r w:rsidRPr="00A95B83">
        <w:t xml:space="preserve">Extreme </w:t>
      </w:r>
      <w:proofErr w:type="spellStart"/>
      <w:r w:rsidRPr="00A95B83">
        <w:t>Programming</w:t>
      </w:r>
      <w:bookmarkEnd w:id="245"/>
      <w:proofErr w:type="spellEnd"/>
    </w:p>
    <w:p w14:paraId="5901636F" w14:textId="77777777" w:rsidR="0005585B" w:rsidRDefault="0005585B">
      <w:pPr>
        <w:rPr>
          <w:i/>
        </w:rPr>
      </w:pPr>
      <w:commentRangeStart w:id="246"/>
      <w:r>
        <w:rPr>
          <w:i/>
        </w:rPr>
        <w:t xml:space="preserve">Funktionalität der </w:t>
      </w:r>
      <w:proofErr w:type="spellStart"/>
      <w:r>
        <w:rPr>
          <w:i/>
        </w:rPr>
        <w:t>CoOp</w:t>
      </w:r>
      <w:proofErr w:type="spellEnd"/>
      <w:r>
        <w:rPr>
          <w:i/>
        </w:rPr>
        <w:t xml:space="preserve"> Arbeit von 2-3 Entwicklern + Backup</w:t>
      </w:r>
      <w:commentRangeEnd w:id="246"/>
      <w:r w:rsidR="00896F05">
        <w:rPr>
          <w:rStyle w:val="Kommentarzeichen"/>
        </w:rPr>
        <w:commentReference w:id="246"/>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1" o:title=""/>
          </v:shape>
          <o:OLEObject Type="Embed" ProgID="PowerPoint.Show.12" ShapeID="_x0000_i1025" DrawAspect="Icon" ObjectID="_1513452102" r:id="rId12"/>
        </w:object>
      </w:r>
      <w:r w:rsidR="007D2024">
        <w:rPr>
          <w:rStyle w:val="Funotenzeichen"/>
          <w:i/>
        </w:rPr>
        <w:footnoteReference w:id="7"/>
      </w:r>
      <w:r w:rsidR="0058701F">
        <w:br w:type="page"/>
      </w:r>
    </w:p>
    <w:p w14:paraId="33632A87" w14:textId="25C66E18" w:rsidR="0058701F" w:rsidRDefault="00597D84" w:rsidP="0058701F">
      <w:pPr>
        <w:pStyle w:val="berschrift2"/>
        <w:rPr>
          <w:ins w:id="247" w:author="ħʝᵰҩƾҩ ħɣῡƺҩ" w:date="2016-01-04T16:22:00Z"/>
        </w:rPr>
      </w:pPr>
      <w:bookmarkStart w:id="248" w:name="_Toc439672012"/>
      <w:r w:rsidRPr="00597D84">
        <w:lastRenderedPageBreak/>
        <w:t>Risikomanagement</w:t>
      </w:r>
      <w:bookmarkStart w:id="249" w:name="_Toc439502512"/>
      <w:bookmarkStart w:id="250" w:name="_Toc439666454"/>
      <w:bookmarkStart w:id="251" w:name="_Toc439666561"/>
      <w:bookmarkEnd w:id="249"/>
      <w:bookmarkEnd w:id="250"/>
      <w:bookmarkEnd w:id="251"/>
      <w:ins w:id="252" w:author="ħʝᵰҩƾҩ ħɣῡƺҩ" w:date="2016-01-04T11:15:00Z">
        <w:r w:rsidR="006037FF">
          <w:t xml:space="preserve"> &amp; </w:t>
        </w:r>
      </w:ins>
      <w:commentRangeStart w:id="253"/>
      <w:proofErr w:type="spellStart"/>
      <w:r>
        <w:t>Stakeholderanalyse</w:t>
      </w:r>
      <w:commentRangeEnd w:id="253"/>
      <w:proofErr w:type="spellEnd"/>
      <w:r w:rsidR="006037FF">
        <w:rPr>
          <w:rStyle w:val="Kommentarzeichen"/>
          <w:rFonts w:asciiTheme="minorHAnsi" w:eastAsiaTheme="minorHAnsi" w:hAnsiTheme="minorHAnsi" w:cstheme="minorBidi"/>
          <w:color w:val="auto"/>
        </w:rPr>
        <w:commentReference w:id="253"/>
      </w:r>
      <w:bookmarkEnd w:id="248"/>
    </w:p>
    <w:p w14:paraId="560F9B10" w14:textId="581BF121" w:rsidR="002F63B2" w:rsidRDefault="00C579FA">
      <w:pPr>
        <w:rPr>
          <w:ins w:id="254" w:author="ħʝᵰҩƾҩ ħɣῡƺҩ" w:date="2016-01-04T16:55:00Z"/>
        </w:rPr>
        <w:pPrChange w:id="255" w:author="ħʝᵰҩƾҩ ħɣῡƺҩ" w:date="2016-01-04T16:22:00Z">
          <w:pPr>
            <w:pStyle w:val="berschrift2"/>
          </w:pPr>
        </w:pPrChange>
      </w:pPr>
      <w:ins w:id="256" w:author="ħʝᵰҩƾҩ ħɣῡƺҩ" w:date="2016-01-04T16:22:00Z">
        <w:r>
          <w:t xml:space="preserve">Bei der Risikoanalyse wurden überwiegend alle monetären Stakeholder </w:t>
        </w:r>
      </w:ins>
      <w:ins w:id="257" w:author="ħʝᵰҩƾҩ ħɣῡƺҩ" w:date="2016-01-04T16:23:00Z">
        <w:r>
          <w:t>und Risiken ignoriert, da diese zur Zeit des Projektstarts als auch der derzeitigen Entwicklung keine Rolle spielten.</w:t>
        </w:r>
      </w:ins>
      <w:ins w:id="258" w:author="ħʝᵰҩƾҩ ħɣῡƺҩ" w:date="2016-01-04T16:37:00Z">
        <w:r w:rsidR="00B6259A">
          <w:t xml:space="preserve"> Ob diese nach dem DWI13 Modul SWE bestehen könn</w:t>
        </w:r>
      </w:ins>
      <w:ins w:id="259" w:author="ħʝᵰҩƾҩ ħɣῡƺҩ" w:date="2016-01-04T16:38:00Z">
        <w:r w:rsidR="00B6259A">
          <w:t>t</w:t>
        </w:r>
      </w:ins>
      <w:ins w:id="260" w:author="ħʝᵰҩƾҩ ħɣῡƺҩ" w:date="2016-01-04T16:37:00Z">
        <w:r w:rsidR="00B6259A">
          <w:t>e</w:t>
        </w:r>
      </w:ins>
      <w:ins w:id="261" w:author="ħʝᵰҩƾҩ ħɣῡƺҩ" w:date="2016-01-04T16:38:00Z">
        <w:r w:rsidR="00B6259A">
          <w:t>n</w:t>
        </w:r>
      </w:ins>
      <w:ins w:id="262" w:author="ħʝᵰҩƾҩ ħɣῡƺҩ" w:date="2016-01-04T16:37:00Z">
        <w:r w:rsidR="00B6259A">
          <w:t>, müssten nachträglich geprüft werden.</w:t>
        </w:r>
      </w:ins>
      <w:ins w:id="263" w:author="ħʝᵰҩƾҩ ħɣῡƺҩ" w:date="2016-01-04T16:53:00Z">
        <w:r w:rsidR="002F63B2">
          <w:t xml:space="preserve"> Grundsätzlich gab es für de Projekt keine großen ernsthaften Risiken, die Thematiken, die vorhanden sein könnten, sind mit den </w:t>
        </w:r>
      </w:ins>
      <w:ins w:id="264" w:author="ħʝᵰҩƾҩ ħɣῡƺҩ" w:date="2016-01-04T16:55:00Z">
        <w:r w:rsidR="002F63B2">
          <w:t>Eintrittswahrscheinlichkeiten kaum bedrohlich.</w:t>
        </w:r>
      </w:ins>
    </w:p>
    <w:p w14:paraId="42FE6929" w14:textId="77777777" w:rsidR="00163B18" w:rsidRDefault="002F63B2" w:rsidP="006037FF">
      <w:pPr>
        <w:rPr>
          <w:ins w:id="265" w:author="ħʝᵰҩƾҩ ħɣῡƺҩ" w:date="2016-01-04T19:46:00Z"/>
        </w:rPr>
      </w:pPr>
      <w:ins w:id="266" w:author="ħʝᵰҩƾҩ ħɣῡƺҩ" w:date="2016-01-04T16:56:00Z">
        <w:r>
          <w:t xml:space="preserve">Detaillierte Informationen kann dem </w:t>
        </w:r>
        <w:proofErr w:type="spellStart"/>
        <w:r>
          <w:t>Exelsheet</w:t>
        </w:r>
      </w:ins>
      <w:proofErr w:type="spellEnd"/>
      <w:ins w:id="267" w:author="ħʝᵰҩƾҩ ħɣῡƺҩ" w:date="2016-01-04T19:45:00Z">
        <w:r w:rsidR="00163B18">
          <w:t xml:space="preserve"> im Anhang</w:t>
        </w:r>
      </w:ins>
      <w:ins w:id="268" w:author="ħʝᵰҩƾҩ ħɣῡƺҩ" w:date="2016-01-04T16:56:00Z">
        <w:r>
          <w:t xml:space="preserve"> entnommen werden.</w:t>
        </w:r>
      </w:ins>
      <w:ins w:id="269" w:author="ħʝᵰҩƾҩ ħɣῡƺҩ" w:date="2016-01-04T16:55:00Z">
        <w:r>
          <w:t xml:space="preserve"> </w:t>
        </w:r>
      </w:ins>
    </w:p>
    <w:p w14:paraId="34452482" w14:textId="3515327F" w:rsidR="006037FF" w:rsidRPr="006037FF" w:rsidDel="00163B18" w:rsidRDefault="00B400FC">
      <w:pPr>
        <w:rPr>
          <w:del w:id="270" w:author="ħʝᵰҩƾҩ ħɣῡƺҩ" w:date="2016-01-04T19:46:00Z"/>
        </w:rPr>
        <w:pPrChange w:id="271" w:author="ħʝᵰҩƾҩ ħɣῡƺҩ" w:date="2016-01-04T11:15:00Z">
          <w:pPr>
            <w:pStyle w:val="berschrift2"/>
          </w:pPr>
        </w:pPrChange>
      </w:pPr>
      <w:del w:id="272" w:author="ħʝᵰҩƾҩ ħɣῡƺҩ" w:date="2016-01-04T19:46:00Z">
        <w:r w:rsidDel="00163B18">
          <w:fldChar w:fldCharType="begin"/>
        </w:r>
        <w:r w:rsidDel="00163B18">
          <w:fldChar w:fldCharType="separate"/>
        </w:r>
        <w:r w:rsidDel="00163B18">
          <w:fldChar w:fldCharType="end"/>
        </w:r>
      </w:del>
    </w:p>
    <w:p w14:paraId="7E6355FB" w14:textId="4BFD6683" w:rsidR="00597D84" w:rsidDel="006037FF" w:rsidRDefault="00597D84" w:rsidP="00597D84">
      <w:pPr>
        <w:pStyle w:val="berschrift3"/>
        <w:rPr>
          <w:del w:id="273" w:author="ħʝᵰҩƾҩ ħɣῡƺҩ" w:date="2016-01-04T11:15:00Z"/>
        </w:rPr>
      </w:pPr>
      <w:del w:id="274" w:author="ħʝᵰҩƾҩ ħɣῡƺҩ" w:date="2016-01-04T11:15:00Z">
        <w:r w:rsidDel="006037FF">
          <w:delText>Intern</w:delText>
        </w:r>
      </w:del>
    </w:p>
    <w:p w14:paraId="43E66F53" w14:textId="22BF37FE" w:rsidR="00597D84" w:rsidDel="006037FF" w:rsidRDefault="00597D84" w:rsidP="0058701F">
      <w:pPr>
        <w:pStyle w:val="berschrift4"/>
        <w:rPr>
          <w:del w:id="275" w:author="ħʝᵰҩƾҩ ħɣῡƺҩ" w:date="2016-01-04T11:15:00Z"/>
        </w:rPr>
      </w:pPr>
      <w:del w:id="276"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277" w:author="ħʝᵰҩƾҩ ħɣῡƺҩ" w:date="2016-01-04T11:15:00Z"/>
        </w:rPr>
      </w:pPr>
    </w:p>
    <w:p w14:paraId="76B67B52" w14:textId="36BFCE91" w:rsidR="00597D84" w:rsidDel="006037FF" w:rsidRDefault="00597D84" w:rsidP="0058701F">
      <w:pPr>
        <w:pStyle w:val="berschrift4"/>
        <w:rPr>
          <w:del w:id="278" w:author="ħʝᵰҩƾҩ ħɣῡƺҩ" w:date="2016-01-04T11:15:00Z"/>
        </w:rPr>
      </w:pPr>
      <w:del w:id="279"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280" w:author="ħʝᵰҩƾҩ ħɣῡƺҩ" w:date="2016-01-04T11:15:00Z"/>
        </w:rPr>
      </w:pPr>
      <w:del w:id="281" w:author="ħʝᵰҩƾҩ ħɣῡƺҩ" w:date="2016-01-04T11:15:00Z">
        <w:r w:rsidDel="006037FF">
          <w:delText>Extern</w:delText>
        </w:r>
      </w:del>
    </w:p>
    <w:p w14:paraId="64909993" w14:textId="1D0F7108" w:rsidR="00597D84" w:rsidDel="006037FF" w:rsidRDefault="00597D84" w:rsidP="0058701F">
      <w:pPr>
        <w:pStyle w:val="berschrift4"/>
        <w:rPr>
          <w:del w:id="282" w:author="ħʝᵰҩƾҩ ħɣῡƺҩ" w:date="2016-01-04T11:15:00Z"/>
        </w:rPr>
      </w:pPr>
      <w:del w:id="283"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284" w:author="ħʝᵰҩƾҩ ħɣῡƺҩ" w:date="2016-01-04T11:15:00Z"/>
        </w:rPr>
      </w:pPr>
      <w:del w:id="285"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286" w:author="ħʝᵰҩƾҩ ħɣῡƺҩ" w:date="2016-01-04T11:15:00Z"/>
        </w:rPr>
      </w:pPr>
      <w:del w:id="287"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288" w:author="ħʝᵰҩƾҩ ħɣῡƺҩ" w:date="2016-01-04T11:15:00Z"/>
        </w:rPr>
      </w:pPr>
    </w:p>
    <w:p w14:paraId="16AB125A" w14:textId="4FAD9217" w:rsidR="00597D84" w:rsidRPr="00597D84" w:rsidDel="006037FF" w:rsidRDefault="00597D84" w:rsidP="00597D84">
      <w:pPr>
        <w:pStyle w:val="berschrift2"/>
        <w:rPr>
          <w:del w:id="289" w:author="ħʝᵰҩƾҩ ħɣῡƺҩ" w:date="2016-01-04T11:15:00Z"/>
        </w:rPr>
      </w:pPr>
      <w:del w:id="290"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291" w:author="ħʝᵰҩƾҩ ħɣῡƺҩ" w:date="2016-01-04T11:15:00Z"/>
        </w:rPr>
      </w:pPr>
      <w:del w:id="292"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293" w:author="ħʝᵰҩƾҩ ħɣῡƺҩ" w:date="2016-01-04T11:15:00Z"/>
        </w:rPr>
      </w:pPr>
      <w:del w:id="294"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295" w:author="ħʝᵰҩƾҩ ħɣῡƺҩ" w:date="2016-01-04T11:15:00Z"/>
        </w:rPr>
      </w:pPr>
      <w:del w:id="296"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297" w:author="ħʝᵰҩƾҩ ħɣῡƺҩ" w:date="2016-01-04T11:15:00Z"/>
        </w:rPr>
      </w:pPr>
      <w:del w:id="298"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299" w:author="ħʝᵰҩƾҩ ħɣῡƺҩ" w:date="2016-01-04T11:15:00Z"/>
        </w:rPr>
      </w:pPr>
      <w:del w:id="300"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301" w:author="ħʝᵰҩƾҩ ħɣῡƺҩ" w:date="2016-01-04T11:15:00Z"/>
        </w:rPr>
      </w:pPr>
      <w:del w:id="302"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303" w:author="ħʝᵰҩƾҩ ħɣῡƺҩ" w:date="2016-01-04T11:15:00Z"/>
        </w:rPr>
      </w:pPr>
      <w:del w:id="304"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305" w:name="_Toc439672013"/>
      <w:r>
        <w:t>Das Softwaresystem</w:t>
      </w:r>
      <w:bookmarkEnd w:id="305"/>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306" w:author="ħʝᵰҩƾҩ ħɣῡƺҩ" w:date="2016-01-04T11:17:00Z">
        <w:r w:rsidDel="006037FF">
          <w:delText>folgenden</w:delText>
        </w:r>
      </w:del>
      <w:ins w:id="307" w:author="ħʝᵰҩƾҩ ħɣῡƺҩ" w:date="2016-01-04T11:17:00Z">
        <w:r w:rsidR="006037FF">
          <w:t>Folgenden</w:t>
        </w:r>
      </w:ins>
      <w:r>
        <w:t xml:space="preserve"> die Funktionalität „Wo Gibt Es Was“ benutzt.</w:t>
      </w:r>
      <w:r w:rsidR="007D3FBA">
        <w:t xml:space="preserve"> </w:t>
      </w:r>
      <w:del w:id="308" w:author="ħʝᵰҩƾҩ ħɣῡƺҩ" w:date="2016-01-04T11:19:00Z">
        <w:r w:rsidR="007D3FBA" w:rsidDel="006037FF">
          <w:delText xml:space="preserve">Folgend </w:delText>
        </w:r>
      </w:del>
      <w:ins w:id="309" w:author="ħʝᵰҩƾҩ ħɣῡƺҩ" w:date="2016-01-04T11:19:00Z">
        <w:r w:rsidR="006037FF">
          <w:t xml:space="preserve">Dazu </w:t>
        </w:r>
      </w:ins>
      <w:r w:rsidR="007D3FBA">
        <w:t xml:space="preserve">eine </w:t>
      </w:r>
      <w:del w:id="310" w:author="ħʝᵰҩƾҩ ħɣῡƺҩ" w:date="2016-01-04T11:18:00Z">
        <w:r w:rsidR="007D3FBA" w:rsidDel="006037FF">
          <w:delText xml:space="preserve">Wörtliche </w:delText>
        </w:r>
      </w:del>
      <w:ins w:id="311" w:author="ħʝᵰҩƾҩ ħɣῡƺҩ" w:date="2016-01-04T11:18:00Z">
        <w:r w:rsidR="006037FF">
          <w:t xml:space="preserve">wörtliche </w:t>
        </w:r>
      </w:ins>
      <w:r w:rsidR="007D3FBA">
        <w:t xml:space="preserve">Beschreibung aus dem Solution </w:t>
      </w:r>
      <w:del w:id="312" w:author="ħʝᵰҩƾҩ ħɣῡƺҩ" w:date="2016-01-04T11:17:00Z">
        <w:r w:rsidR="007D3FBA" w:rsidDel="006037FF">
          <w:delText xml:space="preserve">Design </w:delText>
        </w:r>
      </w:del>
      <w:ins w:id="313"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314" w:author="ħʝᵰҩƾҩ ħɣῡƺҩ" w:date="2016-01-04T11:19:00Z">
        <w:r w:rsidRPr="006037FF" w:rsidDel="006037FF">
          <w:rPr>
            <w:i/>
          </w:rPr>
          <w:delText xml:space="preserve">findes </w:delText>
        </w:r>
      </w:del>
      <w:ins w:id="315"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316"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317" w:author="ħʝᵰҩƾҩ ħɣῡƺҩ" w:date="2016-01-04T11:21:00Z">
        <w:r w:rsidR="00BF020D">
          <w:rPr>
            <w:i/>
          </w:rPr>
          <w:t xml:space="preserve"> </w:t>
        </w:r>
      </w:ins>
      <w:r w:rsidRPr="006037FF">
        <w:rPr>
          <w:i/>
        </w:rPr>
        <w:t>(</w:t>
      </w:r>
      <w:proofErr w:type="spellStart"/>
      <w:r w:rsidRPr="006037FF">
        <w:rPr>
          <w:i/>
        </w:rPr>
        <w:t>z</w:t>
      </w:r>
      <w:ins w:id="318" w:author="ħʝᵰҩƾҩ ħɣῡƺҩ" w:date="2016-01-04T11:20:00Z">
        <w:r w:rsidR="00BF020D">
          <w:rPr>
            <w:i/>
          </w:rPr>
          <w:t>.Bsp</w:t>
        </w:r>
      </w:ins>
      <w:proofErr w:type="spellEnd"/>
      <w:del w:id="319" w:author="ħʝᵰҩƾҩ ħɣῡƺҩ" w:date="2016-01-04T11:20:00Z">
        <w:r w:rsidRPr="006037FF" w:rsidDel="00BF020D">
          <w:rPr>
            <w:i/>
          </w:rPr>
          <w:delText>b.</w:delText>
        </w:r>
      </w:del>
      <w:ins w:id="320" w:author="ħʝᵰҩƾҩ ħɣῡƺҩ" w:date="2016-01-04T11:20:00Z">
        <w:r w:rsidR="00BF020D">
          <w:rPr>
            <w:i/>
          </w:rPr>
          <w:t>.</w:t>
        </w:r>
      </w:ins>
      <w:r w:rsidRPr="006037FF">
        <w:rPr>
          <w:i/>
        </w:rPr>
        <w:t xml:space="preserve"> Supermarkt) und die dazu</w:t>
      </w:r>
      <w:ins w:id="321"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322"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323" w:author="ħʝᵰҩƾҩ ħɣῡƺҩ" w:date="2016-01-04T11:21:00Z">
        <w:r w:rsidRPr="006037FF" w:rsidDel="00BF020D">
          <w:rPr>
            <w:i/>
          </w:rPr>
          <w:delText xml:space="preserve">Alid </w:delText>
        </w:r>
      </w:del>
      <w:ins w:id="324"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325" w:author="ħʝᵰҩƾҩ ħɣῡƺҩ" w:date="2016-01-04T11:21:00Z">
        <w:r w:rsidR="00BF020D">
          <w:rPr>
            <w:i/>
          </w:rPr>
          <w:t>,</w:t>
        </w:r>
      </w:ins>
      <w:r w:rsidRPr="006037FF">
        <w:rPr>
          <w:i/>
        </w:rPr>
        <w:t xml:space="preserve"> wo er beispielsweise Nahrung bekommt, dann klickt er auf einen Button wie </w:t>
      </w:r>
      <w:del w:id="326" w:author="ħʝᵰҩƾҩ ħɣῡƺҩ" w:date="2016-01-04T11:21:00Z">
        <w:r w:rsidRPr="006037FF" w:rsidDel="00BF020D">
          <w:rPr>
            <w:i/>
          </w:rPr>
          <w:delText>zb.</w:delText>
        </w:r>
      </w:del>
      <w:proofErr w:type="spellStart"/>
      <w:ins w:id="327"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328" w:author="ħʝᵰҩƾҩ ħɣῡƺҩ" w:date="2016-01-04T11:22:00Z">
        <w:r w:rsidRPr="006037FF" w:rsidDel="00BF020D">
          <w:rPr>
            <w:i/>
          </w:rPr>
          <w:delText xml:space="preserve">samt </w:delText>
        </w:r>
      </w:del>
      <w:ins w:id="329"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330" w:author="ħʝᵰҩƾҩ ħɣῡƺҩ" w:date="2016-01-04T11:23:00Z">
        <w:r w:rsidRPr="006037FF" w:rsidDel="00BF020D">
          <w:rPr>
            <w:i/>
          </w:rPr>
          <w:delText xml:space="preserve">und </w:delText>
        </w:r>
      </w:del>
      <w:ins w:id="331" w:author="ħʝᵰҩƾҩ ħɣῡƺҩ" w:date="2016-01-04T11:24:00Z">
        <w:r w:rsidR="00BF020D">
          <w:rPr>
            <w:i/>
          </w:rPr>
          <w:t>als auch</w:t>
        </w:r>
      </w:ins>
      <w:ins w:id="332" w:author="ħʝᵰҩƾҩ ħɣῡƺҩ" w:date="2016-01-04T11:23:00Z">
        <w:r w:rsidR="00BF020D" w:rsidRPr="006037FF">
          <w:rPr>
            <w:i/>
          </w:rPr>
          <w:t xml:space="preserve"> </w:t>
        </w:r>
      </w:ins>
      <w:r w:rsidRPr="006037FF">
        <w:rPr>
          <w:i/>
        </w:rPr>
        <w:t>eine</w:t>
      </w:r>
      <w:del w:id="333"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334" w:author="ħʝᵰҩƾҩ ħɣῡƺҩ" w:date="2016-01-04T11:23:00Z">
        <w:r w:rsidRPr="006037FF" w:rsidDel="00BF020D">
          <w:rPr>
            <w:i/>
          </w:rPr>
          <w:delText>Darüberhinaus</w:delText>
        </w:r>
      </w:del>
      <w:ins w:id="335"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07FEF22" w:rsidR="00B12FBF" w:rsidRPr="006037FF" w:rsidRDefault="00B12FBF" w:rsidP="00B12FBF">
      <w:pPr>
        <w:rPr>
          <w:i/>
        </w:rPr>
      </w:pPr>
      <w:r w:rsidRPr="006037FF">
        <w:rPr>
          <w:i/>
        </w:rPr>
        <w:t xml:space="preserve">Alternativ ist es dem Benutzer möglich, direkt nach Produkten zu </w:t>
      </w:r>
      <w:del w:id="336" w:author="ħʝᵰҩƾҩ ħɣῡƺҩ" w:date="2016-01-04T11:25:00Z">
        <w:r w:rsidRPr="006037FF" w:rsidDel="00BF020D">
          <w:rPr>
            <w:i/>
          </w:rPr>
          <w:delText>Suchen</w:delText>
        </w:r>
      </w:del>
      <w:ins w:id="337" w:author="ħʝᵰҩƾҩ ħɣῡƺҩ" w:date="2016-01-04T11:25:00Z">
        <w:r w:rsidR="00BF020D" w:rsidRPr="006037FF">
          <w:rPr>
            <w:i/>
          </w:rPr>
          <w:t>suchen</w:t>
        </w:r>
      </w:ins>
      <w:r w:rsidRPr="006037FF">
        <w:rPr>
          <w:i/>
        </w:rPr>
        <w:t xml:space="preserve"> (Bspw. Reis). Falls ein Eintrag gefunden wird, wird die Übersichtsseite </w:t>
      </w:r>
      <w:del w:id="338" w:author="ħʝᵰҩƾҩ ħɣῡƺҩ" w:date="2016-01-04T11:25:00Z">
        <w:r w:rsidRPr="006037FF" w:rsidDel="00BF020D">
          <w:rPr>
            <w:i/>
          </w:rPr>
          <w:delText>angezegit</w:delText>
        </w:r>
      </w:del>
      <w:ins w:id="339" w:author="ħʝᵰҩƾҩ ħɣῡƺҩ" w:date="2016-01-04T11:25:00Z">
        <w:r w:rsidR="00BF020D" w:rsidRPr="006037FF">
          <w:rPr>
            <w:i/>
          </w:rPr>
          <w:t>angezeigt</w:t>
        </w:r>
      </w:ins>
      <w:del w:id="340" w:author="ħʝᵰҩƾҩ ħɣῡƺҩ" w:date="2016-01-04T11:25:00Z">
        <w:r w:rsidRPr="006037FF" w:rsidDel="00BF020D">
          <w:rPr>
            <w:i/>
          </w:rPr>
          <w:delText xml:space="preserve">. </w:delText>
        </w:r>
      </w:del>
      <w:ins w:id="341" w:author="ħʝᵰҩƾҩ ħɣῡƺҩ" w:date="2016-01-04T11:25:00Z">
        <w:r w:rsidR="00BF020D">
          <w:rPr>
            <w:i/>
          </w:rPr>
          <w:t>,</w:t>
        </w:r>
        <w:r w:rsidR="00BF020D" w:rsidRPr="006037FF">
          <w:rPr>
            <w:i/>
          </w:rPr>
          <w:t xml:space="preserve"> </w:t>
        </w:r>
      </w:ins>
      <w:del w:id="342" w:author="ħʝᵰҩƾҩ ħɣῡƺҩ" w:date="2016-01-04T11:25:00Z">
        <w:r w:rsidRPr="006037FF" w:rsidDel="00BF020D">
          <w:rPr>
            <w:i/>
          </w:rPr>
          <w:delText xml:space="preserve">Falls </w:delText>
        </w:r>
      </w:del>
      <w:ins w:id="343"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keiner</w:t>
      </w:r>
      <w:ins w:id="344" w:author="ħʝᵰҩƾҩ ħɣῡƺҩ" w:date="2016-01-04T12:41:00Z">
        <w:r w:rsidR="005C5984">
          <w:rPr>
            <w:i/>
          </w:rPr>
          <w:t xml:space="preserve"> </w:t>
        </w:r>
      </w:ins>
      <w:r w:rsidRPr="006037FF">
        <w:rPr>
          <w:i/>
        </w:rPr>
        <w:t>Kategorie zugeordnet werden</w:t>
      </w:r>
      <w:ins w:id="345" w:author="ħʝᵰҩƾҩ ħɣῡƺҩ" w:date="2016-01-04T11:26:00Z">
        <w:r w:rsidR="00BF020D">
          <w:rPr>
            <w:i/>
          </w:rPr>
          <w:t xml:space="preserve">. </w:t>
        </w:r>
      </w:ins>
      <w:del w:id="346" w:author="ħʝᵰҩƾҩ ħɣῡƺҩ" w:date="2016-01-04T11:26:00Z">
        <w:r w:rsidRPr="006037FF" w:rsidDel="00BF020D">
          <w:rPr>
            <w:i/>
          </w:rPr>
          <w:delText xml:space="preserve">" </w:delText>
        </w:r>
      </w:del>
      <w:r w:rsidRPr="006037FF">
        <w:rPr>
          <w:i/>
        </w:rPr>
        <w:t>Klicke hier um einen erneuten Suchvorgang zu starten</w:t>
      </w:r>
      <w:ins w:id="347" w:author="ħʝᵰҩƾҩ ħɣῡƺҩ" w:date="2016-01-04T11:26:00Z">
        <w:r w:rsidR="00BF020D">
          <w:rPr>
            <w:i/>
          </w:rPr>
          <w:t>“</w:t>
        </w:r>
      </w:ins>
      <w:r w:rsidRPr="006037FF">
        <w:rPr>
          <w:i/>
        </w:rPr>
        <w:t>. Wenn mehrere Einträge gefunden werden, dann gibt es eine Übersicht mit den Ergebnissen</w:t>
      </w:r>
      <w:ins w:id="348"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349" w:author="ħʝᵰҩƾҩ ħɣῡƺҩ" w:date="2016-01-04T11:26:00Z">
        <w:r w:rsidRPr="006037FF" w:rsidDel="00BF020D">
          <w:rPr>
            <w:i/>
          </w:rPr>
          <w:delText xml:space="preserve"> und </w:delText>
        </w:r>
      </w:del>
      <w:ins w:id="350" w:author="ħʝᵰҩƾҩ ħɣῡƺҩ" w:date="2016-01-04T11:26:00Z">
        <w:r w:rsidR="00BF020D">
          <w:rPr>
            <w:i/>
          </w:rPr>
          <w:t xml:space="preserve">, </w:t>
        </w:r>
      </w:ins>
      <w:r w:rsidRPr="006037FF">
        <w:rPr>
          <w:i/>
        </w:rPr>
        <w:t xml:space="preserve">vollständig und familiär sein. </w:t>
      </w:r>
      <w:del w:id="351" w:author="ħʝᵰҩƾҩ ħɣῡƺҩ" w:date="2016-01-04T11:27:00Z">
        <w:r w:rsidRPr="006037FF" w:rsidDel="00BF020D">
          <w:rPr>
            <w:i/>
          </w:rPr>
          <w:delText xml:space="preserve">und </w:delText>
        </w:r>
      </w:del>
      <w:ins w:id="352"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353" w:author="ħʝᵰҩƾҩ ħɣῡƺҩ" w:date="2016-01-04T11:27:00Z">
        <w:r w:rsidRPr="006037FF" w:rsidDel="00BF020D">
          <w:rPr>
            <w:i/>
          </w:rPr>
          <w:delText>irendwie</w:delText>
        </w:r>
      </w:del>
      <w:ins w:id="354" w:author="ħʝᵰҩƾҩ ħɣῡƺҩ" w:date="2016-01-04T11:27:00Z">
        <w:r w:rsidR="00BF020D" w:rsidRPr="006037FF">
          <w:rPr>
            <w:i/>
          </w:rPr>
          <w:t>irgendwie</w:t>
        </w:r>
      </w:ins>
      <w:r w:rsidRPr="006037FF">
        <w:rPr>
          <w:i/>
        </w:rPr>
        <w:t xml:space="preserve"> anders. </w:t>
      </w:r>
      <w:proofErr w:type="spellStart"/>
      <w:ins w:id="355"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lastRenderedPageBreak/>
        <w:t xml:space="preserve">    DB: Paprika und Nüsse</w:t>
      </w:r>
    </w:p>
    <w:p w14:paraId="35237943" w14:textId="77777777" w:rsidR="00B12FBF" w:rsidRPr="006037FF" w:rsidRDefault="00B12FBF" w:rsidP="00B12FBF">
      <w:pPr>
        <w:rPr>
          <w:i/>
        </w:rPr>
      </w:pPr>
      <w:r w:rsidRPr="006037FF">
        <w:rPr>
          <w:i/>
        </w:rPr>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356" w:name="_Toc439672014"/>
      <w:r>
        <w:t>Anwendungsfall Beschreibung</w:t>
      </w:r>
      <w:bookmarkEnd w:id="356"/>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357" w:author="ħʝᵰҩƾҩ ħɣῡƺҩ" w:date="2016-01-04T11:28:00Z">
              <w:r w:rsidDel="004736A8">
                <w:delText>eingebunde</w:delText>
              </w:r>
            </w:del>
            <w:ins w:id="358" w:author="ħʝᵰҩƾҩ ħɣῡƺҩ" w:date="2016-01-04T11:28:00Z">
              <w:r w:rsidR="004736A8">
                <w:t>eingebundene</w:t>
              </w:r>
            </w:ins>
            <w:r>
              <w:t xml:space="preserve"> Karte von Open Street</w:t>
            </w:r>
            <w:ins w:id="359" w:author="ħʝᵰҩƾҩ ħɣῡƺҩ" w:date="2016-01-04T11:29:00Z">
              <w:r w:rsidR="004736A8">
                <w:t xml:space="preserve"> </w:t>
              </w:r>
            </w:ins>
            <w:del w:id="360" w:author="ħʝᵰҩƾҩ ħɣῡƺҩ" w:date="2016-01-04T11:29:00Z">
              <w:r w:rsidDel="004736A8">
                <w:delText xml:space="preserve">map </w:delText>
              </w:r>
            </w:del>
            <w:proofErr w:type="spellStart"/>
            <w:ins w:id="361"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362"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363" w:name="_Toc439672015"/>
      <w:commentRangeStart w:id="364"/>
      <w:r>
        <w:t>Anwendungsfalldiagramm</w:t>
      </w:r>
      <w:bookmarkEnd w:id="363"/>
      <w:commentRangeEnd w:id="364"/>
      <w:r w:rsidR="005C5984">
        <w:rPr>
          <w:rStyle w:val="Kommentarzeichen"/>
          <w:rFonts w:asciiTheme="minorHAnsi" w:eastAsiaTheme="minorHAnsi" w:hAnsiTheme="minorHAnsi" w:cstheme="minorBidi"/>
          <w:color w:val="auto"/>
        </w:rPr>
        <w:commentReference w:id="364"/>
      </w:r>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365" w:name="_Toc439672016"/>
      <w:r>
        <w:lastRenderedPageBreak/>
        <w:t>Aktivitätsdiagramm</w:t>
      </w:r>
      <w:bookmarkEnd w:id="365"/>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366" w:name="_Toc439672017"/>
      <w:r>
        <w:t>Klassendiagramm</w:t>
      </w:r>
      <w:bookmarkEnd w:id="366"/>
    </w:p>
    <w:p w14:paraId="1686E74E" w14:textId="77777777" w:rsidR="00A73773" w:rsidRPr="00A73773" w:rsidRDefault="00A73773"/>
    <w:p w14:paraId="04E06BEC" w14:textId="1ABDE8FB" w:rsidR="00F35580" w:rsidRDefault="00F35580" w:rsidP="006037FF">
      <w:pPr>
        <w:pStyle w:val="berschrift2"/>
      </w:pPr>
      <w:bookmarkStart w:id="367" w:name="_Toc439672018"/>
      <w:r>
        <w:lastRenderedPageBreak/>
        <w:t>Sequenzdiagramm</w:t>
      </w:r>
      <w:bookmarkEnd w:id="367"/>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368" w:name="_Toc439672019"/>
      <w:r>
        <w:t>Zustandsdiagramm</w:t>
      </w:r>
      <w:bookmarkEnd w:id="368"/>
    </w:p>
    <w:p w14:paraId="71BEA485" w14:textId="77777777" w:rsidR="00A73773" w:rsidRPr="00A73773" w:rsidRDefault="00A73773"/>
    <w:p w14:paraId="0533B0AC" w14:textId="77777777" w:rsidR="00F35580" w:rsidRDefault="00F35580" w:rsidP="006037FF">
      <w:pPr>
        <w:pStyle w:val="berschrift2"/>
        <w:rPr>
          <w:ins w:id="369" w:author="ħʝᵰҩƾҩ ħɣῡƺҩ" w:date="2016-01-04T21:41:00Z"/>
        </w:rPr>
      </w:pPr>
      <w:bookmarkStart w:id="370" w:name="_Toc439672020"/>
      <w:commentRangeStart w:id="371"/>
      <w:r>
        <w:t>Auswertung der Diagramme</w:t>
      </w:r>
      <w:bookmarkEnd w:id="370"/>
    </w:p>
    <w:p w14:paraId="6B354CF6" w14:textId="1151EFC9" w:rsidR="003D050C" w:rsidRPr="003D050C" w:rsidDel="0042048D" w:rsidRDefault="003D050C" w:rsidP="003D050C">
      <w:pPr>
        <w:rPr>
          <w:del w:id="372" w:author="ħʝᵰҩƾҩ ħɣῡƺҩ" w:date="2016-01-04T21:45:00Z"/>
          <w:rPrChange w:id="373" w:author="ħʝᵰҩƾҩ ħɣῡƺҩ" w:date="2016-01-04T21:41:00Z">
            <w:rPr>
              <w:del w:id="374" w:author="ħʝᵰҩƾҩ ħɣῡƺҩ" w:date="2016-01-04T21:45:00Z"/>
            </w:rPr>
          </w:rPrChange>
        </w:rPr>
        <w:pPrChange w:id="375" w:author="ħʝᵰҩƾҩ ħɣῡƺҩ" w:date="2016-01-04T21:41:00Z">
          <w:pPr>
            <w:pStyle w:val="berschrift2"/>
          </w:pPr>
        </w:pPrChange>
      </w:pPr>
    </w:p>
    <w:p w14:paraId="338336BF" w14:textId="64FD1F8F" w:rsidR="006A6C2C" w:rsidRDefault="00A018DC">
      <w:pPr>
        <w:rPr>
          <w:ins w:id="376" w:author="ħʝᵰҩƾҩ ħɣῡƺҩ" w:date="2016-01-04T21:44:00Z"/>
        </w:rPr>
      </w:pPr>
      <w:r>
        <w:t>Jedes der Diagramme zeigt eine spezifische Sichtweise auf das Softwareprojekt. Doch beschreiben die meisten spezifischen Diagramme ein und den gleichen Sachverhalt. Das eine sehr detailliert</w:t>
      </w:r>
      <w:ins w:id="377" w:author="ħʝᵰҩƾҩ ħɣῡƺҩ" w:date="2016-01-04T11:29:00Z">
        <w:r w:rsidR="00821303">
          <w:t>,</w:t>
        </w:r>
      </w:ins>
      <w:r>
        <w:t xml:space="preserve"> das andere </w:t>
      </w:r>
      <w:del w:id="378" w:author="ħʝᵰҩƾҩ ħɣῡƺҩ" w:date="2016-01-04T11:29:00Z">
        <w:r w:rsidDel="00821303">
          <w:delText xml:space="preserve">Recht </w:delText>
        </w:r>
      </w:del>
      <w:ins w:id="379"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commentRangeEnd w:id="371"/>
      <w:r w:rsidR="003545C0">
        <w:rPr>
          <w:rStyle w:val="Kommentarzeichen"/>
        </w:rPr>
        <w:commentReference w:id="371"/>
      </w:r>
    </w:p>
    <w:p w14:paraId="0F68A499" w14:textId="3A56D929" w:rsidR="0042048D" w:rsidRDefault="0042048D" w:rsidP="0042048D">
      <w:pPr>
        <w:rPr>
          <w:ins w:id="380" w:author="ħʝᵰҩƾҩ ħɣῡƺҩ" w:date="2016-01-04T21:46:00Z"/>
        </w:rPr>
      </w:pPr>
      <w:ins w:id="381" w:author="ħʝᵰҩƾҩ ħɣῡƺҩ" w:date="2016-01-04T21:45:00Z">
        <w:r>
          <w:t>Tabellarische Übersicht: s. Anhang</w:t>
        </w:r>
      </w:ins>
    </w:p>
    <w:p w14:paraId="30D5C294" w14:textId="77777777" w:rsidR="0042048D" w:rsidRDefault="0042048D">
      <w:pPr>
        <w:rPr>
          <w:ins w:id="382" w:author="ħʝᵰҩƾҩ ħɣῡƺҩ" w:date="2016-01-04T21:46:00Z"/>
        </w:rPr>
      </w:pPr>
      <w:ins w:id="383" w:author="ħʝᵰҩƾҩ ħɣῡƺҩ" w:date="2016-01-04T21:46:00Z">
        <w:r>
          <w:br w:type="page"/>
        </w:r>
      </w:ins>
    </w:p>
    <w:p w14:paraId="35571162" w14:textId="6703F88A" w:rsidR="0042048D" w:rsidRDefault="0042048D" w:rsidP="0042048D">
      <w:pPr>
        <w:rPr>
          <w:ins w:id="384" w:author="ħʝᵰҩƾҩ ħɣῡƺҩ" w:date="2016-01-04T21:47:00Z"/>
        </w:rPr>
      </w:pPr>
      <w:ins w:id="385" w:author="ħʝᵰҩƾҩ ħɣῡƺҩ" w:date="2016-01-04T21:45:00Z">
        <w:r>
          <w:lastRenderedPageBreak/>
          <w:t>Für den Designprozess ist d</w:t>
        </w:r>
        <w:r>
          <w:t>as Klassendiagramm die Basis einer jeden Software. Hierbei werden die Akteure genau definiert, wie auch ihre Rech</w:t>
        </w:r>
        <w:r>
          <w:t>te, Attribute, Beziehungen etc.</w:t>
        </w:r>
      </w:ins>
      <w:ins w:id="386" w:author="ħʝᵰҩƾҩ ħɣῡƺҩ" w:date="2016-01-04T21:46:00Z">
        <w:r>
          <w:br/>
        </w:r>
      </w:ins>
      <w:ins w:id="387" w:author="ħʝᵰҩƾҩ ħɣῡƺҩ" w:date="2016-01-04T21:45:00Z">
        <w:r>
          <w:t>Im Laufe des Designprozesses müssen die Eigenschaften dieser Akteure immer wieder neu angepasst und definiert werden; da beispielsweise ei</w:t>
        </w:r>
        <w:r>
          <w:t>n neues Attribut benötigt wird.</w:t>
        </w:r>
      </w:ins>
      <w:ins w:id="388" w:author="ħʝᵰҩƾҩ ħɣῡƺҩ" w:date="2016-01-04T21:46:00Z">
        <w:r>
          <w:br/>
        </w:r>
      </w:ins>
      <w:ins w:id="389" w:author="ħʝᵰҩƾҩ ħɣῡƺҩ" w:date="2016-01-04T21:45:00Z">
        <w:r>
          <w:t xml:space="preserve">Auf Grund dessen muss das Klassendiagramm immer weiter konkretisiert, </w:t>
        </w:r>
        <w:r>
          <w:t>ausgebaut und angepasst werden.</w:t>
        </w:r>
      </w:ins>
    </w:p>
    <w:p w14:paraId="3DB8F351" w14:textId="1C1F7288" w:rsidR="0042048D" w:rsidDel="009217ED" w:rsidRDefault="0042048D">
      <w:pPr>
        <w:rPr>
          <w:del w:id="390" w:author="ħʝᵰҩƾҩ ħɣῡƺҩ" w:date="2016-01-04T21:48:00Z"/>
        </w:rPr>
      </w:pPr>
      <w:ins w:id="391" w:author="ħʝᵰҩƾҩ ħɣῡƺҩ" w:date="2016-01-04T21:47:00Z">
        <w:r>
          <w:t>Zum Erstellen der Diagramme wird EA benutzt da d</w:t>
        </w:r>
      </w:ins>
      <w:ins w:id="392" w:author="ħʝᵰҩƾҩ ħɣῡƺҩ" w:date="2016-01-04T21:45:00Z">
        <w:r>
          <w:t>er EA lässt keine unzulässigen Symbole zu. Somit kann man sich nach der Wahl des Diagrammtyps nur noch der richtigen Symbole bedienen.</w:t>
        </w:r>
      </w:ins>
      <w:ins w:id="393" w:author="ħʝᵰҩƾҩ ħɣῡƺҩ" w:date="2016-01-04T21:48:00Z">
        <w:r>
          <w:br/>
        </w:r>
      </w:ins>
      <w:ins w:id="394" w:author="ħʝᵰҩƾҩ ħɣῡƺҩ" w:date="2016-01-04T21:45:00Z">
        <w:r>
          <w:t>Des Weiteren vereint der EA viele UML Diagramme. Man kann also verschiedene Diagrammtypen erstellen und behält trotzdem dem Überblick über das jeweilige Projekt, da auch Verknüpfungen untereinander möglich sind.</w:t>
        </w:r>
      </w:ins>
      <w:ins w:id="395" w:author="ħʝᵰҩƾҩ ħɣῡƺҩ" w:date="2016-01-04T21:48:00Z">
        <w:r>
          <w:t xml:space="preserve"> </w:t>
        </w:r>
        <w:r>
          <w:br/>
        </w:r>
      </w:ins>
      <w:ins w:id="396" w:author="ħʝᵰҩƾҩ ħɣῡƺҩ" w:date="2016-01-04T21:45:00Z">
        <w:r>
          <w:t xml:space="preserve">Auch die Mouse Over Hilfen waren sehr hilfreich, da man dadurch nochmal eine kompakte Hilfestellung zu den einzelnen Diagrammtypen erlangen </w:t>
        </w:r>
      </w:ins>
      <w:ins w:id="397" w:author="ħʝᵰҩƾҩ ħɣῡƺҩ" w:date="2016-01-04T21:48:00Z">
        <w:r>
          <w:t>kann</w:t>
        </w:r>
      </w:ins>
      <w:ins w:id="398" w:author="ħʝᵰҩƾҩ ħɣῡƺҩ" w:date="2016-01-04T21:45:00Z">
        <w:r>
          <w:t>.</w:t>
        </w:r>
      </w:ins>
    </w:p>
    <w:p w14:paraId="76598473" w14:textId="77777777" w:rsidR="00D74DA2" w:rsidRDefault="00D74DA2"/>
    <w:p w14:paraId="4BD80BD6" w14:textId="5E8D7879" w:rsidR="006A6C2C" w:rsidRDefault="006A6C2C" w:rsidP="006037FF">
      <w:pPr>
        <w:pStyle w:val="berschrift2"/>
      </w:pPr>
      <w:bookmarkStart w:id="399" w:name="_Toc439672021"/>
      <w:r w:rsidRPr="006037FF">
        <w:t>Auswahl des Vorgehensmodells und Umsetzung</w:t>
      </w:r>
      <w:bookmarkEnd w:id="399"/>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400" w:name="_Toc439672022"/>
      <w:r>
        <w:t>Auswahl der Architektur und Umsetzung</w:t>
      </w:r>
      <w:bookmarkEnd w:id="400"/>
    </w:p>
    <w:p w14:paraId="595FC5B0" w14:textId="77777777" w:rsidR="008D4116" w:rsidRDefault="008D4116" w:rsidP="006037FF"/>
    <w:p w14:paraId="00F1F9D3" w14:textId="3C11BFD9" w:rsidR="007D3FBA" w:rsidRDefault="007D3FBA" w:rsidP="006037FF">
      <w:pPr>
        <w:pStyle w:val="berschrift3"/>
        <w:rPr>
          <w:lang w:val="en-US"/>
        </w:rPr>
      </w:pPr>
      <w:bookmarkStart w:id="401" w:name="_Toc439672023"/>
      <w:r w:rsidRPr="006037FF">
        <w:rPr>
          <w:lang w:val="en-US"/>
        </w:rPr>
        <w:t>Architecture</w:t>
      </w:r>
      <w:bookmarkEnd w:id="401"/>
    </w:p>
    <w:p w14:paraId="78EB92BF" w14:textId="77777777" w:rsidR="007D3FBA" w:rsidRPr="006037FF" w:rsidRDefault="007D3FBA">
      <w:pPr>
        <w:rPr>
          <w:lang w:val="en-US"/>
        </w:rPr>
      </w:pPr>
    </w:p>
    <w:p w14:paraId="00699AFB" w14:textId="22FFEF90" w:rsidR="007D3FBA" w:rsidRDefault="007D3FBA" w:rsidP="007D3FBA">
      <w:r w:rsidRPr="006037FF">
        <w:t>Das Softwaresystem basiert auf einer</w:t>
      </w:r>
      <w:del w:id="402" w:author="ħʝᵰҩƾҩ ħɣῡƺҩ" w:date="2016-01-04T12:42:00Z">
        <w:r w:rsidRPr="006037FF" w:rsidDel="00064015">
          <w:delText xml:space="preserve"> 3</w:delText>
        </w:r>
      </w:del>
      <w:r w:rsidRPr="006037FF">
        <w:t xml:space="preserve"> Tier</w:t>
      </w:r>
      <w:ins w:id="403" w:author="ħʝᵰҩƾҩ ħɣῡƺҩ" w:date="2016-01-04T12:42:00Z">
        <w:r w:rsidR="00064015">
          <w:t xml:space="preserve"> 3</w:t>
        </w:r>
      </w:ins>
      <w:r w:rsidRPr="006037FF">
        <w:t xml:space="preserve"> </w:t>
      </w:r>
      <w:proofErr w:type="gramStart"/>
      <w:r w:rsidRPr="006037FF">
        <w:t>Architektur</w:t>
      </w:r>
      <w:proofErr w:type="gramEnd"/>
      <w:r w:rsidRPr="006037FF">
        <w:t>.</w:t>
      </w:r>
    </w:p>
    <w:p w14:paraId="15D75E31" w14:textId="7FB44552" w:rsidR="007D3FBA" w:rsidRDefault="007D3FBA" w:rsidP="006037FF">
      <w:pPr>
        <w:pStyle w:val="Listenabsatz"/>
        <w:numPr>
          <w:ilvl w:val="0"/>
          <w:numId w:val="10"/>
        </w:numPr>
      </w:pPr>
      <w:r>
        <w:t xml:space="preserve">Einen HTML </w:t>
      </w:r>
      <w:del w:id="404" w:author="ħʝᵰҩƾҩ ħɣῡƺҩ" w:date="2016-01-04T12:43:00Z">
        <w:r w:rsidDel="00CC22B8">
          <w:delText xml:space="preserve">Kompatiblen </w:delText>
        </w:r>
      </w:del>
      <w:ins w:id="405" w:author="ħʝᵰҩƾҩ ħɣῡƺҩ" w:date="2016-01-04T12:43:00Z">
        <w:r w:rsidR="00CC22B8">
          <w:t xml:space="preserve">kompatiblen </w:t>
        </w:r>
      </w:ins>
      <w:r>
        <w:t xml:space="preserve">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4E87577B"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406"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ins w:id="407" w:author="ħʝᵰҩƾҩ ħɣῡƺҩ" w:date="2016-01-04T12:46:00Z">
        <w:r w:rsidR="00CC22B8">
          <w:t xml:space="preserve">) </w:t>
        </w:r>
        <w:proofErr w:type="gramStart"/>
        <w:r w:rsidR="00CC22B8">
          <w:t>fest gelegt</w:t>
        </w:r>
        <w:proofErr w:type="gramEnd"/>
        <w:r w:rsidR="00CC22B8">
          <w:t>.</w:t>
        </w:r>
      </w:ins>
    </w:p>
    <w:p w14:paraId="5FA52F9A" w14:textId="35F91637"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del w:id="408" w:author="ħʝᵰҩƾҩ ħɣῡƺҩ" w:date="2016-01-04T12:46:00Z">
        <w:r w:rsidDel="00CC22B8">
          <w:delText>Darüberhinaus</w:delText>
        </w:r>
      </w:del>
      <w:ins w:id="409" w:author="ħʝᵰҩƾҩ ħɣῡƺҩ" w:date="2016-01-04T12:46:00Z">
        <w:r w:rsidR="00CC22B8">
          <w:t>Darüber hinaus</w:t>
        </w:r>
      </w:ins>
      <w:r>
        <w:t xml:space="preserve"> wird diese Datenbank </w:t>
      </w:r>
      <w:ins w:id="410" w:author="ħʝᵰҩƾҩ ħɣῡƺҩ" w:date="2016-01-04T12:48:00Z">
        <w:r w:rsidR="00CC22B8">
          <w:t>für einfache Konsistenz und Autorisierungschecks sowie Validierungschecks für den Zugriff auf die gespeicherten Daten genutzt</w:t>
        </w:r>
      </w:ins>
      <w:del w:id="411" w:author="ħʝᵰҩƾҩ ħɣῡƺҩ" w:date="2016-01-04T12:48:00Z">
        <w:r w:rsidDel="00CC22B8">
          <w:delText xml:space="preserve">für einfache </w:delText>
        </w:r>
      </w:del>
      <w:del w:id="412" w:author="ħʝᵰҩƾҩ ħɣῡƺҩ" w:date="2016-01-04T11:30:00Z">
        <w:r w:rsidDel="0060533A">
          <w:delText>konsistenz</w:delText>
        </w:r>
      </w:del>
      <w:del w:id="413" w:author="ħʝᵰҩƾҩ ħɣῡƺҩ" w:date="2016-01-04T12:46:00Z">
        <w:r w:rsidDel="00CC22B8">
          <w:delText xml:space="preserve"> und </w:delText>
        </w:r>
      </w:del>
      <w:del w:id="414" w:author="ħʝᵰҩƾҩ ħɣῡƺҩ" w:date="2016-01-04T11:30:00Z">
        <w:r w:rsidDel="0060533A">
          <w:delText>validierungs C</w:delText>
        </w:r>
      </w:del>
      <w:del w:id="415" w:author="ħʝᵰҩƾҩ ħɣῡƺҩ" w:date="2016-01-04T12:48:00Z">
        <w:r w:rsidDel="00CC22B8">
          <w:delText xml:space="preserve">hecks und einfache </w:delText>
        </w:r>
      </w:del>
      <w:del w:id="416" w:author="ħʝᵰҩƾҩ ħɣῡƺҩ" w:date="2016-01-04T11:30:00Z">
        <w:r w:rsidDel="0060533A">
          <w:delText>authorisierungs C</w:delText>
        </w:r>
      </w:del>
      <w:del w:id="417" w:author="ħʝᵰҩƾҩ ħɣῡƺҩ" w:date="2016-01-04T12:48:00Z">
        <w:r w:rsidDel="00CC22B8">
          <w:delText>hecks für den Zugriff auf die gespeicherten Daten genutzt</w:delText>
        </w:r>
      </w:del>
      <w:r>
        <w: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418" w:name="_Toc439672024"/>
      <w:r w:rsidRPr="006037FF">
        <w:rPr>
          <w:rStyle w:val="berschrift3Zchn"/>
        </w:rPr>
        <w:t>Security</w:t>
      </w:r>
      <w:bookmarkEnd w:id="418"/>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419"/>
      <w:r w:rsidRPr="006037FF">
        <w:rPr>
          <w:lang w:val="en-US"/>
        </w:rPr>
        <w:t>com</w:t>
      </w:r>
      <w:commentRangeEnd w:id="419"/>
      <w:r w:rsidR="0060533A">
        <w:rPr>
          <w:rStyle w:val="Kommentarzeichen"/>
        </w:rPr>
        <w:commentReference w:id="419"/>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3EF99A09" w:rsidR="007D3FBA" w:rsidRDefault="007D3FBA" w:rsidP="006037FF">
      <w:pPr>
        <w:pStyle w:val="berschrift3"/>
      </w:pPr>
      <w:bookmarkStart w:id="420" w:name="_Toc439672025"/>
      <w:r>
        <w:t xml:space="preserve">Allgemeines zu </w:t>
      </w:r>
      <w:del w:id="421" w:author="ħʝᵰҩƾҩ ħɣῡƺҩ" w:date="2016-01-04T12:48:00Z">
        <w:r w:rsidDel="00CC22B8">
          <w:delText>3-</w:delText>
        </w:r>
      </w:del>
      <w:r>
        <w:t>Tier</w:t>
      </w:r>
      <w:ins w:id="422" w:author="ħʝᵰҩƾҩ ħɣῡƺҩ" w:date="2016-01-04T12:48:00Z">
        <w:r w:rsidR="00CC22B8">
          <w:t>-3</w:t>
        </w:r>
      </w:ins>
      <w:r>
        <w:t>-Architektur</w:t>
      </w:r>
      <w:bookmarkEnd w:id="420"/>
    </w:p>
    <w:p w14:paraId="262345B8" w14:textId="0897288F" w:rsidR="007D3FBA" w:rsidRDefault="007D3FBA" w:rsidP="007D3FBA">
      <w:del w:id="423" w:author="ħʝᵰҩƾҩ ħɣῡƺҩ" w:date="2016-01-04T12:48:00Z">
        <w:r w:rsidDel="00CC22B8">
          <w:delText>3-</w:delText>
        </w:r>
      </w:del>
      <w:r>
        <w:t>Tier-</w:t>
      </w:r>
      <w:ins w:id="424" w:author="ħʝᵰҩƾҩ ħɣῡƺҩ" w:date="2016-01-04T12:48:00Z">
        <w:r w:rsidR="00CC22B8">
          <w:t>3-</w:t>
        </w:r>
      </w:ins>
      <w:r>
        <w:t>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lastRenderedPageBreak/>
        <w:t>Vorteile:</w:t>
      </w:r>
    </w:p>
    <w:p w14:paraId="6A82BDBB" w14:textId="13E93E7A" w:rsidR="007D3FBA" w:rsidRDefault="007D3FBA" w:rsidP="007D3FBA">
      <w:del w:id="425" w:author="ħʝᵰҩƾҩ ħɣῡƺҩ" w:date="2016-01-04T12:49:00Z">
        <w:r w:rsidDel="00CC22B8">
          <w:delText>Komplexität</w:delText>
        </w:r>
      </w:del>
      <w:ins w:id="426" w:author="ħʝᵰҩƾҩ ħɣῡƺҩ" w:date="2016-01-04T12:49:00Z">
        <w:r w:rsidR="00CC22B8">
          <w:t>Komplexitäten</w:t>
        </w:r>
      </w:ins>
      <w:r>
        <w:t xml:space="preserve"> der Abhängigkeiten innerhalb des Systems werden reduziert und vereinfacht.</w:t>
      </w:r>
    </w:p>
    <w:p w14:paraId="34B591E1" w14:textId="760E9187" w:rsidR="007D3FBA" w:rsidRDefault="007D3FBA" w:rsidP="007D3FBA">
      <w:r>
        <w:t>Zyklen im Abhängigkeitsgraphen werden vermieden (leichteres Verständnis und leichtere Wartung</w:t>
      </w:r>
      <w:ins w:id="427" w:author="ħʝᵰҩƾҩ ħɣῡƺҩ" w:date="2016-01-04T12:49:00Z">
        <w:r w:rsidR="00CC22B8">
          <w:t>)</w:t>
        </w:r>
      </w:ins>
      <w:ins w:id="428" w:author="ħʝᵰҩƾҩ ħɣῡƺҩ" w:date="2016-01-04T11:32:00Z">
        <w:r w:rsidR="0060533A">
          <w:t>.</w:t>
        </w:r>
      </w:ins>
    </w:p>
    <w:p w14:paraId="34AA25ED" w14:textId="27F1E5A0" w:rsidR="007D3FBA" w:rsidRDefault="00CC22B8" w:rsidP="007D3FBA">
      <w:ins w:id="429" w:author="ħʝᵰҩƾҩ ħɣῡƺҩ" w:date="2016-01-04T12:49:00Z">
        <w:r>
          <w:t>E</w:t>
        </w:r>
      </w:ins>
      <w:del w:id="430" w:author="ħʝᵰҩƾҩ ħɣῡƺҩ" w:date="2016-01-04T12:49:00Z">
        <w:r w:rsidR="007D3FBA" w:rsidDel="00CC22B8">
          <w:delText>e</w:delText>
        </w:r>
      </w:del>
      <w:r w:rsidR="007D3FBA">
        <w:t>inzelne Schichten können ausgetauscht werden ohne das gesamte Softwaresystem ändern zu müssen</w:t>
      </w:r>
      <w:ins w:id="431" w:author="ħʝᵰҩƾҩ ħɣῡƺҩ" w:date="2016-01-04T11:32:00Z">
        <w:r w:rsidR="0060533A">
          <w:t>.</w:t>
        </w:r>
      </w:ins>
    </w:p>
    <w:p w14:paraId="7E7DCFFB" w14:textId="77777777" w:rsidR="007D3FBA" w:rsidRDefault="007D3FBA" w:rsidP="007D3FBA">
      <w:r>
        <w:t>Nachteile:</w:t>
      </w:r>
    </w:p>
    <w:p w14:paraId="3BA0DD0D" w14:textId="0602EF17" w:rsidR="007D3FBA" w:rsidRDefault="007D3FBA" w:rsidP="007D3FBA">
      <w:r>
        <w:t>Ausführgeschwindigkeit der Anwendung kann auf</w:t>
      </w:r>
      <w:ins w:id="432" w:author="ħʝᵰҩƾҩ ħɣῡƺҩ" w:date="2016-01-04T12:49:00Z">
        <w:r w:rsidR="00CC22B8">
          <w:t xml:space="preserve"> G</w:t>
        </w:r>
      </w:ins>
      <w:del w:id="433" w:author="ħʝᵰҩƾҩ ħɣῡƺҩ" w:date="2016-01-04T12:49:00Z">
        <w:r w:rsidDel="00CC22B8">
          <w:delText>g</w:delText>
        </w:r>
      </w:del>
      <w:r>
        <w:t>rund der Datenverarbeitung in den einzelnen Schichten verschlechtert werden</w:t>
      </w:r>
      <w:ins w:id="434" w:author="ħʝᵰҩƾҩ ħɣῡƺҩ" w:date="2016-01-04T11:32:00Z">
        <w:r w:rsidR="0060533A">
          <w:t>.</w:t>
        </w:r>
      </w:ins>
    </w:p>
    <w:p w14:paraId="254D01C8" w14:textId="399AEF2B" w:rsidR="007D3FBA" w:rsidRDefault="007D3FBA" w:rsidP="007D3FBA">
      <w:r>
        <w:t xml:space="preserve">Die drei Schichten der </w:t>
      </w:r>
      <w:del w:id="435" w:author="ħʝᵰҩƾҩ ħɣῡƺҩ" w:date="2016-01-04T12:49:00Z">
        <w:r w:rsidDel="00CC22B8">
          <w:delText>3-</w:delText>
        </w:r>
      </w:del>
      <w:r>
        <w:t>Tier-</w:t>
      </w:r>
      <w:ins w:id="436" w:author="ħʝᵰҩƾҩ ħɣῡƺҩ" w:date="2016-01-04T12:49:00Z">
        <w:r w:rsidR="00CC22B8">
          <w:t>3-</w:t>
        </w:r>
      </w:ins>
      <w:r>
        <w:t>Architektur sind:</w:t>
      </w:r>
    </w:p>
    <w:p w14:paraId="164A2921" w14:textId="38A6D138"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437"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438" w:author="ħʝᵰҩƾҩ ħɣῡƺҩ" w:date="2016-01-04T11:32:00Z">
        <w:r w:rsidR="0060533A">
          <w:t>.</w:t>
        </w:r>
      </w:ins>
    </w:p>
    <w:p w14:paraId="0E2619D5" w14:textId="1BB8E60D" w:rsidR="007D3FBA" w:rsidRPr="008D4116" w:rsidRDefault="007D3FBA" w:rsidP="006037FF">
      <w:r>
        <w:t>Datenhaltungsschicht (Back-End): enthält die Datenbank und ist verantwortlich für das Laden und das Speichern der Daten</w:t>
      </w:r>
      <w:ins w:id="439" w:author="ħʝᵰҩƾҩ ħɣῡƺҩ" w:date="2016-01-04T11:32:00Z">
        <w:r w:rsidR="0060533A">
          <w:t>.</w:t>
        </w:r>
      </w:ins>
    </w:p>
    <w:p w14:paraId="30760FCE" w14:textId="49F175E3" w:rsidR="008D4116" w:rsidRDefault="008D4116" w:rsidP="006037FF">
      <w:pPr>
        <w:pStyle w:val="berschrift2"/>
        <w:rPr>
          <w:ins w:id="440" w:author="ħʝᵰҩƾҩ ħɣῡƺҩ" w:date="2016-01-04T20:08:00Z"/>
        </w:rPr>
      </w:pPr>
      <w:bookmarkStart w:id="441" w:name="_Toc439672026"/>
      <w:r>
        <w:t>Auswahl der Versionsverwaltung und Umsetzung</w:t>
      </w:r>
      <w:bookmarkEnd w:id="441"/>
    </w:p>
    <w:p w14:paraId="70D1D2AB" w14:textId="5A545244" w:rsidR="009277C8" w:rsidRDefault="009277C8" w:rsidP="009277C8">
      <w:pPr>
        <w:rPr>
          <w:ins w:id="442" w:author="ħʝᵰҩƾҩ ħɣῡƺҩ" w:date="2016-01-04T20:08:00Z"/>
        </w:rPr>
      </w:pPr>
      <w:ins w:id="443" w:author="ħʝᵰҩƾҩ ħɣῡƺҩ" w:date="2016-01-04T20:08:00Z">
        <w:r>
          <w:t xml:space="preserve">Für unser Projekt </w:t>
        </w:r>
      </w:ins>
      <w:ins w:id="444" w:author="ħʝᵰҩƾҩ ħɣῡƺҩ" w:date="2016-01-04T20:09:00Z">
        <w:r>
          <w:t>benutzen</w:t>
        </w:r>
      </w:ins>
      <w:ins w:id="445" w:author="ħʝᵰҩƾҩ ħɣῡƺҩ" w:date="2016-01-04T20:08:00Z">
        <w:r>
          <w:t xml:space="preserve"> wir </w:t>
        </w:r>
        <w:proofErr w:type="spellStart"/>
        <w:r>
          <w:t>Github</w:t>
        </w:r>
        <w:proofErr w:type="spellEnd"/>
        <w:r>
          <w:t xml:space="preserve"> </w:t>
        </w:r>
      </w:ins>
      <w:ins w:id="446" w:author="ħʝᵰҩƾҩ ħɣῡƺҩ" w:date="2016-01-04T20:09:00Z">
        <w:r>
          <w:t xml:space="preserve">als </w:t>
        </w:r>
      </w:ins>
      <w:ins w:id="447" w:author="ħʝᵰҩƾҩ ħɣῡƺҩ" w:date="2016-01-04T20:08:00Z">
        <w:r>
          <w:t>ei</w:t>
        </w:r>
        <w:r>
          <w:t>ne dezentrale Versionsverwaltun</w:t>
        </w:r>
      </w:ins>
      <w:ins w:id="448" w:author="ħʝᵰҩƾҩ ħɣῡƺҩ" w:date="2016-01-04T20:10:00Z">
        <w:r>
          <w:t>g</w:t>
        </w:r>
      </w:ins>
      <w:ins w:id="449" w:author="ħʝᵰҩƾҩ ħɣῡƺҩ" w:date="2016-01-04T20:08:00Z">
        <w:r>
          <w:t>. Die</w:t>
        </w:r>
      </w:ins>
      <w:ins w:id="450" w:author="ħʝᵰҩƾҩ ħɣῡƺҩ" w:date="2016-01-04T20:10:00Z">
        <w:r>
          <w:t>se Dezentralität</w:t>
        </w:r>
      </w:ins>
      <w:ins w:id="451" w:author="ħʝᵰҩƾҩ ħɣῡƺҩ" w:date="2016-01-04T20:08:00Z">
        <w:r>
          <w:t xml:space="preserve"> mit </w:t>
        </w:r>
        <w:proofErr w:type="spellStart"/>
        <w:r>
          <w:t>Github</w:t>
        </w:r>
        <w:proofErr w:type="spellEnd"/>
        <w:r>
          <w:t xml:space="preserve"> hat den Vorteil, dass ohne Wartezeit gleichzeitig </w:t>
        </w:r>
      </w:ins>
      <w:ins w:id="452" w:author="ħʝᵰҩƾҩ ħɣῡƺҩ" w:date="2016-01-04T20:11:00Z">
        <w:r>
          <w:t>ge</w:t>
        </w:r>
      </w:ins>
      <w:ins w:id="453" w:author="ħʝᵰҩƾҩ ħɣῡƺҩ" w:date="2016-01-04T20:08:00Z">
        <w:r>
          <w:t>arbeitet</w:t>
        </w:r>
        <w:r>
          <w:t xml:space="preserve"> </w:t>
        </w:r>
      </w:ins>
      <w:ins w:id="454" w:author="ħʝᵰҩƾҩ ħɣῡƺҩ" w:date="2016-01-04T20:11:00Z">
        <w:r>
          <w:t>werden kann</w:t>
        </w:r>
      </w:ins>
      <w:ins w:id="455" w:author="ħʝᵰҩƾҩ ħɣῡƺҩ" w:date="2016-01-04T20:08:00Z">
        <w:r>
          <w:t xml:space="preserve"> und keine Absprache unter den Teammitgliedern notwendig ist.</w:t>
        </w:r>
      </w:ins>
    </w:p>
    <w:p w14:paraId="4BE06668" w14:textId="611CEA9E" w:rsidR="009277C8" w:rsidRPr="009277C8" w:rsidDel="00C12B6D" w:rsidRDefault="00C12B6D" w:rsidP="009277C8">
      <w:pPr>
        <w:rPr>
          <w:del w:id="456" w:author="ħʝᵰҩƾҩ ħɣῡƺҩ" w:date="2016-01-04T20:23:00Z"/>
          <w:rPrChange w:id="457" w:author="ħʝᵰҩƾҩ ħɣῡƺҩ" w:date="2016-01-04T20:08:00Z">
            <w:rPr>
              <w:del w:id="458" w:author="ħʝᵰҩƾҩ ħɣῡƺҩ" w:date="2016-01-04T20:23:00Z"/>
            </w:rPr>
          </w:rPrChange>
        </w:rPr>
        <w:pPrChange w:id="459" w:author="ħʝᵰҩƾҩ ħɣῡƺҩ" w:date="2016-01-04T20:08:00Z">
          <w:pPr>
            <w:pStyle w:val="berschrift2"/>
          </w:pPr>
        </w:pPrChange>
      </w:pPr>
      <w:ins w:id="460" w:author="ħʝᵰҩƾҩ ħɣῡƺҩ" w:date="2016-01-04T20:23:00Z">
        <w:r w:rsidRPr="00C12B6D">
          <w:t xml:space="preserve">In </w:t>
        </w:r>
        <w:proofErr w:type="spellStart"/>
        <w:r w:rsidRPr="00C12B6D">
          <w:t>Github</w:t>
        </w:r>
        <w:proofErr w:type="spellEnd"/>
        <w:r w:rsidRPr="00C12B6D">
          <w:t xml:space="preserve"> werden für unser Projekt drei Ordner angelegt. Im Ordner Projekt Management sind alle Dateien bezüglich des Projektmanagements hinterlegt (z. Bsp. Portfolio, Ablaufplanung usw.). Der Ordner </w:t>
        </w:r>
        <w:proofErr w:type="spellStart"/>
        <w:r w:rsidRPr="00C12B6D">
          <w:t>Application</w:t>
        </w:r>
        <w:proofErr w:type="spellEnd"/>
        <w:r w:rsidRPr="00C12B6D">
          <w:t xml:space="preserve"> Operation beinhaltet die Konfigurationen und Informationen zu den </w:t>
        </w:r>
        <w:proofErr w:type="spellStart"/>
        <w:r w:rsidRPr="00C12B6D">
          <w:t>TomEE</w:t>
        </w:r>
        <w:proofErr w:type="spellEnd"/>
        <w:r w:rsidRPr="00C12B6D">
          <w:t xml:space="preserve"> Server</w:t>
        </w:r>
      </w:ins>
      <w:ins w:id="461" w:author="ħʝᵰҩƾҩ ħɣῡƺҩ" w:date="2016-01-04T20:24:00Z">
        <w:r w:rsidR="00A86E06">
          <w:t xml:space="preserve"> sowie sämtliche Algorithmen zur Informationsbeschaffung und Schnittstellen zu all unseren Systemen</w:t>
        </w:r>
      </w:ins>
      <w:ins w:id="462" w:author="ħʝᵰҩƾҩ ħɣῡƺҩ" w:date="2016-01-04T20:23:00Z">
        <w:r w:rsidRPr="00C12B6D">
          <w:t xml:space="preserve">. Im </w:t>
        </w:r>
        <w:proofErr w:type="spellStart"/>
        <w:r w:rsidRPr="00C12B6D">
          <w:t>Application</w:t>
        </w:r>
        <w:proofErr w:type="spellEnd"/>
        <w:r w:rsidRPr="00C12B6D">
          <w:t xml:space="preserve"> Development Ordner sind alle Stories und deren Lösungen, die im Laufe des Projektes bearbeitet wurden, </w:t>
        </w:r>
      </w:ins>
      <w:ins w:id="463" w:author="ħʝᵰҩƾҩ ħɣῡƺҩ" w:date="2016-01-04T20:25:00Z">
        <w:r w:rsidR="00A86E06">
          <w:t>abgelegt</w:t>
        </w:r>
      </w:ins>
      <w:ins w:id="464" w:author="ħʝᵰҩƾҩ ħɣῡƺҩ" w:date="2016-01-04T20:23:00Z">
        <w:r w:rsidRPr="00C12B6D">
          <w:t>.</w:t>
        </w:r>
      </w:ins>
    </w:p>
    <w:p w14:paraId="4A4ABD46" w14:textId="77777777" w:rsidR="008D4116" w:rsidRPr="008D4116" w:rsidRDefault="008D4116" w:rsidP="006037FF"/>
    <w:p w14:paraId="24797E68" w14:textId="043A67FD" w:rsidR="008D4116" w:rsidRDefault="008D4116" w:rsidP="006037FF">
      <w:pPr>
        <w:pStyle w:val="berschrift2"/>
      </w:pPr>
      <w:bookmarkStart w:id="465" w:name="_Toc439672027"/>
      <w:r>
        <w:t>Installationshandbuch</w:t>
      </w:r>
      <w:bookmarkEnd w:id="465"/>
    </w:p>
    <w:p w14:paraId="304BF614" w14:textId="77777777" w:rsidR="008D4116" w:rsidDel="00F85762" w:rsidRDefault="008D4116" w:rsidP="006037FF">
      <w:pPr>
        <w:rPr>
          <w:del w:id="466" w:author="ħʝᵰҩƾҩ ħɣῡƺҩ" w:date="2016-01-04T19:29:00Z"/>
        </w:rPr>
      </w:pPr>
    </w:p>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467" w:name="_Toc439672028"/>
      <w:commentRangeStart w:id="468"/>
      <w:r>
        <w:t>Benutzerhandbuch</w:t>
      </w:r>
      <w:bookmarkEnd w:id="467"/>
    </w:p>
    <w:p w14:paraId="04A77E19" w14:textId="2035BC16" w:rsidR="008D4116" w:rsidRDefault="007D3FBA">
      <w:pPr>
        <w:rPr>
          <w:ins w:id="469" w:author="ħʝᵰҩƾҩ ħɣῡƺҩ" w:date="2016-01-04T21:33:00Z"/>
        </w:rPr>
      </w:pPr>
      <w:r>
        <w:t>Die Benutzung der Webseite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commentRangeEnd w:id="468"/>
      <w:r w:rsidR="00D701D9">
        <w:rPr>
          <w:rStyle w:val="Kommentarzeichen"/>
        </w:rPr>
        <w:commentReference w:id="468"/>
      </w:r>
    </w:p>
    <w:p w14:paraId="3B14176E" w14:textId="793DDB4C" w:rsidR="003643BD" w:rsidRPr="008D4116" w:rsidRDefault="003643BD">
      <w:ins w:id="470" w:author="ħʝᵰҩƾҩ ħɣῡƺҩ" w:date="2016-01-04T21:33:00Z">
        <w:r>
          <w:t xml:space="preserve">Eine wesentlich </w:t>
        </w:r>
      </w:ins>
      <w:ins w:id="471" w:author="ħʝᵰҩƾҩ ħɣῡƺҩ" w:date="2016-01-04T21:34:00Z">
        <w:r>
          <w:t>detaillierte</w:t>
        </w:r>
      </w:ins>
      <w:ins w:id="472" w:author="ħʝᵰҩƾҩ ħɣῡƺҩ" w:date="2016-01-04T21:33:00Z">
        <w:r>
          <w:t xml:space="preserve"> Beschreibung finden sie im Anhang unter „User Manual.doc</w:t>
        </w:r>
      </w:ins>
      <w:ins w:id="473" w:author="ħʝᵰҩƾҩ ħɣῡƺҩ" w:date="2016-01-04T21:34:00Z">
        <w:r>
          <w:t>x“.</w:t>
        </w:r>
      </w:ins>
    </w:p>
    <w:p w14:paraId="07EB241F" w14:textId="23B148AD" w:rsidR="00F35580" w:rsidRDefault="00F35580" w:rsidP="006037FF">
      <w:pPr>
        <w:pStyle w:val="berschrift1"/>
      </w:pPr>
      <w:bookmarkStart w:id="474" w:name="_Toc439672029"/>
      <w:commentRangeStart w:id="475"/>
      <w:r>
        <w:t>Anhang</w:t>
      </w:r>
      <w:bookmarkEnd w:id="474"/>
      <w:commentRangeEnd w:id="475"/>
      <w:r w:rsidR="00FE18CA">
        <w:rPr>
          <w:rStyle w:val="Kommentarzeichen"/>
          <w:rFonts w:asciiTheme="minorHAnsi" w:eastAsiaTheme="minorHAnsi" w:hAnsiTheme="minorHAnsi" w:cstheme="minorBidi"/>
          <w:color w:val="auto"/>
        </w:rPr>
        <w:commentReference w:id="475"/>
      </w:r>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lastRenderedPageBreak/>
        <w:t>RA-60 Dokumentation Sicherheitsarchitektur</w:t>
      </w:r>
      <w:r>
        <w:t xml:space="preserve"> (PSA Verfahren der Telekom):</w:t>
      </w:r>
    </w:p>
    <w:bookmarkStart w:id="476" w:name="_MON_1513246617"/>
    <w:bookmarkEnd w:id="476"/>
    <w:p w14:paraId="6A3B7E84" w14:textId="77777777" w:rsidR="00A37F9A" w:rsidRDefault="00A37F9A">
      <w:r>
        <w:object w:dxaOrig="1531" w:dyaOrig="1002" w14:anchorId="6EE27115">
          <v:shape id="_x0000_i1026" type="#_x0000_t75" style="width:76.2pt;height:49.8pt" o:ole="">
            <v:imagedata r:id="rId15" o:title=""/>
          </v:shape>
          <o:OLEObject Type="Embed" ProgID="Word.Document.12" ShapeID="_x0000_i1026" DrawAspect="Icon" ObjectID="_1513452103" r:id="rId16">
            <o:FieldCodes>\s</o:FieldCodes>
          </o:OLEObject>
        </w:object>
      </w:r>
    </w:p>
    <w:p w14:paraId="009E5384" w14:textId="00590083" w:rsidR="00A37F9A" w:rsidRDefault="00F130C1">
      <w:r>
        <w:t>Installationshandbuch:</w:t>
      </w:r>
    </w:p>
    <w:bookmarkStart w:id="477" w:name="_MON_1513253975"/>
    <w:bookmarkEnd w:id="477"/>
    <w:p w14:paraId="565119D6" w14:textId="77777777" w:rsidR="00F130C1" w:rsidRDefault="00EA4425">
      <w:pPr>
        <w:rPr>
          <w:ins w:id="478" w:author="ħʝᵰҩƾҩ ħɣῡƺҩ" w:date="2016-01-04T19:44:00Z"/>
        </w:rPr>
      </w:pPr>
      <w:r>
        <w:object w:dxaOrig="1531" w:dyaOrig="1002" w14:anchorId="2F3089F3">
          <v:shape id="_x0000_i1027" type="#_x0000_t75" style="width:76.2pt;height:49.8pt" o:ole="">
            <v:imagedata r:id="rId17" o:title=""/>
          </v:shape>
          <o:OLEObject Type="Embed" ProgID="Word.Document.12" ShapeID="_x0000_i1027" DrawAspect="Icon" ObjectID="_1513452104" r:id="rId18">
            <o:FieldCodes>\s</o:FieldCodes>
          </o:OLEObject>
        </w:object>
      </w:r>
    </w:p>
    <w:p w14:paraId="72F0DD4B" w14:textId="7E09AC1F" w:rsidR="00163B18" w:rsidDel="00163B18" w:rsidRDefault="00163B18">
      <w:pPr>
        <w:rPr>
          <w:del w:id="479" w:author="ħʝᵰҩƾҩ ħɣῡƺҩ" w:date="2016-01-04T19:45:00Z"/>
        </w:rPr>
      </w:pPr>
      <w:proofErr w:type="spellStart"/>
      <w:ins w:id="480" w:author="ħʝᵰҩƾҩ ħɣῡƺҩ" w:date="2016-01-04T19:44:00Z">
        <w:r>
          <w:t>JavaDocs</w:t>
        </w:r>
        <w:proofErr w:type="spellEnd"/>
        <w:r>
          <w:t xml:space="preserve"> </w:t>
        </w:r>
      </w:ins>
      <w:ins w:id="481" w:author="ħʝᵰҩƾҩ ħɣῡƺҩ" w:date="2016-01-04T19:45:00Z">
        <w:r>
          <w:t>–</w:t>
        </w:r>
      </w:ins>
      <w:ins w:id="482" w:author="ħʝᵰҩƾҩ ħɣῡƺҩ" w:date="2016-01-04T19:44:00Z">
        <w:r>
          <w:t xml:space="preserve"> Klassendokumentation</w:t>
        </w:r>
      </w:ins>
      <w:ins w:id="483" w:author="ħʝᵰҩƾҩ ħɣῡƺҩ" w:date="2016-01-04T19:45:00Z">
        <w:r>
          <w:t xml:space="preserve"> aus dem </w:t>
        </w:r>
        <w:proofErr w:type="spellStart"/>
        <w:r>
          <w:t>TomEE</w:t>
        </w:r>
      </w:ins>
      <w:proofErr w:type="spellEnd"/>
    </w:p>
    <w:p w14:paraId="77ADD94C" w14:textId="77777777" w:rsidR="00A37F9A" w:rsidRPr="00F35580" w:rsidRDefault="00A37F9A"/>
    <w:p w14:paraId="4FC38479" w14:textId="77777777" w:rsidR="00F35580" w:rsidRDefault="00163B18">
      <w:pPr>
        <w:rPr>
          <w:ins w:id="484" w:author="ħʝᵰҩƾҩ ħɣῡƺҩ" w:date="2016-01-04T19:46:00Z"/>
        </w:rPr>
      </w:pPr>
      <w:ins w:id="485" w:author="ħʝᵰҩƾҩ ħɣῡƺҩ" w:date="2016-01-04T19:45:00Z">
        <w:r>
          <w:object w:dxaOrig="1273" w:dyaOrig="816" w14:anchorId="45A3C498">
            <v:shape id="_x0000_i1028" type="#_x0000_t75" style="width:63.6pt;height:40.8pt" o:ole="">
              <v:imagedata r:id="rId19" o:title=""/>
            </v:shape>
            <o:OLEObject Type="Embed" ProgID="Package" ShapeID="_x0000_i1028" DrawAspect="Content" ObjectID="_1513452105" r:id="rId20"/>
          </w:object>
        </w:r>
      </w:ins>
    </w:p>
    <w:p w14:paraId="093EFB7F" w14:textId="222D052D" w:rsidR="00163B18" w:rsidRDefault="00163B18">
      <w:pPr>
        <w:rPr>
          <w:ins w:id="486" w:author="ħʝᵰҩƾҩ ħɣῡƺҩ" w:date="2016-01-04T19:46:00Z"/>
        </w:rPr>
      </w:pPr>
      <w:ins w:id="487" w:author="ħʝᵰҩƾҩ ħɣῡƺҩ" w:date="2016-01-04T19:46:00Z">
        <w:r>
          <w:t xml:space="preserve">Risikoplanung – </w:t>
        </w:r>
        <w:proofErr w:type="spellStart"/>
        <w:r>
          <w:t>Excelsheet</w:t>
        </w:r>
        <w:proofErr w:type="spellEnd"/>
      </w:ins>
    </w:p>
    <w:p w14:paraId="70E0C120" w14:textId="2498C176" w:rsidR="00163B18" w:rsidRDefault="00163B18">
      <w:pPr>
        <w:rPr>
          <w:ins w:id="488" w:author="ħʝᵰҩƾҩ ħɣῡƺҩ" w:date="2016-01-04T21:34:00Z"/>
        </w:rPr>
      </w:pPr>
      <w:ins w:id="489" w:author="ħʝᵰҩƾҩ ħɣῡƺҩ" w:date="2016-01-04T19:46:00Z">
        <w:r>
          <w:object w:dxaOrig="1514" w:dyaOrig="989" w14:anchorId="342C5A80">
            <v:shape id="_x0000_i1029" type="#_x0000_t75" style="width:76.2pt;height:49.2pt" o:ole="">
              <v:imagedata r:id="rId21" o:title=""/>
            </v:shape>
            <o:OLEObject Type="Embed" ProgID="Excel.Sheet.12" ShapeID="_x0000_i1029" DrawAspect="Icon" ObjectID="_1513452106" r:id="rId22"/>
          </w:object>
        </w:r>
      </w:ins>
    </w:p>
    <w:p w14:paraId="5512E16D" w14:textId="685BAB6C" w:rsidR="003643BD" w:rsidRDefault="003643BD">
      <w:pPr>
        <w:rPr>
          <w:ins w:id="490" w:author="ħʝᵰҩƾҩ ħɣῡƺҩ" w:date="2016-01-04T21:34:00Z"/>
        </w:rPr>
      </w:pPr>
      <w:ins w:id="491" w:author="ħʝᵰҩƾҩ ħɣῡƺҩ" w:date="2016-01-04T21:34:00Z">
        <w:r>
          <w:t>Benutzerhandbuch</w:t>
        </w:r>
      </w:ins>
    </w:p>
    <w:bookmarkStart w:id="492" w:name="_MON_1513448475"/>
    <w:bookmarkEnd w:id="492"/>
    <w:p w14:paraId="505F0550" w14:textId="77777777" w:rsidR="003643BD" w:rsidRPr="00F35580" w:rsidRDefault="003643BD">
      <w:ins w:id="493" w:author="ħʝᵰҩƾҩ ħɣῡƺҩ" w:date="2016-01-04T21:34:00Z">
        <w:r>
          <w:object w:dxaOrig="1514" w:dyaOrig="989" w14:anchorId="6FF24BF1">
            <v:shape id="_x0000_i1030" type="#_x0000_t75" style="width:75.6pt;height:49.2pt" o:ole="">
              <v:imagedata r:id="rId23" o:title=""/>
            </v:shape>
            <o:OLEObject Type="Embed" ProgID="Word.Document.12" ShapeID="_x0000_i1030" DrawAspect="Icon" ObjectID="_1513452107" r:id="rId24">
              <o:FieldCodes>\s</o:FieldCodes>
            </o:OLEObject>
          </w:object>
        </w:r>
      </w:ins>
    </w:p>
    <w:p w14:paraId="624CAA37" w14:textId="77777777" w:rsidR="003D050C" w:rsidRDefault="003D050C">
      <w:pPr>
        <w:rPr>
          <w:ins w:id="494" w:author="ħʝᵰҩƾҩ ħɣῡƺҩ" w:date="2016-01-04T21:41:00Z"/>
        </w:rPr>
        <w:sectPr w:rsidR="003D050C" w:rsidSect="008B02B4">
          <w:footerReference w:type="default" r:id="rId25"/>
          <w:pgSz w:w="11906" w:h="16838"/>
          <w:pgMar w:top="1417" w:right="1417" w:bottom="1134" w:left="1417" w:header="720" w:footer="720" w:gutter="0"/>
          <w:cols w:space="720"/>
          <w:titlePg/>
          <w:docGrid w:linePitch="360"/>
        </w:sectPr>
      </w:pPr>
    </w:p>
    <w:p w14:paraId="7EE8A7A6" w14:textId="77777777" w:rsidR="003D050C" w:rsidRDefault="003D050C">
      <w:pPr>
        <w:rPr>
          <w:ins w:id="495" w:author="ħʝᵰҩƾҩ ħɣῡƺҩ" w:date="2016-01-04T21:43:00Z"/>
        </w:rPr>
      </w:pPr>
      <w:ins w:id="496" w:author="ħʝᵰҩƾҩ ħɣῡƺҩ" w:date="2016-01-04T21:43:00Z">
        <w:r>
          <w:lastRenderedPageBreak/>
          <w:t>Tabellarische Übersicht: Auswertung Diagramme</w:t>
        </w:r>
      </w:ins>
    </w:p>
    <w:tbl>
      <w:tblPr>
        <w:tblW w:w="0" w:type="auto"/>
        <w:tblCellMar>
          <w:left w:w="70" w:type="dxa"/>
          <w:right w:w="70" w:type="dxa"/>
        </w:tblCellMar>
        <w:tblLook w:val="04A0" w:firstRow="1" w:lastRow="0" w:firstColumn="1" w:lastColumn="0" w:noHBand="0" w:noVBand="1"/>
        <w:tblPrChange w:id="497" w:author="ħʝᵰҩƾҩ ħɣῡƺҩ" w:date="2016-01-04T21:44:00Z">
          <w:tblPr>
            <w:tblW w:w="22120" w:type="dxa"/>
            <w:tblCellMar>
              <w:left w:w="70" w:type="dxa"/>
              <w:right w:w="70" w:type="dxa"/>
            </w:tblCellMar>
            <w:tblLook w:val="04A0" w:firstRow="1" w:lastRow="0" w:firstColumn="1" w:lastColumn="0" w:noHBand="0" w:noVBand="1"/>
          </w:tblPr>
        </w:tblPrChange>
      </w:tblPr>
      <w:tblGrid>
        <w:gridCol w:w="1910"/>
        <w:gridCol w:w="3457"/>
        <w:gridCol w:w="2349"/>
        <w:gridCol w:w="2047"/>
        <w:gridCol w:w="2315"/>
        <w:gridCol w:w="2199"/>
        <w:tblGridChange w:id="498">
          <w:tblGrid>
            <w:gridCol w:w="2060"/>
            <w:gridCol w:w="4360"/>
            <w:gridCol w:w="3880"/>
            <w:gridCol w:w="6440"/>
            <w:gridCol w:w="2800"/>
            <w:gridCol w:w="2580"/>
          </w:tblGrid>
        </w:tblGridChange>
      </w:tblGrid>
      <w:tr w:rsidR="003D050C" w:rsidRPr="003D050C" w14:paraId="2C26E702" w14:textId="77777777" w:rsidTr="003D050C">
        <w:trPr>
          <w:trHeight w:val="324"/>
          <w:ins w:id="499" w:author="ħʝᵰҩƾҩ ħɣῡƺҩ" w:date="2016-01-04T21:43:00Z"/>
          <w:trPrChange w:id="500" w:author="ħʝᵰҩƾҩ ħɣῡƺҩ" w:date="2016-01-04T21:44:00Z">
            <w:trPr>
              <w:trHeight w:val="324"/>
            </w:trPr>
          </w:trPrChange>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Change w:id="501" w:author="ħʝᵰҩƾҩ ħɣῡƺҩ" w:date="2016-01-04T21:44:00Z">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0DECAED" w14:textId="77777777" w:rsidR="003D050C" w:rsidRPr="003D050C" w:rsidRDefault="003D050C" w:rsidP="003D050C">
            <w:pPr>
              <w:spacing w:after="0" w:line="240" w:lineRule="auto"/>
              <w:rPr>
                <w:ins w:id="502" w:author="ħʝᵰҩƾҩ ħɣῡƺҩ" w:date="2016-01-04T21:43:00Z"/>
                <w:rFonts w:ascii="Calibri" w:eastAsia="Times New Roman" w:hAnsi="Calibri" w:cs="Times New Roman"/>
                <w:color w:val="000000"/>
                <w:lang w:eastAsia="de-DE"/>
              </w:rPr>
            </w:pPr>
            <w:ins w:id="503" w:author="ħʝᵰҩƾҩ ħɣῡƺҩ" w:date="2016-01-04T21:43:00Z">
              <w:r w:rsidRPr="003D050C">
                <w:rPr>
                  <w:rFonts w:ascii="Calibri" w:eastAsia="Times New Roman" w:hAnsi="Calibri" w:cs="Times New Roman"/>
                  <w:color w:val="000000"/>
                  <w:lang w:eastAsia="de-DE"/>
                </w:rPr>
                <w:t> </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04" w:author="ħʝᵰҩƾҩ ħɣῡƺҩ" w:date="2016-01-04T21:44:00Z">
              <w:tcPr>
                <w:tcW w:w="43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1B8C9B" w14:textId="77777777" w:rsidR="003D050C" w:rsidRPr="003D050C" w:rsidRDefault="003D050C" w:rsidP="003D050C">
            <w:pPr>
              <w:spacing w:after="0" w:line="240" w:lineRule="auto"/>
              <w:rPr>
                <w:ins w:id="505" w:author="ħʝᵰҩƾҩ ħɣῡƺҩ" w:date="2016-01-04T21:43:00Z"/>
                <w:rFonts w:ascii="Times New Roman" w:eastAsia="Times New Roman" w:hAnsi="Times New Roman" w:cs="Times New Roman"/>
                <w:b/>
                <w:bCs/>
                <w:i/>
                <w:iCs/>
                <w:color w:val="000000"/>
                <w:sz w:val="24"/>
                <w:szCs w:val="24"/>
                <w:lang w:eastAsia="de-DE"/>
              </w:rPr>
            </w:pPr>
            <w:ins w:id="506" w:author="ħʝᵰҩƾҩ ħɣῡƺҩ" w:date="2016-01-04T21:43:00Z">
              <w:r w:rsidRPr="003D050C">
                <w:rPr>
                  <w:rFonts w:ascii="Times New Roman" w:eastAsia="Times New Roman" w:hAnsi="Times New Roman" w:cs="Times New Roman"/>
                  <w:b/>
                  <w:bCs/>
                  <w:i/>
                  <w:iCs/>
                  <w:color w:val="000000"/>
                  <w:sz w:val="24"/>
                  <w:szCs w:val="24"/>
                  <w:lang w:eastAsia="de-DE"/>
                </w:rPr>
                <w:t>Anwendungsfalldiagramm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07" w:author="ħʝᵰҩƾҩ ħɣῡƺҩ" w:date="2016-01-04T21:44:00Z">
              <w:tcPr>
                <w:tcW w:w="388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1EE2474" w14:textId="77777777" w:rsidR="003D050C" w:rsidRPr="003D050C" w:rsidRDefault="003D050C" w:rsidP="003D050C">
            <w:pPr>
              <w:spacing w:after="0" w:line="240" w:lineRule="auto"/>
              <w:rPr>
                <w:ins w:id="508" w:author="ħʝᵰҩƾҩ ħɣῡƺҩ" w:date="2016-01-04T21:43:00Z"/>
                <w:rFonts w:ascii="Times New Roman" w:eastAsia="Times New Roman" w:hAnsi="Times New Roman" w:cs="Times New Roman"/>
                <w:b/>
                <w:bCs/>
                <w:i/>
                <w:iCs/>
                <w:color w:val="000000"/>
                <w:sz w:val="24"/>
                <w:szCs w:val="24"/>
                <w:lang w:eastAsia="de-DE"/>
              </w:rPr>
            </w:pPr>
            <w:ins w:id="509" w:author="ħʝᵰҩƾҩ ħɣῡƺҩ" w:date="2016-01-04T21:43:00Z">
              <w:r w:rsidRPr="003D050C">
                <w:rPr>
                  <w:rFonts w:ascii="Times New Roman" w:eastAsia="Times New Roman" w:hAnsi="Times New Roman" w:cs="Times New Roman"/>
                  <w:b/>
                  <w:bCs/>
                  <w:i/>
                  <w:iCs/>
                  <w:color w:val="000000"/>
                  <w:sz w:val="24"/>
                  <w:szCs w:val="24"/>
                  <w:lang w:eastAsia="de-DE"/>
                </w:rPr>
                <w:t>Aktivitätsdiagramm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10" w:author="ħʝᵰҩƾҩ ħɣῡƺҩ" w:date="2016-01-04T21:44:00Z">
              <w:tcPr>
                <w:tcW w:w="64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7F924D3" w14:textId="77777777" w:rsidR="003D050C" w:rsidRPr="003D050C" w:rsidRDefault="003D050C" w:rsidP="003D050C">
            <w:pPr>
              <w:spacing w:after="0" w:line="240" w:lineRule="auto"/>
              <w:rPr>
                <w:ins w:id="511" w:author="ħʝᵰҩƾҩ ħɣῡƺҩ" w:date="2016-01-04T21:43:00Z"/>
                <w:rFonts w:ascii="Times New Roman" w:eastAsia="Times New Roman" w:hAnsi="Times New Roman" w:cs="Times New Roman"/>
                <w:b/>
                <w:bCs/>
                <w:i/>
                <w:iCs/>
                <w:color w:val="000000"/>
                <w:sz w:val="24"/>
                <w:szCs w:val="24"/>
                <w:lang w:eastAsia="de-DE"/>
              </w:rPr>
            </w:pPr>
            <w:ins w:id="512" w:author="ħʝᵰҩƾҩ ħɣῡƺҩ" w:date="2016-01-04T21:43:00Z">
              <w:r w:rsidRPr="003D050C">
                <w:rPr>
                  <w:rFonts w:ascii="Times New Roman" w:eastAsia="Times New Roman" w:hAnsi="Times New Roman" w:cs="Times New Roman"/>
                  <w:b/>
                  <w:bCs/>
                  <w:i/>
                  <w:iCs/>
                  <w:color w:val="000000"/>
                  <w:sz w:val="24"/>
                  <w:szCs w:val="24"/>
                  <w:lang w:eastAsia="de-DE"/>
                </w:rPr>
                <w:t>Klassendiagramm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13" w:author="ħʝᵰҩƾҩ ħɣῡƺҩ" w:date="2016-01-04T21:44:00Z">
              <w:tcPr>
                <w:tcW w:w="280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C066C5A" w14:textId="77777777" w:rsidR="003D050C" w:rsidRPr="003D050C" w:rsidRDefault="003D050C" w:rsidP="003D050C">
            <w:pPr>
              <w:spacing w:after="0" w:line="240" w:lineRule="auto"/>
              <w:rPr>
                <w:ins w:id="514" w:author="ħʝᵰҩƾҩ ħɣῡƺҩ" w:date="2016-01-04T21:43:00Z"/>
                <w:rFonts w:ascii="Times New Roman" w:eastAsia="Times New Roman" w:hAnsi="Times New Roman" w:cs="Times New Roman"/>
                <w:b/>
                <w:bCs/>
                <w:i/>
                <w:iCs/>
                <w:color w:val="000000"/>
                <w:sz w:val="24"/>
                <w:szCs w:val="24"/>
                <w:lang w:eastAsia="de-DE"/>
              </w:rPr>
            </w:pPr>
            <w:ins w:id="515" w:author="ħʝᵰҩƾҩ ħɣῡƺҩ" w:date="2016-01-04T21:43:00Z">
              <w:r w:rsidRPr="003D050C">
                <w:rPr>
                  <w:rFonts w:ascii="Times New Roman" w:eastAsia="Times New Roman" w:hAnsi="Times New Roman" w:cs="Times New Roman"/>
                  <w:b/>
                  <w:bCs/>
                  <w:i/>
                  <w:iCs/>
                  <w:color w:val="000000"/>
                  <w:sz w:val="24"/>
                  <w:szCs w:val="24"/>
                  <w:lang w:eastAsia="de-DE"/>
                </w:rPr>
                <w:t>Sequenzdiagramm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16" w:author="ħʝᵰҩƾҩ ħɣῡƺҩ" w:date="2016-01-04T21:44:00Z">
              <w:tcPr>
                <w:tcW w:w="258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D777DEE" w14:textId="77777777" w:rsidR="003D050C" w:rsidRPr="003D050C" w:rsidRDefault="003D050C" w:rsidP="003D050C">
            <w:pPr>
              <w:spacing w:after="0" w:line="240" w:lineRule="auto"/>
              <w:rPr>
                <w:ins w:id="517" w:author="ħʝᵰҩƾҩ ħɣῡƺҩ" w:date="2016-01-04T21:43:00Z"/>
                <w:rFonts w:ascii="Times New Roman" w:eastAsia="Times New Roman" w:hAnsi="Times New Roman" w:cs="Times New Roman"/>
                <w:b/>
                <w:bCs/>
                <w:i/>
                <w:iCs/>
                <w:color w:val="000000"/>
                <w:sz w:val="24"/>
                <w:szCs w:val="24"/>
                <w:lang w:eastAsia="de-DE"/>
              </w:rPr>
            </w:pPr>
            <w:ins w:id="518" w:author="ħʝᵰҩƾҩ ħɣῡƺҩ" w:date="2016-01-04T21:43:00Z">
              <w:r w:rsidRPr="003D050C">
                <w:rPr>
                  <w:rFonts w:ascii="Times New Roman" w:eastAsia="Times New Roman" w:hAnsi="Times New Roman" w:cs="Times New Roman"/>
                  <w:b/>
                  <w:bCs/>
                  <w:i/>
                  <w:iCs/>
                  <w:color w:val="000000"/>
                  <w:sz w:val="24"/>
                  <w:szCs w:val="24"/>
                  <w:lang w:eastAsia="de-DE"/>
                </w:rPr>
                <w:t>Zustandsdiagramm</w:t>
              </w:r>
            </w:ins>
          </w:p>
        </w:tc>
      </w:tr>
      <w:tr w:rsidR="003D050C" w:rsidRPr="003D050C" w14:paraId="5D58818D" w14:textId="77777777" w:rsidTr="003D050C">
        <w:trPr>
          <w:trHeight w:val="1620"/>
          <w:ins w:id="519" w:author="ħʝᵰҩƾҩ ħɣῡƺҩ" w:date="2016-01-04T21:43:00Z"/>
          <w:trPrChange w:id="520" w:author="ħʝᵰҩƾҩ ħɣῡƺҩ" w:date="2016-01-04T21:44:00Z">
            <w:trPr>
              <w:trHeight w:val="1620"/>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2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6B78FF81" w14:textId="77777777" w:rsidR="003D050C" w:rsidRPr="003D050C" w:rsidRDefault="003D050C" w:rsidP="003D050C">
            <w:pPr>
              <w:spacing w:after="0" w:line="240" w:lineRule="auto"/>
              <w:rPr>
                <w:ins w:id="522" w:author="ħʝᵰҩƾҩ ħɣῡƺҩ" w:date="2016-01-04T21:43:00Z"/>
                <w:rFonts w:ascii="Calibri" w:eastAsia="Times New Roman" w:hAnsi="Calibri" w:cs="Times New Roman"/>
                <w:color w:val="000000"/>
                <w:lang w:eastAsia="de-DE"/>
              </w:rPr>
            </w:pPr>
            <w:ins w:id="523" w:author="ħʝᵰҩƾҩ ħɣῡƺҩ" w:date="2016-01-04T21:43:00Z">
              <w:r w:rsidRPr="003D050C">
                <w:rPr>
                  <w:rFonts w:ascii="Calibri" w:eastAsia="Times New Roman" w:hAnsi="Calibri" w:cs="Times New Roman"/>
                  <w:color w:val="000000"/>
                  <w:lang w:eastAsia="de-DE"/>
                </w:rPr>
                <w:t>Hauptaufgabe</w:t>
              </w:r>
            </w:ins>
          </w:p>
        </w:tc>
        <w:tc>
          <w:tcPr>
            <w:tcW w:w="0" w:type="auto"/>
            <w:tcBorders>
              <w:top w:val="nil"/>
              <w:left w:val="nil"/>
              <w:bottom w:val="single" w:sz="4" w:space="0" w:color="auto"/>
              <w:right w:val="single" w:sz="4" w:space="0" w:color="auto"/>
            </w:tcBorders>
            <w:shd w:val="clear" w:color="auto" w:fill="auto"/>
            <w:vAlign w:val="bottom"/>
            <w:hideMark/>
            <w:tcPrChange w:id="52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1BEEF885" w14:textId="77777777" w:rsidR="003D050C" w:rsidRPr="003D050C" w:rsidRDefault="003D050C" w:rsidP="003D050C">
            <w:pPr>
              <w:spacing w:after="0" w:line="240" w:lineRule="auto"/>
              <w:rPr>
                <w:ins w:id="525" w:author="ħʝᵰҩƾҩ ħɣῡƺҩ" w:date="2016-01-04T21:43:00Z"/>
                <w:rFonts w:ascii="Times New Roman" w:eastAsia="Times New Roman" w:hAnsi="Times New Roman" w:cs="Times New Roman"/>
                <w:b/>
                <w:bCs/>
                <w:i/>
                <w:iCs/>
                <w:color w:val="000000"/>
                <w:sz w:val="24"/>
                <w:szCs w:val="24"/>
                <w:lang w:eastAsia="de-DE"/>
              </w:rPr>
            </w:pPr>
            <w:ins w:id="526" w:author="ħʝᵰҩƾҩ ħɣῡƺҩ" w:date="2016-01-04T21:43:00Z">
              <w:r w:rsidRPr="003D050C">
                <w:rPr>
                  <w:rFonts w:ascii="Times New Roman" w:eastAsia="Times New Roman" w:hAnsi="Times New Roman" w:cs="Times New Roman"/>
                  <w:b/>
                  <w:bCs/>
                  <w:i/>
                  <w:iCs/>
                  <w:color w:val="000000"/>
                  <w:sz w:val="24"/>
                  <w:szCs w:val="24"/>
                  <w:lang w:eastAsia="de-DE"/>
                </w:rPr>
                <w:t>Dient zur Grobplanung der Anwendung. Hier wird dargestellt, was die Anwendung aus der Usersicht leisten soll.</w:t>
              </w:r>
            </w:ins>
          </w:p>
        </w:tc>
        <w:tc>
          <w:tcPr>
            <w:tcW w:w="0" w:type="auto"/>
            <w:tcBorders>
              <w:top w:val="nil"/>
              <w:left w:val="nil"/>
              <w:bottom w:val="single" w:sz="4" w:space="0" w:color="auto"/>
              <w:right w:val="single" w:sz="4" w:space="0" w:color="auto"/>
            </w:tcBorders>
            <w:shd w:val="clear" w:color="auto" w:fill="auto"/>
            <w:vAlign w:val="bottom"/>
            <w:hideMark/>
            <w:tcPrChange w:id="52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39C0B526" w14:textId="77777777" w:rsidR="003D050C" w:rsidRPr="003D050C" w:rsidRDefault="003D050C" w:rsidP="003D050C">
            <w:pPr>
              <w:spacing w:after="0" w:line="240" w:lineRule="auto"/>
              <w:rPr>
                <w:ins w:id="528" w:author="ħʝᵰҩƾҩ ħɣῡƺҩ" w:date="2016-01-04T21:43:00Z"/>
                <w:rFonts w:ascii="Times New Roman" w:eastAsia="Times New Roman" w:hAnsi="Times New Roman" w:cs="Times New Roman"/>
                <w:b/>
                <w:bCs/>
                <w:i/>
                <w:iCs/>
                <w:color w:val="000000"/>
                <w:sz w:val="24"/>
                <w:szCs w:val="24"/>
                <w:lang w:eastAsia="de-DE"/>
              </w:rPr>
            </w:pPr>
            <w:ins w:id="529" w:author="ħʝᵰҩƾҩ ħɣῡƺҩ" w:date="2016-01-04T21:43:00Z">
              <w:r w:rsidRPr="003D050C">
                <w:rPr>
                  <w:rFonts w:ascii="Times New Roman" w:eastAsia="Times New Roman" w:hAnsi="Times New Roman" w:cs="Times New Roman"/>
                  <w:b/>
                  <w:bCs/>
                  <w:i/>
                  <w:iCs/>
                  <w:color w:val="000000"/>
                  <w:sz w:val="24"/>
                  <w:szCs w:val="24"/>
                  <w:lang w:eastAsia="de-DE"/>
                </w:rPr>
                <w:t xml:space="preserve">Hier wird das Verhalten </w:t>
              </w:r>
              <w:proofErr w:type="spellStart"/>
              <w:r w:rsidRPr="003D050C">
                <w:rPr>
                  <w:rFonts w:ascii="Times New Roman" w:eastAsia="Times New Roman" w:hAnsi="Times New Roman" w:cs="Times New Roman"/>
                  <w:b/>
                  <w:bCs/>
                  <w:i/>
                  <w:iCs/>
                  <w:color w:val="000000"/>
                  <w:sz w:val="24"/>
                  <w:szCs w:val="24"/>
                  <w:lang w:eastAsia="de-DE"/>
                </w:rPr>
                <w:t>bzw</w:t>
              </w:r>
              <w:proofErr w:type="spellEnd"/>
              <w:r w:rsidRPr="003D050C">
                <w:rPr>
                  <w:rFonts w:ascii="Times New Roman" w:eastAsia="Times New Roman" w:hAnsi="Times New Roman" w:cs="Times New Roman"/>
                  <w:b/>
                  <w:bCs/>
                  <w:i/>
                  <w:iCs/>
                  <w:color w:val="000000"/>
                  <w:sz w:val="24"/>
                  <w:szCs w:val="24"/>
                  <w:lang w:eastAsia="de-DE"/>
                </w:rPr>
                <w:t xml:space="preserve"> der Ablaufplan von Aktionen beschrieben.</w:t>
              </w:r>
            </w:ins>
          </w:p>
        </w:tc>
        <w:tc>
          <w:tcPr>
            <w:tcW w:w="0" w:type="auto"/>
            <w:tcBorders>
              <w:top w:val="nil"/>
              <w:left w:val="nil"/>
              <w:bottom w:val="single" w:sz="4" w:space="0" w:color="auto"/>
              <w:right w:val="single" w:sz="4" w:space="0" w:color="auto"/>
            </w:tcBorders>
            <w:shd w:val="clear" w:color="auto" w:fill="auto"/>
            <w:vAlign w:val="bottom"/>
            <w:hideMark/>
            <w:tcPrChange w:id="53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30F23A70" w14:textId="77777777" w:rsidR="003D050C" w:rsidRPr="003D050C" w:rsidRDefault="003D050C" w:rsidP="003D050C">
            <w:pPr>
              <w:spacing w:after="0" w:line="240" w:lineRule="auto"/>
              <w:rPr>
                <w:ins w:id="531" w:author="ħʝᵰҩƾҩ ħɣῡƺҩ" w:date="2016-01-04T21:43:00Z"/>
                <w:rFonts w:ascii="Times New Roman" w:eastAsia="Times New Roman" w:hAnsi="Times New Roman" w:cs="Times New Roman"/>
                <w:b/>
                <w:bCs/>
                <w:i/>
                <w:iCs/>
                <w:color w:val="000000"/>
                <w:sz w:val="24"/>
                <w:szCs w:val="24"/>
                <w:lang w:eastAsia="de-DE"/>
              </w:rPr>
            </w:pPr>
            <w:ins w:id="532" w:author="ħʝᵰҩƾҩ ħɣῡƺҩ" w:date="2016-01-04T21:43:00Z">
              <w:r w:rsidRPr="003D050C">
                <w:rPr>
                  <w:rFonts w:ascii="Times New Roman" w:eastAsia="Times New Roman" w:hAnsi="Times New Roman" w:cs="Times New Roman"/>
                  <w:b/>
                  <w:bCs/>
                  <w:i/>
                  <w:iCs/>
                  <w:color w:val="000000"/>
                  <w:sz w:val="24"/>
                  <w:szCs w:val="24"/>
                  <w:lang w:eastAsia="de-DE"/>
                </w:rPr>
                <w:t xml:space="preserve">Definition der </w:t>
              </w:r>
              <w:proofErr w:type="spellStart"/>
              <w:r w:rsidRPr="003D050C">
                <w:rPr>
                  <w:rFonts w:ascii="Times New Roman" w:eastAsia="Times New Roman" w:hAnsi="Times New Roman" w:cs="Times New Roman"/>
                  <w:b/>
                  <w:bCs/>
                  <w:i/>
                  <w:iCs/>
                  <w:color w:val="000000"/>
                  <w:sz w:val="24"/>
                  <w:szCs w:val="24"/>
                  <w:lang w:eastAsia="de-DE"/>
                </w:rPr>
                <w:t>Akteure,deren</w:t>
              </w:r>
              <w:proofErr w:type="spellEnd"/>
              <w:r w:rsidRPr="003D050C">
                <w:rPr>
                  <w:rFonts w:ascii="Times New Roman" w:eastAsia="Times New Roman" w:hAnsi="Times New Roman" w:cs="Times New Roman"/>
                  <w:b/>
                  <w:bCs/>
                  <w:i/>
                  <w:iCs/>
                  <w:color w:val="000000"/>
                  <w:sz w:val="24"/>
                  <w:szCs w:val="24"/>
                  <w:lang w:eastAsia="de-DE"/>
                </w:rPr>
                <w:t xml:space="preserve"> Beziehung </w:t>
              </w:r>
              <w:proofErr w:type="spellStart"/>
              <w:r w:rsidRPr="003D050C">
                <w:rPr>
                  <w:rFonts w:ascii="Times New Roman" w:eastAsia="Times New Roman" w:hAnsi="Times New Roman" w:cs="Times New Roman"/>
                  <w:b/>
                  <w:bCs/>
                  <w:i/>
                  <w:iCs/>
                  <w:color w:val="000000"/>
                  <w:sz w:val="24"/>
                  <w:szCs w:val="24"/>
                  <w:lang w:eastAsia="de-DE"/>
                </w:rPr>
                <w:t>zueinanderund</w:t>
              </w:r>
              <w:proofErr w:type="spellEnd"/>
              <w:r w:rsidRPr="003D050C">
                <w:rPr>
                  <w:rFonts w:ascii="Times New Roman" w:eastAsia="Times New Roman" w:hAnsi="Times New Roman" w:cs="Times New Roman"/>
                  <w:b/>
                  <w:bCs/>
                  <w:i/>
                  <w:iCs/>
                  <w:color w:val="000000"/>
                  <w:sz w:val="24"/>
                  <w:szCs w:val="24"/>
                  <w:lang w:eastAsia="de-DE"/>
                </w:rPr>
                <w:t xml:space="preserve"> ihre Attribute</w:t>
              </w:r>
            </w:ins>
          </w:p>
        </w:tc>
        <w:tc>
          <w:tcPr>
            <w:tcW w:w="0" w:type="auto"/>
            <w:tcBorders>
              <w:top w:val="nil"/>
              <w:left w:val="nil"/>
              <w:bottom w:val="single" w:sz="4" w:space="0" w:color="auto"/>
              <w:right w:val="single" w:sz="4" w:space="0" w:color="auto"/>
            </w:tcBorders>
            <w:shd w:val="clear" w:color="auto" w:fill="auto"/>
            <w:vAlign w:val="bottom"/>
            <w:hideMark/>
            <w:tcPrChange w:id="53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57B8A70A" w14:textId="77777777" w:rsidR="003D050C" w:rsidRPr="003D050C" w:rsidRDefault="003D050C" w:rsidP="003D050C">
            <w:pPr>
              <w:spacing w:after="0" w:line="240" w:lineRule="auto"/>
              <w:rPr>
                <w:ins w:id="534" w:author="ħʝᵰҩƾҩ ħɣῡƺҩ" w:date="2016-01-04T21:43:00Z"/>
                <w:rFonts w:ascii="Times New Roman" w:eastAsia="Times New Roman" w:hAnsi="Times New Roman" w:cs="Times New Roman"/>
                <w:b/>
                <w:bCs/>
                <w:i/>
                <w:iCs/>
                <w:color w:val="000000"/>
                <w:sz w:val="24"/>
                <w:szCs w:val="24"/>
                <w:lang w:eastAsia="de-DE"/>
              </w:rPr>
            </w:pPr>
            <w:ins w:id="535" w:author="ħʝᵰҩƾҩ ħɣῡƺҩ" w:date="2016-01-04T21:43:00Z">
              <w:r w:rsidRPr="003D050C">
                <w:rPr>
                  <w:rFonts w:ascii="Times New Roman" w:eastAsia="Times New Roman" w:hAnsi="Times New Roman" w:cs="Times New Roman"/>
                  <w:b/>
                  <w:bCs/>
                  <w:i/>
                  <w:iCs/>
                  <w:color w:val="000000"/>
                  <w:sz w:val="24"/>
                  <w:szCs w:val="24"/>
                  <w:lang w:eastAsia="de-DE"/>
                </w:rPr>
                <w:t>Darstellung der Informationen, die zwischen den Elementen ausgetauscht werden.</w:t>
              </w:r>
            </w:ins>
          </w:p>
        </w:tc>
        <w:tc>
          <w:tcPr>
            <w:tcW w:w="0" w:type="auto"/>
            <w:tcBorders>
              <w:top w:val="nil"/>
              <w:left w:val="nil"/>
              <w:bottom w:val="single" w:sz="4" w:space="0" w:color="auto"/>
              <w:right w:val="single" w:sz="4" w:space="0" w:color="auto"/>
            </w:tcBorders>
            <w:shd w:val="clear" w:color="auto" w:fill="auto"/>
            <w:vAlign w:val="bottom"/>
            <w:hideMark/>
            <w:tcPrChange w:id="53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61ED07FE" w14:textId="77777777" w:rsidR="003D050C" w:rsidRPr="003D050C" w:rsidRDefault="003D050C" w:rsidP="003D050C">
            <w:pPr>
              <w:spacing w:after="0" w:line="240" w:lineRule="auto"/>
              <w:rPr>
                <w:ins w:id="537" w:author="ħʝᵰҩƾҩ ħɣῡƺҩ" w:date="2016-01-04T21:43:00Z"/>
                <w:rFonts w:ascii="Times New Roman" w:eastAsia="Times New Roman" w:hAnsi="Times New Roman" w:cs="Times New Roman"/>
                <w:b/>
                <w:bCs/>
                <w:i/>
                <w:iCs/>
                <w:color w:val="000000"/>
                <w:sz w:val="24"/>
                <w:szCs w:val="24"/>
                <w:lang w:eastAsia="de-DE"/>
              </w:rPr>
            </w:pPr>
            <w:ins w:id="538" w:author="ħʝᵰҩƾҩ ħɣῡƺҩ" w:date="2016-01-04T21:43:00Z">
              <w:r w:rsidRPr="003D050C">
                <w:rPr>
                  <w:rFonts w:ascii="Times New Roman" w:eastAsia="Times New Roman" w:hAnsi="Times New Roman" w:cs="Times New Roman"/>
                  <w:b/>
                  <w:bCs/>
                  <w:i/>
                  <w:iCs/>
                  <w:color w:val="000000"/>
                  <w:sz w:val="24"/>
                  <w:szCs w:val="24"/>
                  <w:lang w:eastAsia="de-DE"/>
                </w:rPr>
                <w:t xml:space="preserve">Hierbei </w:t>
              </w:r>
              <w:proofErr w:type="gramStart"/>
              <w:r w:rsidRPr="003D050C">
                <w:rPr>
                  <w:rFonts w:ascii="Times New Roman" w:eastAsia="Times New Roman" w:hAnsi="Times New Roman" w:cs="Times New Roman"/>
                  <w:b/>
                  <w:bCs/>
                  <w:i/>
                  <w:iCs/>
                  <w:color w:val="000000"/>
                  <w:sz w:val="24"/>
                  <w:szCs w:val="24"/>
                  <w:lang w:eastAsia="de-DE"/>
                </w:rPr>
                <w:t>ist</w:t>
              </w:r>
              <w:proofErr w:type="gramEnd"/>
              <w:r w:rsidRPr="003D050C">
                <w:rPr>
                  <w:rFonts w:ascii="Times New Roman" w:eastAsia="Times New Roman" w:hAnsi="Times New Roman" w:cs="Times New Roman"/>
                  <w:b/>
                  <w:bCs/>
                  <w:i/>
                  <w:iCs/>
                  <w:color w:val="000000"/>
                  <w:sz w:val="24"/>
                  <w:szCs w:val="24"/>
                  <w:lang w:eastAsia="de-DE"/>
                </w:rPr>
                <w:t xml:space="preserve"> der Zustand und der Zustandsübergang eines Objektes im Zentrum.</w:t>
              </w:r>
            </w:ins>
          </w:p>
        </w:tc>
      </w:tr>
      <w:tr w:rsidR="003D050C" w:rsidRPr="003D050C" w14:paraId="2DFFDD05" w14:textId="77777777" w:rsidTr="003D050C">
        <w:trPr>
          <w:trHeight w:val="1152"/>
          <w:ins w:id="539" w:author="ħʝᵰҩƾҩ ħɣῡƺҩ" w:date="2016-01-04T21:43:00Z"/>
          <w:trPrChange w:id="540" w:author="ħʝᵰҩƾҩ ħɣῡƺҩ" w:date="2016-01-04T21:44:00Z">
            <w:trPr>
              <w:trHeight w:val="1152"/>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4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276ED5BE" w14:textId="77777777" w:rsidR="003D050C" w:rsidRPr="003D050C" w:rsidRDefault="003D050C" w:rsidP="003D050C">
            <w:pPr>
              <w:spacing w:after="0" w:line="240" w:lineRule="auto"/>
              <w:rPr>
                <w:ins w:id="542" w:author="ħʝᵰҩƾҩ ħɣῡƺҩ" w:date="2016-01-04T21:43:00Z"/>
                <w:rFonts w:ascii="Calibri" w:eastAsia="Times New Roman" w:hAnsi="Calibri" w:cs="Times New Roman"/>
                <w:color w:val="000000"/>
                <w:lang w:eastAsia="de-DE"/>
              </w:rPr>
            </w:pPr>
            <w:ins w:id="543" w:author="ħʝᵰҩƾҩ ħɣῡƺҩ" w:date="2016-01-04T21:43:00Z">
              <w:r w:rsidRPr="003D050C">
                <w:rPr>
                  <w:rFonts w:ascii="Calibri" w:eastAsia="Times New Roman" w:hAnsi="Calibri" w:cs="Times New Roman"/>
                  <w:color w:val="000000"/>
                  <w:lang w:eastAsia="de-DE"/>
                </w:rPr>
                <w:t>Reihenfolge/ Ablauf</w:t>
              </w:r>
            </w:ins>
          </w:p>
        </w:tc>
        <w:tc>
          <w:tcPr>
            <w:tcW w:w="0" w:type="auto"/>
            <w:tcBorders>
              <w:top w:val="nil"/>
              <w:left w:val="nil"/>
              <w:bottom w:val="single" w:sz="4" w:space="0" w:color="auto"/>
              <w:right w:val="single" w:sz="4" w:space="0" w:color="auto"/>
            </w:tcBorders>
            <w:shd w:val="clear" w:color="auto" w:fill="auto"/>
            <w:vAlign w:val="bottom"/>
            <w:hideMark/>
            <w:tcPrChange w:id="54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620A937E" w14:textId="77777777" w:rsidR="003D050C" w:rsidRPr="003D050C" w:rsidRDefault="003D050C" w:rsidP="003D050C">
            <w:pPr>
              <w:spacing w:after="0" w:line="240" w:lineRule="auto"/>
              <w:rPr>
                <w:ins w:id="545" w:author="ħʝᵰҩƾҩ ħɣῡƺҩ" w:date="2016-01-04T21:43:00Z"/>
                <w:rFonts w:ascii="Calibri" w:eastAsia="Times New Roman" w:hAnsi="Calibri" w:cs="Times New Roman"/>
                <w:color w:val="000000"/>
                <w:lang w:eastAsia="de-DE"/>
              </w:rPr>
            </w:pPr>
            <w:ins w:id="546" w:author="ħʝᵰҩƾҩ ħɣῡƺҩ" w:date="2016-01-04T21:43:00Z">
              <w:r w:rsidRPr="003D050C">
                <w:rPr>
                  <w:rFonts w:ascii="Calibri" w:eastAsia="Times New Roman" w:hAnsi="Calibri" w:cs="Times New Roman"/>
                  <w:color w:val="000000"/>
                  <w:lang w:eastAsia="de-DE"/>
                </w:rPr>
                <w:t>Reihenfolge ist unwichtig und nicht ersichtlich</w:t>
              </w:r>
            </w:ins>
          </w:p>
        </w:tc>
        <w:tc>
          <w:tcPr>
            <w:tcW w:w="0" w:type="auto"/>
            <w:tcBorders>
              <w:top w:val="nil"/>
              <w:left w:val="nil"/>
              <w:bottom w:val="single" w:sz="4" w:space="0" w:color="auto"/>
              <w:right w:val="single" w:sz="4" w:space="0" w:color="auto"/>
            </w:tcBorders>
            <w:shd w:val="clear" w:color="auto" w:fill="auto"/>
            <w:vAlign w:val="bottom"/>
            <w:hideMark/>
            <w:tcPrChange w:id="54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4AC92ED3" w14:textId="77777777" w:rsidR="003D050C" w:rsidRPr="003D050C" w:rsidRDefault="003D050C" w:rsidP="003D050C">
            <w:pPr>
              <w:spacing w:after="0" w:line="240" w:lineRule="auto"/>
              <w:rPr>
                <w:ins w:id="548" w:author="ħʝᵰҩƾҩ ħɣῡƺҩ" w:date="2016-01-04T21:43:00Z"/>
                <w:rFonts w:ascii="Calibri" w:eastAsia="Times New Roman" w:hAnsi="Calibri" w:cs="Times New Roman"/>
                <w:color w:val="000000"/>
                <w:lang w:eastAsia="de-DE"/>
              </w:rPr>
            </w:pPr>
            <w:ins w:id="549" w:author="ħʝᵰҩƾҩ ħɣῡƺҩ" w:date="2016-01-04T21:43:00Z">
              <w:r w:rsidRPr="003D050C">
                <w:rPr>
                  <w:rFonts w:ascii="Calibri" w:eastAsia="Times New Roman" w:hAnsi="Calibri" w:cs="Times New Roman"/>
                  <w:color w:val="000000"/>
                  <w:lang w:eastAsia="de-DE"/>
                </w:rPr>
                <w:t>Reihenfolge einer Aktivität ist angedeutet. Einzelne Schritte sind ersichtlich. Jedoch werden nur elementare Aktionen aufgezeigt.</w:t>
              </w:r>
            </w:ins>
          </w:p>
        </w:tc>
        <w:tc>
          <w:tcPr>
            <w:tcW w:w="0" w:type="auto"/>
            <w:tcBorders>
              <w:top w:val="nil"/>
              <w:left w:val="nil"/>
              <w:bottom w:val="single" w:sz="4" w:space="0" w:color="auto"/>
              <w:right w:val="single" w:sz="4" w:space="0" w:color="auto"/>
            </w:tcBorders>
            <w:shd w:val="clear" w:color="auto" w:fill="auto"/>
            <w:vAlign w:val="bottom"/>
            <w:hideMark/>
            <w:tcPrChange w:id="55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23163DA1" w14:textId="77777777" w:rsidR="003D050C" w:rsidRPr="003D050C" w:rsidRDefault="003D050C" w:rsidP="003D050C">
            <w:pPr>
              <w:spacing w:after="0" w:line="240" w:lineRule="auto"/>
              <w:rPr>
                <w:ins w:id="551" w:author="ħʝᵰҩƾҩ ħɣῡƺҩ" w:date="2016-01-04T21:43:00Z"/>
                <w:rFonts w:ascii="Calibri" w:eastAsia="Times New Roman" w:hAnsi="Calibri" w:cs="Times New Roman"/>
                <w:color w:val="000000"/>
                <w:lang w:eastAsia="de-DE"/>
              </w:rPr>
            </w:pPr>
            <w:ins w:id="552" w:author="ħʝᵰҩƾҩ ħɣῡƺҩ" w:date="2016-01-04T21:43:00Z">
              <w:r w:rsidRPr="003D050C">
                <w:rPr>
                  <w:rFonts w:ascii="Calibri" w:eastAsia="Times New Roman" w:hAnsi="Calibri" w:cs="Times New Roman"/>
                  <w:color w:val="000000"/>
                  <w:lang w:eastAsia="de-DE"/>
                </w:rPr>
                <w:t>Reihenfolge ist unwichtig und nicht ersichtlich</w:t>
              </w:r>
            </w:ins>
          </w:p>
        </w:tc>
        <w:tc>
          <w:tcPr>
            <w:tcW w:w="0" w:type="auto"/>
            <w:tcBorders>
              <w:top w:val="nil"/>
              <w:left w:val="nil"/>
              <w:bottom w:val="single" w:sz="4" w:space="0" w:color="auto"/>
              <w:right w:val="single" w:sz="4" w:space="0" w:color="auto"/>
            </w:tcBorders>
            <w:shd w:val="clear" w:color="auto" w:fill="auto"/>
            <w:vAlign w:val="bottom"/>
            <w:hideMark/>
            <w:tcPrChange w:id="55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27470F53" w14:textId="77777777" w:rsidR="003D050C" w:rsidRPr="003D050C" w:rsidRDefault="003D050C" w:rsidP="003D050C">
            <w:pPr>
              <w:spacing w:after="0" w:line="240" w:lineRule="auto"/>
              <w:rPr>
                <w:ins w:id="554" w:author="ħʝᵰҩƾҩ ħɣῡƺҩ" w:date="2016-01-04T21:43:00Z"/>
                <w:rFonts w:ascii="Calibri" w:eastAsia="Times New Roman" w:hAnsi="Calibri" w:cs="Times New Roman"/>
                <w:color w:val="000000"/>
                <w:lang w:eastAsia="de-DE"/>
              </w:rPr>
            </w:pPr>
            <w:ins w:id="555" w:author="ħʝᵰҩƾҩ ħɣῡƺҩ" w:date="2016-01-04T21:43:00Z">
              <w:r w:rsidRPr="003D050C">
                <w:rPr>
                  <w:rFonts w:ascii="Calibri" w:eastAsia="Times New Roman" w:hAnsi="Calibri" w:cs="Times New Roman"/>
                  <w:color w:val="000000"/>
                  <w:lang w:eastAsia="de-DE"/>
                </w:rPr>
                <w:t>das Zusammenspiel einzelner Objekte in einer Aktivität wird in chronologisch exakter Reihenfolge dargestellt</w:t>
              </w:r>
            </w:ins>
          </w:p>
        </w:tc>
        <w:tc>
          <w:tcPr>
            <w:tcW w:w="0" w:type="auto"/>
            <w:tcBorders>
              <w:top w:val="nil"/>
              <w:left w:val="nil"/>
              <w:bottom w:val="single" w:sz="4" w:space="0" w:color="auto"/>
              <w:right w:val="single" w:sz="4" w:space="0" w:color="auto"/>
            </w:tcBorders>
            <w:shd w:val="clear" w:color="auto" w:fill="auto"/>
            <w:vAlign w:val="bottom"/>
            <w:hideMark/>
            <w:tcPrChange w:id="55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6C23A1B7" w14:textId="77777777" w:rsidR="003D050C" w:rsidRPr="003D050C" w:rsidRDefault="003D050C" w:rsidP="003D050C">
            <w:pPr>
              <w:spacing w:after="0" w:line="240" w:lineRule="auto"/>
              <w:rPr>
                <w:ins w:id="557" w:author="ħʝᵰҩƾҩ ħɣῡƺҩ" w:date="2016-01-04T21:43:00Z"/>
                <w:rFonts w:ascii="Calibri" w:eastAsia="Times New Roman" w:hAnsi="Calibri" w:cs="Times New Roman"/>
                <w:color w:val="000000"/>
                <w:lang w:eastAsia="de-DE"/>
              </w:rPr>
            </w:pPr>
            <w:proofErr w:type="gramStart"/>
            <w:ins w:id="558" w:author="ħʝᵰҩƾҩ ħɣῡƺҩ" w:date="2016-01-04T21:43:00Z">
              <w:r w:rsidRPr="003D050C">
                <w:rPr>
                  <w:rFonts w:ascii="Calibri" w:eastAsia="Times New Roman" w:hAnsi="Calibri" w:cs="Times New Roman"/>
                  <w:color w:val="000000"/>
                  <w:lang w:eastAsia="de-DE"/>
                </w:rPr>
                <w:t>Reihenfolge</w:t>
              </w:r>
              <w:proofErr w:type="gramEnd"/>
              <w:r w:rsidRPr="003D050C">
                <w:rPr>
                  <w:rFonts w:ascii="Calibri" w:eastAsia="Times New Roman" w:hAnsi="Calibri" w:cs="Times New Roman"/>
                  <w:color w:val="000000"/>
                  <w:lang w:eastAsia="de-DE"/>
                </w:rPr>
                <w:t xml:space="preserve"> der Zustandsübergänge sind dargestellt.</w:t>
              </w:r>
            </w:ins>
          </w:p>
        </w:tc>
      </w:tr>
      <w:tr w:rsidR="003D050C" w:rsidRPr="003D050C" w14:paraId="605BB210" w14:textId="77777777" w:rsidTr="003D050C">
        <w:trPr>
          <w:trHeight w:val="864"/>
          <w:ins w:id="559" w:author="ħʝᵰҩƾҩ ħɣῡƺҩ" w:date="2016-01-04T21:43:00Z"/>
          <w:trPrChange w:id="560" w:author="ħʝᵰҩƾҩ ħɣῡƺҩ" w:date="2016-01-04T21:44:00Z">
            <w:trPr>
              <w:trHeight w:val="864"/>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6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4BCEE640" w14:textId="77777777" w:rsidR="003D050C" w:rsidRPr="003D050C" w:rsidRDefault="003D050C" w:rsidP="003D050C">
            <w:pPr>
              <w:spacing w:after="0" w:line="240" w:lineRule="auto"/>
              <w:rPr>
                <w:ins w:id="562" w:author="ħʝᵰҩƾҩ ħɣῡƺҩ" w:date="2016-01-04T21:43:00Z"/>
                <w:rFonts w:ascii="Calibri" w:eastAsia="Times New Roman" w:hAnsi="Calibri" w:cs="Times New Roman"/>
                <w:color w:val="000000"/>
                <w:lang w:eastAsia="de-DE"/>
              </w:rPr>
            </w:pPr>
            <w:ins w:id="563" w:author="ħʝᵰҩƾҩ ħɣῡƺҩ" w:date="2016-01-04T21:43:00Z">
              <w:r w:rsidRPr="003D050C">
                <w:rPr>
                  <w:rFonts w:ascii="Calibri" w:eastAsia="Times New Roman" w:hAnsi="Calibri" w:cs="Times New Roman"/>
                  <w:color w:val="000000"/>
                  <w:lang w:eastAsia="de-DE"/>
                </w:rPr>
                <w:t>Darstellung der Akteure</w:t>
              </w:r>
            </w:ins>
          </w:p>
        </w:tc>
        <w:tc>
          <w:tcPr>
            <w:tcW w:w="0" w:type="auto"/>
            <w:tcBorders>
              <w:top w:val="nil"/>
              <w:left w:val="nil"/>
              <w:bottom w:val="single" w:sz="4" w:space="0" w:color="auto"/>
              <w:right w:val="single" w:sz="4" w:space="0" w:color="auto"/>
            </w:tcBorders>
            <w:shd w:val="clear" w:color="auto" w:fill="auto"/>
            <w:vAlign w:val="bottom"/>
            <w:hideMark/>
            <w:tcPrChange w:id="56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5B64127E" w14:textId="77777777" w:rsidR="003D050C" w:rsidRPr="003D050C" w:rsidRDefault="003D050C" w:rsidP="003D050C">
            <w:pPr>
              <w:spacing w:after="0" w:line="240" w:lineRule="auto"/>
              <w:rPr>
                <w:ins w:id="565" w:author="ħʝᵰҩƾҩ ħɣῡƺҩ" w:date="2016-01-04T21:43:00Z"/>
                <w:rFonts w:ascii="Calibri" w:eastAsia="Times New Roman" w:hAnsi="Calibri" w:cs="Times New Roman"/>
                <w:color w:val="000000"/>
                <w:lang w:eastAsia="de-DE"/>
              </w:rPr>
            </w:pPr>
            <w:ins w:id="566" w:author="ħʝᵰҩƾҩ ħɣῡƺҩ" w:date="2016-01-04T21:43:00Z">
              <w:r w:rsidRPr="003D050C">
                <w:rPr>
                  <w:rFonts w:ascii="Calibri" w:eastAsia="Times New Roman" w:hAnsi="Calibri" w:cs="Times New Roman"/>
                  <w:color w:val="000000"/>
                  <w:lang w:eastAsia="de-DE"/>
                </w:rPr>
                <w:t>Das Zusammenspiel zwischen Akteuren und Anwendungsfällen wird ausschnittweise dargestellt.</w:t>
              </w:r>
            </w:ins>
          </w:p>
        </w:tc>
        <w:tc>
          <w:tcPr>
            <w:tcW w:w="0" w:type="auto"/>
            <w:tcBorders>
              <w:top w:val="nil"/>
              <w:left w:val="nil"/>
              <w:bottom w:val="single" w:sz="4" w:space="0" w:color="auto"/>
              <w:right w:val="single" w:sz="4" w:space="0" w:color="auto"/>
            </w:tcBorders>
            <w:shd w:val="clear" w:color="auto" w:fill="auto"/>
            <w:vAlign w:val="bottom"/>
            <w:hideMark/>
            <w:tcPrChange w:id="56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29266589" w14:textId="77777777" w:rsidR="003D050C" w:rsidRPr="003D050C" w:rsidRDefault="003D050C" w:rsidP="003D050C">
            <w:pPr>
              <w:spacing w:after="0" w:line="240" w:lineRule="auto"/>
              <w:rPr>
                <w:ins w:id="568" w:author="ħʝᵰҩƾҩ ħɣῡƺҩ" w:date="2016-01-04T21:43:00Z"/>
                <w:rFonts w:ascii="Calibri" w:eastAsia="Times New Roman" w:hAnsi="Calibri" w:cs="Times New Roman"/>
                <w:color w:val="000000"/>
                <w:lang w:eastAsia="de-DE"/>
              </w:rPr>
            </w:pPr>
            <w:ins w:id="569" w:author="ħʝᵰҩƾҩ ħɣῡƺҩ" w:date="2016-01-04T21:43:00Z">
              <w:r w:rsidRPr="003D050C">
                <w:rPr>
                  <w:rFonts w:ascii="Calibri" w:eastAsia="Times New Roman" w:hAnsi="Calibri" w:cs="Times New Roman"/>
                  <w:color w:val="000000"/>
                  <w:lang w:eastAsia="de-DE"/>
                </w:rPr>
                <w:t>Akteure sind nicht so wichtig. Lediglich ihr Verhalten steht im Vordergrund.</w:t>
              </w:r>
            </w:ins>
          </w:p>
        </w:tc>
        <w:tc>
          <w:tcPr>
            <w:tcW w:w="0" w:type="auto"/>
            <w:tcBorders>
              <w:top w:val="nil"/>
              <w:left w:val="nil"/>
              <w:bottom w:val="single" w:sz="4" w:space="0" w:color="auto"/>
              <w:right w:val="single" w:sz="4" w:space="0" w:color="auto"/>
            </w:tcBorders>
            <w:shd w:val="clear" w:color="auto" w:fill="auto"/>
            <w:vAlign w:val="bottom"/>
            <w:hideMark/>
            <w:tcPrChange w:id="57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4111F29D" w14:textId="77777777" w:rsidR="003D050C" w:rsidRPr="003D050C" w:rsidRDefault="003D050C" w:rsidP="003D050C">
            <w:pPr>
              <w:spacing w:after="0" w:line="240" w:lineRule="auto"/>
              <w:rPr>
                <w:ins w:id="571" w:author="ħʝᵰҩƾҩ ħɣῡƺҩ" w:date="2016-01-04T21:43:00Z"/>
                <w:rFonts w:ascii="Calibri" w:eastAsia="Times New Roman" w:hAnsi="Calibri" w:cs="Times New Roman"/>
                <w:color w:val="000000"/>
                <w:lang w:eastAsia="de-DE"/>
              </w:rPr>
            </w:pPr>
            <w:ins w:id="572" w:author="ħʝᵰҩƾҩ ħɣῡƺҩ" w:date="2016-01-04T21:43:00Z">
              <w:r w:rsidRPr="003D050C">
                <w:rPr>
                  <w:rFonts w:ascii="Calibri" w:eastAsia="Times New Roman" w:hAnsi="Calibri" w:cs="Times New Roman"/>
                  <w:color w:val="000000"/>
                  <w:lang w:eastAsia="de-DE"/>
                </w:rPr>
                <w:t>Ausführliche Darstellung der Akteure</w:t>
              </w:r>
            </w:ins>
          </w:p>
        </w:tc>
        <w:tc>
          <w:tcPr>
            <w:tcW w:w="0" w:type="auto"/>
            <w:tcBorders>
              <w:top w:val="nil"/>
              <w:left w:val="nil"/>
              <w:bottom w:val="single" w:sz="4" w:space="0" w:color="auto"/>
              <w:right w:val="single" w:sz="4" w:space="0" w:color="auto"/>
            </w:tcBorders>
            <w:shd w:val="clear" w:color="auto" w:fill="auto"/>
            <w:vAlign w:val="bottom"/>
            <w:hideMark/>
            <w:tcPrChange w:id="57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68955390" w14:textId="77777777" w:rsidR="003D050C" w:rsidRPr="003D050C" w:rsidRDefault="003D050C" w:rsidP="003D050C">
            <w:pPr>
              <w:spacing w:after="0" w:line="240" w:lineRule="auto"/>
              <w:rPr>
                <w:ins w:id="574" w:author="ħʝᵰҩƾҩ ħɣῡƺҩ" w:date="2016-01-04T21:43:00Z"/>
                <w:rFonts w:ascii="Calibri" w:eastAsia="Times New Roman" w:hAnsi="Calibri" w:cs="Times New Roman"/>
                <w:color w:val="000000"/>
                <w:lang w:eastAsia="de-DE"/>
              </w:rPr>
            </w:pPr>
            <w:ins w:id="575" w:author="ħʝᵰҩƾҩ ħɣῡƺҩ" w:date="2016-01-04T21:43:00Z">
              <w:r w:rsidRPr="003D050C">
                <w:rPr>
                  <w:rFonts w:ascii="Calibri" w:eastAsia="Times New Roman" w:hAnsi="Calibri" w:cs="Times New Roman"/>
                  <w:color w:val="000000"/>
                  <w:lang w:eastAsia="de-DE"/>
                </w:rPr>
                <w:t xml:space="preserve">Akteure sind ersichtlich. </w:t>
              </w:r>
            </w:ins>
          </w:p>
        </w:tc>
        <w:tc>
          <w:tcPr>
            <w:tcW w:w="0" w:type="auto"/>
            <w:tcBorders>
              <w:top w:val="nil"/>
              <w:left w:val="nil"/>
              <w:bottom w:val="single" w:sz="4" w:space="0" w:color="auto"/>
              <w:right w:val="single" w:sz="4" w:space="0" w:color="auto"/>
            </w:tcBorders>
            <w:shd w:val="clear" w:color="auto" w:fill="auto"/>
            <w:vAlign w:val="bottom"/>
            <w:hideMark/>
            <w:tcPrChange w:id="57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43B3B60C" w14:textId="77777777" w:rsidR="003D050C" w:rsidRPr="003D050C" w:rsidRDefault="003D050C" w:rsidP="003D050C">
            <w:pPr>
              <w:spacing w:after="0" w:line="240" w:lineRule="auto"/>
              <w:rPr>
                <w:ins w:id="577" w:author="ħʝᵰҩƾҩ ħɣῡƺҩ" w:date="2016-01-04T21:43:00Z"/>
                <w:rFonts w:ascii="Calibri" w:eastAsia="Times New Roman" w:hAnsi="Calibri" w:cs="Times New Roman"/>
                <w:color w:val="000000"/>
                <w:lang w:eastAsia="de-DE"/>
              </w:rPr>
            </w:pPr>
            <w:ins w:id="578" w:author="ħʝᵰҩƾҩ ħɣῡƺҩ" w:date="2016-01-04T21:43:00Z">
              <w:r w:rsidRPr="003D050C">
                <w:rPr>
                  <w:rFonts w:ascii="Calibri" w:eastAsia="Times New Roman" w:hAnsi="Calibri" w:cs="Times New Roman"/>
                  <w:color w:val="000000"/>
                  <w:lang w:eastAsia="de-DE"/>
                </w:rPr>
                <w:t>Akteure sind nicht ersichtlich</w:t>
              </w:r>
            </w:ins>
          </w:p>
        </w:tc>
      </w:tr>
      <w:tr w:rsidR="003D050C" w:rsidRPr="003D050C" w14:paraId="62B18B32" w14:textId="77777777" w:rsidTr="003D050C">
        <w:trPr>
          <w:trHeight w:val="576"/>
          <w:ins w:id="579" w:author="ħʝᵰҩƾҩ ħɣῡƺҩ" w:date="2016-01-04T21:43:00Z"/>
          <w:trPrChange w:id="580" w:author="ħʝᵰҩƾҩ ħɣῡƺҩ" w:date="2016-01-04T21:44:00Z">
            <w:trPr>
              <w:trHeight w:val="576"/>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8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38CB097F" w14:textId="77777777" w:rsidR="003D050C" w:rsidRPr="003D050C" w:rsidRDefault="003D050C" w:rsidP="003D050C">
            <w:pPr>
              <w:spacing w:after="0" w:line="240" w:lineRule="auto"/>
              <w:rPr>
                <w:ins w:id="582" w:author="ħʝᵰҩƾҩ ħɣῡƺҩ" w:date="2016-01-04T21:43:00Z"/>
                <w:rFonts w:ascii="Calibri" w:eastAsia="Times New Roman" w:hAnsi="Calibri" w:cs="Times New Roman"/>
                <w:color w:val="000000"/>
                <w:lang w:eastAsia="de-DE"/>
              </w:rPr>
            </w:pPr>
            <w:ins w:id="583"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58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60382660" w14:textId="77777777" w:rsidR="003D050C" w:rsidRPr="003D050C" w:rsidRDefault="003D050C" w:rsidP="003D050C">
            <w:pPr>
              <w:spacing w:after="0" w:line="240" w:lineRule="auto"/>
              <w:rPr>
                <w:ins w:id="585" w:author="ħʝᵰҩƾҩ ħɣῡƺҩ" w:date="2016-01-04T21:43:00Z"/>
                <w:rFonts w:ascii="Calibri" w:eastAsia="Times New Roman" w:hAnsi="Calibri" w:cs="Times New Roman"/>
                <w:color w:val="000000"/>
                <w:lang w:eastAsia="de-DE"/>
              </w:rPr>
            </w:pPr>
            <w:ins w:id="586"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58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5251786" w14:textId="77777777" w:rsidR="003D050C" w:rsidRPr="003D050C" w:rsidRDefault="003D050C" w:rsidP="003D050C">
            <w:pPr>
              <w:spacing w:after="0" w:line="240" w:lineRule="auto"/>
              <w:rPr>
                <w:ins w:id="588" w:author="ħʝᵰҩƾҩ ħɣῡƺҩ" w:date="2016-01-04T21:43:00Z"/>
                <w:rFonts w:ascii="Calibri" w:eastAsia="Times New Roman" w:hAnsi="Calibri" w:cs="Times New Roman"/>
                <w:color w:val="000000"/>
                <w:lang w:eastAsia="de-DE"/>
              </w:rPr>
            </w:pPr>
            <w:ins w:id="589" w:author="ħʝᵰҩƾҩ ħɣῡƺҩ" w:date="2016-01-04T21:43:00Z">
              <w:r w:rsidRPr="003D050C">
                <w:rPr>
                  <w:rFonts w:ascii="Calibri" w:eastAsia="Times New Roman" w:hAnsi="Calibri" w:cs="Times New Roman"/>
                  <w:color w:val="000000"/>
                  <w:lang w:eastAsia="de-DE"/>
                </w:rPr>
                <w:t xml:space="preserve">eignet sich sehr gut um </w:t>
              </w:r>
              <w:proofErr w:type="spellStart"/>
              <w:r w:rsidRPr="003D050C">
                <w:rPr>
                  <w:rFonts w:ascii="Calibri" w:eastAsia="Times New Roman" w:hAnsi="Calibri" w:cs="Times New Roman"/>
                  <w:color w:val="000000"/>
                  <w:lang w:eastAsia="de-DE"/>
                </w:rPr>
                <w:t>Use</w:t>
              </w:r>
              <w:proofErr w:type="spellEnd"/>
              <w:r w:rsidRPr="003D050C">
                <w:rPr>
                  <w:rFonts w:ascii="Calibri" w:eastAsia="Times New Roman" w:hAnsi="Calibri" w:cs="Times New Roman"/>
                  <w:color w:val="000000"/>
                  <w:lang w:eastAsia="de-DE"/>
                </w:rPr>
                <w:t xml:space="preserve"> Case Abbildungen darzustellen</w:t>
              </w:r>
            </w:ins>
          </w:p>
        </w:tc>
        <w:tc>
          <w:tcPr>
            <w:tcW w:w="0" w:type="auto"/>
            <w:tcBorders>
              <w:top w:val="nil"/>
              <w:left w:val="nil"/>
              <w:bottom w:val="single" w:sz="4" w:space="0" w:color="auto"/>
              <w:right w:val="single" w:sz="4" w:space="0" w:color="auto"/>
            </w:tcBorders>
            <w:shd w:val="clear" w:color="auto" w:fill="auto"/>
            <w:vAlign w:val="bottom"/>
            <w:hideMark/>
            <w:tcPrChange w:id="59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5B046A09" w14:textId="77777777" w:rsidR="003D050C" w:rsidRPr="003D050C" w:rsidRDefault="003D050C" w:rsidP="003D050C">
            <w:pPr>
              <w:spacing w:after="0" w:line="240" w:lineRule="auto"/>
              <w:rPr>
                <w:ins w:id="591" w:author="ħʝᵰҩƾҩ ħɣῡƺҩ" w:date="2016-01-04T21:43:00Z"/>
                <w:rFonts w:ascii="Calibri" w:eastAsia="Times New Roman" w:hAnsi="Calibri" w:cs="Times New Roman"/>
                <w:color w:val="000000"/>
                <w:lang w:eastAsia="de-DE"/>
              </w:rPr>
            </w:pPr>
            <w:ins w:id="592" w:author="ħʝᵰҩƾҩ ħɣῡƺҩ" w:date="2016-01-04T21:43:00Z">
              <w:r w:rsidRPr="003D050C">
                <w:rPr>
                  <w:rFonts w:ascii="Calibri" w:eastAsia="Times New Roman" w:hAnsi="Calibri" w:cs="Times New Roman"/>
                  <w:color w:val="000000"/>
                  <w:lang w:eastAsia="de-DE"/>
                </w:rPr>
                <w:t>Definiert die Klassen und Objekte und deren Beziehung zueinander</w:t>
              </w:r>
            </w:ins>
          </w:p>
        </w:tc>
        <w:tc>
          <w:tcPr>
            <w:tcW w:w="0" w:type="auto"/>
            <w:tcBorders>
              <w:top w:val="nil"/>
              <w:left w:val="nil"/>
              <w:bottom w:val="single" w:sz="4" w:space="0" w:color="auto"/>
              <w:right w:val="single" w:sz="4" w:space="0" w:color="auto"/>
            </w:tcBorders>
            <w:shd w:val="clear" w:color="auto" w:fill="auto"/>
            <w:vAlign w:val="bottom"/>
            <w:hideMark/>
            <w:tcPrChange w:id="59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5364CCDC" w14:textId="77777777" w:rsidR="003D050C" w:rsidRPr="003D050C" w:rsidRDefault="003D050C" w:rsidP="003D050C">
            <w:pPr>
              <w:spacing w:after="0" w:line="240" w:lineRule="auto"/>
              <w:rPr>
                <w:ins w:id="594" w:author="ħʝᵰҩƾҩ ħɣῡƺҩ" w:date="2016-01-04T21:43:00Z"/>
                <w:rFonts w:ascii="Calibri" w:eastAsia="Times New Roman" w:hAnsi="Calibri" w:cs="Times New Roman"/>
                <w:color w:val="000000"/>
                <w:lang w:eastAsia="de-DE"/>
              </w:rPr>
            </w:pPr>
            <w:proofErr w:type="spellStart"/>
            <w:ins w:id="595" w:author="ħʝᵰҩƾҩ ħɣῡƺҩ" w:date="2016-01-04T21:43:00Z">
              <w:r w:rsidRPr="003D050C">
                <w:rPr>
                  <w:rFonts w:ascii="Calibri" w:eastAsia="Times New Roman" w:hAnsi="Calibri" w:cs="Times New Roman"/>
                  <w:color w:val="000000"/>
                  <w:lang w:eastAsia="de-DE"/>
                </w:rPr>
                <w:t>informationen</w:t>
              </w:r>
              <w:proofErr w:type="spellEnd"/>
              <w:r w:rsidRPr="003D050C">
                <w:rPr>
                  <w:rFonts w:ascii="Calibri" w:eastAsia="Times New Roman" w:hAnsi="Calibri" w:cs="Times New Roman"/>
                  <w:color w:val="000000"/>
                  <w:lang w:eastAsia="de-DE"/>
                </w:rPr>
                <w:t xml:space="preserve"> die sie austauschen sind ersichtlich</w:t>
              </w:r>
            </w:ins>
          </w:p>
        </w:tc>
        <w:tc>
          <w:tcPr>
            <w:tcW w:w="0" w:type="auto"/>
            <w:tcBorders>
              <w:top w:val="nil"/>
              <w:left w:val="nil"/>
              <w:bottom w:val="single" w:sz="4" w:space="0" w:color="auto"/>
              <w:right w:val="single" w:sz="4" w:space="0" w:color="auto"/>
            </w:tcBorders>
            <w:shd w:val="clear" w:color="auto" w:fill="auto"/>
            <w:vAlign w:val="bottom"/>
            <w:hideMark/>
            <w:tcPrChange w:id="59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5D13FBD9" w14:textId="77777777" w:rsidR="003D050C" w:rsidRPr="003D050C" w:rsidRDefault="003D050C" w:rsidP="003D050C">
            <w:pPr>
              <w:spacing w:after="0" w:line="240" w:lineRule="auto"/>
              <w:rPr>
                <w:ins w:id="597" w:author="ħʝᵰҩƾҩ ħɣῡƺҩ" w:date="2016-01-04T21:43:00Z"/>
                <w:rFonts w:ascii="Calibri" w:eastAsia="Times New Roman" w:hAnsi="Calibri" w:cs="Times New Roman"/>
                <w:color w:val="000000"/>
                <w:lang w:eastAsia="de-DE"/>
              </w:rPr>
            </w:pPr>
            <w:ins w:id="598" w:author="ħʝᵰҩƾҩ ħɣῡƺҩ" w:date="2016-01-04T21:43:00Z">
              <w:r w:rsidRPr="003D050C">
                <w:rPr>
                  <w:rFonts w:ascii="Calibri" w:eastAsia="Times New Roman" w:hAnsi="Calibri" w:cs="Times New Roman"/>
                  <w:color w:val="000000"/>
                  <w:lang w:eastAsia="de-DE"/>
                </w:rPr>
                <w:t> </w:t>
              </w:r>
            </w:ins>
          </w:p>
        </w:tc>
      </w:tr>
      <w:tr w:rsidR="003D050C" w:rsidRPr="003D050C" w14:paraId="723675EC" w14:textId="77777777" w:rsidTr="003D050C">
        <w:trPr>
          <w:trHeight w:val="576"/>
          <w:ins w:id="599" w:author="ħʝᵰҩƾҩ ħɣῡƺҩ" w:date="2016-01-04T21:43:00Z"/>
          <w:trPrChange w:id="600" w:author="ħʝᵰҩƾҩ ħɣῡƺҩ" w:date="2016-01-04T21:44:00Z">
            <w:trPr>
              <w:trHeight w:val="576"/>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60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5035F56C" w14:textId="77777777" w:rsidR="003D050C" w:rsidRPr="003D050C" w:rsidRDefault="003D050C" w:rsidP="003D050C">
            <w:pPr>
              <w:spacing w:after="0" w:line="240" w:lineRule="auto"/>
              <w:rPr>
                <w:ins w:id="602" w:author="ħʝᵰҩƾҩ ħɣῡƺҩ" w:date="2016-01-04T21:43:00Z"/>
                <w:rFonts w:ascii="Calibri" w:eastAsia="Times New Roman" w:hAnsi="Calibri" w:cs="Times New Roman"/>
                <w:color w:val="000000"/>
                <w:lang w:eastAsia="de-DE"/>
              </w:rPr>
            </w:pPr>
            <w:ins w:id="603"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0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41151E87" w14:textId="77777777" w:rsidR="003D050C" w:rsidRPr="003D050C" w:rsidRDefault="003D050C" w:rsidP="003D050C">
            <w:pPr>
              <w:spacing w:after="0" w:line="240" w:lineRule="auto"/>
              <w:rPr>
                <w:ins w:id="605" w:author="ħʝᵰҩƾҩ ħɣῡƺҩ" w:date="2016-01-04T21:43:00Z"/>
                <w:rFonts w:ascii="Calibri" w:eastAsia="Times New Roman" w:hAnsi="Calibri" w:cs="Times New Roman"/>
                <w:color w:val="000000"/>
                <w:lang w:eastAsia="de-DE"/>
              </w:rPr>
            </w:pPr>
            <w:ins w:id="606"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0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2410944" w14:textId="77777777" w:rsidR="003D050C" w:rsidRPr="003D050C" w:rsidRDefault="003D050C" w:rsidP="003D050C">
            <w:pPr>
              <w:spacing w:after="0" w:line="240" w:lineRule="auto"/>
              <w:rPr>
                <w:ins w:id="608" w:author="ħʝᵰҩƾҩ ħɣῡƺҩ" w:date="2016-01-04T21:43:00Z"/>
                <w:rFonts w:ascii="Calibri" w:eastAsia="Times New Roman" w:hAnsi="Calibri" w:cs="Times New Roman"/>
                <w:color w:val="000000"/>
                <w:lang w:eastAsia="de-DE"/>
              </w:rPr>
            </w:pPr>
            <w:ins w:id="609" w:author="ħʝᵰҩƾҩ ħɣῡƺҩ" w:date="2016-01-04T21:43:00Z">
              <w:r w:rsidRPr="003D050C">
                <w:rPr>
                  <w:rFonts w:ascii="Calibri" w:eastAsia="Times New Roman" w:hAnsi="Calibri" w:cs="Times New Roman"/>
                  <w:color w:val="000000"/>
                  <w:lang w:eastAsia="de-DE"/>
                </w:rPr>
                <w:t>Kontrollflüsse können hier abgebildet werden</w:t>
              </w:r>
            </w:ins>
          </w:p>
        </w:tc>
        <w:tc>
          <w:tcPr>
            <w:tcW w:w="0" w:type="auto"/>
            <w:tcBorders>
              <w:top w:val="nil"/>
              <w:left w:val="nil"/>
              <w:bottom w:val="single" w:sz="4" w:space="0" w:color="auto"/>
              <w:right w:val="single" w:sz="4" w:space="0" w:color="auto"/>
            </w:tcBorders>
            <w:shd w:val="clear" w:color="auto" w:fill="auto"/>
            <w:vAlign w:val="bottom"/>
            <w:hideMark/>
            <w:tcPrChange w:id="61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740D68F1" w14:textId="77777777" w:rsidR="003D050C" w:rsidRPr="003D050C" w:rsidRDefault="003D050C" w:rsidP="003D050C">
            <w:pPr>
              <w:spacing w:after="0" w:line="240" w:lineRule="auto"/>
              <w:rPr>
                <w:ins w:id="611" w:author="ħʝᵰҩƾҩ ħɣῡƺҩ" w:date="2016-01-04T21:43:00Z"/>
                <w:rFonts w:ascii="Calibri" w:eastAsia="Times New Roman" w:hAnsi="Calibri" w:cs="Times New Roman"/>
                <w:color w:val="000000"/>
                <w:lang w:eastAsia="de-DE"/>
              </w:rPr>
            </w:pPr>
            <w:ins w:id="612" w:author="ħʝᵰҩƾҩ ħɣῡƺҩ" w:date="2016-01-04T21:43:00Z">
              <w:r w:rsidRPr="003D050C">
                <w:rPr>
                  <w:rFonts w:ascii="Calibri" w:eastAsia="Times New Roman" w:hAnsi="Calibri" w:cs="Times New Roman"/>
                  <w:color w:val="000000"/>
                  <w:lang w:eastAsia="de-DE"/>
                </w:rPr>
                <w:t xml:space="preserve">dient zur </w:t>
              </w:r>
              <w:proofErr w:type="spellStart"/>
              <w:r w:rsidRPr="003D050C">
                <w:rPr>
                  <w:rFonts w:ascii="Calibri" w:eastAsia="Times New Roman" w:hAnsi="Calibri" w:cs="Times New Roman"/>
                  <w:color w:val="000000"/>
                  <w:lang w:eastAsia="de-DE"/>
                </w:rPr>
                <w:t>stukturierung</w:t>
              </w:r>
              <w:proofErr w:type="spellEnd"/>
              <w:r w:rsidRPr="003D050C">
                <w:rPr>
                  <w:rFonts w:ascii="Calibri" w:eastAsia="Times New Roman" w:hAnsi="Calibri" w:cs="Times New Roman"/>
                  <w:color w:val="000000"/>
                  <w:lang w:eastAsia="de-DE"/>
                </w:rPr>
                <w:t xml:space="preserve"> des </w:t>
              </w:r>
              <w:proofErr w:type="spellStart"/>
              <w:r w:rsidRPr="003D050C">
                <w:rPr>
                  <w:rFonts w:ascii="Calibri" w:eastAsia="Times New Roman" w:hAnsi="Calibri" w:cs="Times New Roman"/>
                  <w:color w:val="000000"/>
                  <w:lang w:eastAsia="de-DE"/>
                </w:rPr>
                <w:t>systems</w:t>
              </w:r>
              <w:proofErr w:type="spellEnd"/>
            </w:ins>
          </w:p>
        </w:tc>
        <w:tc>
          <w:tcPr>
            <w:tcW w:w="0" w:type="auto"/>
            <w:tcBorders>
              <w:top w:val="nil"/>
              <w:left w:val="nil"/>
              <w:bottom w:val="single" w:sz="4" w:space="0" w:color="auto"/>
              <w:right w:val="single" w:sz="4" w:space="0" w:color="auto"/>
            </w:tcBorders>
            <w:shd w:val="clear" w:color="auto" w:fill="auto"/>
            <w:vAlign w:val="bottom"/>
            <w:hideMark/>
            <w:tcPrChange w:id="61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417FCD54" w14:textId="77777777" w:rsidR="003D050C" w:rsidRPr="003D050C" w:rsidRDefault="003D050C" w:rsidP="003D050C">
            <w:pPr>
              <w:spacing w:after="0" w:line="240" w:lineRule="auto"/>
              <w:rPr>
                <w:ins w:id="614" w:author="ħʝᵰҩƾҩ ħɣῡƺҩ" w:date="2016-01-04T21:43:00Z"/>
                <w:rFonts w:ascii="Calibri" w:eastAsia="Times New Roman" w:hAnsi="Calibri" w:cs="Times New Roman"/>
                <w:color w:val="000000"/>
                <w:lang w:eastAsia="de-DE"/>
              </w:rPr>
            </w:pPr>
            <w:proofErr w:type="spellStart"/>
            <w:ins w:id="615" w:author="ħʝᵰҩƾҩ ħɣῡƺҩ" w:date="2016-01-04T21:43:00Z">
              <w:r w:rsidRPr="003D050C">
                <w:rPr>
                  <w:rFonts w:ascii="Calibri" w:eastAsia="Times New Roman" w:hAnsi="Calibri" w:cs="Times New Roman"/>
                  <w:color w:val="000000"/>
                  <w:lang w:eastAsia="de-DE"/>
                </w:rPr>
                <w:t>Lifeline</w:t>
              </w:r>
              <w:proofErr w:type="spellEnd"/>
              <w:r w:rsidRPr="003D050C">
                <w:rPr>
                  <w:rFonts w:ascii="Calibri" w:eastAsia="Times New Roman" w:hAnsi="Calibri" w:cs="Times New Roman"/>
                  <w:color w:val="000000"/>
                  <w:lang w:eastAsia="de-DE"/>
                </w:rPr>
                <w:t xml:space="preserve"> eines Objekts wird dargestellt</w:t>
              </w:r>
            </w:ins>
          </w:p>
        </w:tc>
        <w:tc>
          <w:tcPr>
            <w:tcW w:w="0" w:type="auto"/>
            <w:tcBorders>
              <w:top w:val="nil"/>
              <w:left w:val="nil"/>
              <w:bottom w:val="single" w:sz="4" w:space="0" w:color="auto"/>
              <w:right w:val="single" w:sz="4" w:space="0" w:color="auto"/>
            </w:tcBorders>
            <w:shd w:val="clear" w:color="auto" w:fill="auto"/>
            <w:vAlign w:val="bottom"/>
            <w:hideMark/>
            <w:tcPrChange w:id="61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5EF4D905" w14:textId="77777777" w:rsidR="003D050C" w:rsidRPr="003D050C" w:rsidRDefault="003D050C" w:rsidP="003D050C">
            <w:pPr>
              <w:spacing w:after="0" w:line="240" w:lineRule="auto"/>
              <w:rPr>
                <w:ins w:id="617" w:author="ħʝᵰҩƾҩ ħɣῡƺҩ" w:date="2016-01-04T21:43:00Z"/>
                <w:rFonts w:ascii="Calibri" w:eastAsia="Times New Roman" w:hAnsi="Calibri" w:cs="Times New Roman"/>
                <w:color w:val="000000"/>
                <w:lang w:eastAsia="de-DE"/>
              </w:rPr>
            </w:pPr>
            <w:ins w:id="618" w:author="ħʝᵰҩƾҩ ħɣῡƺҩ" w:date="2016-01-04T21:43:00Z">
              <w:r w:rsidRPr="003D050C">
                <w:rPr>
                  <w:rFonts w:ascii="Calibri" w:eastAsia="Times New Roman" w:hAnsi="Calibri" w:cs="Times New Roman"/>
                  <w:color w:val="000000"/>
                  <w:lang w:eastAsia="de-DE"/>
                </w:rPr>
                <w:t> </w:t>
              </w:r>
            </w:ins>
          </w:p>
        </w:tc>
      </w:tr>
      <w:tr w:rsidR="003D050C" w:rsidRPr="003D050C" w14:paraId="682A4B86" w14:textId="77777777" w:rsidTr="003D050C">
        <w:trPr>
          <w:trHeight w:val="2880"/>
          <w:ins w:id="619" w:author="ħʝᵰҩƾҩ ħɣῡƺҩ" w:date="2016-01-04T21:43:00Z"/>
          <w:trPrChange w:id="620" w:author="ħʝᵰҩƾҩ ħɣῡƺҩ" w:date="2016-01-04T21:44:00Z">
            <w:trPr>
              <w:trHeight w:val="2880"/>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62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2E56C829" w14:textId="77777777" w:rsidR="003D050C" w:rsidRPr="003D050C" w:rsidRDefault="003D050C" w:rsidP="003D050C">
            <w:pPr>
              <w:spacing w:after="0" w:line="240" w:lineRule="auto"/>
              <w:rPr>
                <w:ins w:id="622" w:author="ħʝᵰҩƾҩ ħɣῡƺҩ" w:date="2016-01-04T21:43:00Z"/>
                <w:rFonts w:ascii="Calibri" w:eastAsia="Times New Roman" w:hAnsi="Calibri" w:cs="Times New Roman"/>
                <w:color w:val="000000"/>
                <w:lang w:eastAsia="de-DE"/>
              </w:rPr>
            </w:pPr>
            <w:ins w:id="623" w:author="ħʝᵰҩƾҩ ħɣῡƺҩ" w:date="2016-01-04T21:43:00Z">
              <w:r w:rsidRPr="003D050C">
                <w:rPr>
                  <w:rFonts w:ascii="Calibri" w:eastAsia="Times New Roman" w:hAnsi="Calibri" w:cs="Times New Roman"/>
                  <w:color w:val="000000"/>
                  <w:lang w:eastAsia="de-DE"/>
                </w:rPr>
                <w:lastRenderedPageBreak/>
                <w:t> </w:t>
              </w:r>
            </w:ins>
          </w:p>
        </w:tc>
        <w:tc>
          <w:tcPr>
            <w:tcW w:w="0" w:type="auto"/>
            <w:tcBorders>
              <w:top w:val="nil"/>
              <w:left w:val="nil"/>
              <w:bottom w:val="single" w:sz="4" w:space="0" w:color="auto"/>
              <w:right w:val="single" w:sz="4" w:space="0" w:color="auto"/>
            </w:tcBorders>
            <w:shd w:val="clear" w:color="auto" w:fill="auto"/>
            <w:vAlign w:val="bottom"/>
            <w:hideMark/>
            <w:tcPrChange w:id="624"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52499640" w14:textId="77777777" w:rsidR="003D050C" w:rsidRPr="003D050C" w:rsidRDefault="003D050C" w:rsidP="003D050C">
            <w:pPr>
              <w:spacing w:after="0" w:line="240" w:lineRule="auto"/>
              <w:rPr>
                <w:ins w:id="625" w:author="ħʝᵰҩƾҩ ħɣῡƺҩ" w:date="2016-01-04T21:43:00Z"/>
                <w:rFonts w:ascii="Calibri" w:eastAsia="Times New Roman" w:hAnsi="Calibri" w:cs="Times New Roman"/>
                <w:color w:val="000000"/>
                <w:lang w:eastAsia="de-DE"/>
              </w:rPr>
            </w:pPr>
            <w:ins w:id="626" w:author="ħʝᵰҩƾҩ ħɣῡƺҩ" w:date="2016-01-04T21:43:00Z">
              <w:r w:rsidRPr="003D050C">
                <w:rPr>
                  <w:rFonts w:ascii="Calibri" w:eastAsia="Times New Roman" w:hAnsi="Calibri" w:cs="Times New Roman"/>
                  <w:color w:val="000000"/>
                  <w:lang w:eastAsia="de-DE"/>
                </w:rPr>
                <w:t xml:space="preserve">nicht ersichtlich sind die detaillierten Zusammenhänge zwischen den Akteuren, deren Rollen und Möglichkeiten. Auch die ganze Bandbreite an Funktionalitäten des </w:t>
              </w:r>
              <w:proofErr w:type="spellStart"/>
              <w:r w:rsidRPr="003D050C">
                <w:rPr>
                  <w:rFonts w:ascii="Calibri" w:eastAsia="Times New Roman" w:hAnsi="Calibri" w:cs="Times New Roman"/>
                  <w:color w:val="000000"/>
                  <w:lang w:eastAsia="de-DE"/>
                </w:rPr>
                <w:t>programms</w:t>
              </w:r>
              <w:proofErr w:type="spellEnd"/>
              <w:r w:rsidRPr="003D050C">
                <w:rPr>
                  <w:rFonts w:ascii="Calibri" w:eastAsia="Times New Roman" w:hAnsi="Calibri" w:cs="Times New Roman"/>
                  <w:color w:val="000000"/>
                  <w:lang w:eastAsia="de-DE"/>
                </w:rPr>
                <w:t xml:space="preserve"> </w:t>
              </w:r>
              <w:proofErr w:type="gramStart"/>
              <w:r w:rsidRPr="003D050C">
                <w:rPr>
                  <w:rFonts w:ascii="Calibri" w:eastAsia="Times New Roman" w:hAnsi="Calibri" w:cs="Times New Roman"/>
                  <w:color w:val="000000"/>
                  <w:lang w:eastAsia="de-DE"/>
                </w:rPr>
                <w:t>bleiben</w:t>
              </w:r>
              <w:proofErr w:type="gramEnd"/>
              <w:r w:rsidRPr="003D050C">
                <w:rPr>
                  <w:rFonts w:ascii="Calibri" w:eastAsia="Times New Roman" w:hAnsi="Calibri" w:cs="Times New Roman"/>
                  <w:color w:val="000000"/>
                  <w:lang w:eastAsia="de-DE"/>
                </w:rPr>
                <w:t xml:space="preserve"> unberücksichtigt. Dieses Diagramm könnte man auch als </w:t>
              </w:r>
              <w:proofErr w:type="spellStart"/>
              <w:r w:rsidRPr="003D050C">
                <w:rPr>
                  <w:rFonts w:ascii="Calibri" w:eastAsia="Times New Roman" w:hAnsi="Calibri" w:cs="Times New Roman"/>
                  <w:color w:val="000000"/>
                  <w:lang w:eastAsia="de-DE"/>
                </w:rPr>
                <w:t>inhaltsverzeichnis</w:t>
              </w:r>
              <w:proofErr w:type="spellEnd"/>
              <w:r w:rsidRPr="003D050C">
                <w:rPr>
                  <w:rFonts w:ascii="Calibri" w:eastAsia="Times New Roman" w:hAnsi="Calibri" w:cs="Times New Roman"/>
                  <w:color w:val="000000"/>
                  <w:lang w:eastAsia="de-DE"/>
                </w:rPr>
                <w:t xml:space="preserve"> der Anwendung bezeichnen. Der Benutzer bekommt zwar einen kurzen Überblick über das Programm, aber auf Details wird nicht eingegangen.</w:t>
              </w:r>
            </w:ins>
          </w:p>
        </w:tc>
        <w:tc>
          <w:tcPr>
            <w:tcW w:w="0" w:type="auto"/>
            <w:tcBorders>
              <w:top w:val="nil"/>
              <w:left w:val="nil"/>
              <w:bottom w:val="single" w:sz="4" w:space="0" w:color="auto"/>
              <w:right w:val="single" w:sz="4" w:space="0" w:color="auto"/>
            </w:tcBorders>
            <w:shd w:val="clear" w:color="auto" w:fill="auto"/>
            <w:vAlign w:val="bottom"/>
            <w:hideMark/>
            <w:tcPrChange w:id="62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C15E86B" w14:textId="77777777" w:rsidR="003D050C" w:rsidRPr="003D050C" w:rsidRDefault="003D050C" w:rsidP="003D050C">
            <w:pPr>
              <w:spacing w:after="0" w:line="240" w:lineRule="auto"/>
              <w:rPr>
                <w:ins w:id="628" w:author="ħʝᵰҩƾҩ ħɣῡƺҩ" w:date="2016-01-04T21:43:00Z"/>
                <w:rFonts w:ascii="Calibri" w:eastAsia="Times New Roman" w:hAnsi="Calibri" w:cs="Times New Roman"/>
                <w:color w:val="000000"/>
                <w:lang w:eastAsia="de-DE"/>
              </w:rPr>
            </w:pPr>
            <w:ins w:id="629" w:author="ħʝᵰҩƾҩ ħɣῡƺҩ" w:date="2016-01-04T21:43:00Z">
              <w:r w:rsidRPr="003D050C">
                <w:rPr>
                  <w:rFonts w:ascii="Calibri" w:eastAsia="Times New Roman" w:hAnsi="Calibri" w:cs="Times New Roman"/>
                  <w:color w:val="000000"/>
                  <w:lang w:eastAsia="de-DE"/>
                </w:rPr>
                <w:t>Nicht ersichtlich sind hier die Akteure, die Informationen, die ausgetauscht werden, die Zustände und die Abhängigkeiten zwischen den Elementen.</w:t>
              </w:r>
            </w:ins>
          </w:p>
        </w:tc>
        <w:tc>
          <w:tcPr>
            <w:tcW w:w="0" w:type="auto"/>
            <w:tcBorders>
              <w:top w:val="nil"/>
              <w:left w:val="nil"/>
              <w:bottom w:val="single" w:sz="4" w:space="0" w:color="auto"/>
              <w:right w:val="single" w:sz="4" w:space="0" w:color="auto"/>
            </w:tcBorders>
            <w:shd w:val="clear" w:color="auto" w:fill="auto"/>
            <w:vAlign w:val="bottom"/>
            <w:hideMark/>
            <w:tcPrChange w:id="630"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1F82428A" w14:textId="77777777" w:rsidR="003D050C" w:rsidRPr="003D050C" w:rsidRDefault="003D050C" w:rsidP="003D050C">
            <w:pPr>
              <w:spacing w:after="0" w:line="240" w:lineRule="auto"/>
              <w:rPr>
                <w:ins w:id="631" w:author="ħʝᵰҩƾҩ ħɣῡƺҩ" w:date="2016-01-04T21:43:00Z"/>
                <w:rFonts w:ascii="Calibri" w:eastAsia="Times New Roman" w:hAnsi="Calibri" w:cs="Times New Roman"/>
                <w:color w:val="000000"/>
                <w:lang w:eastAsia="de-DE"/>
              </w:rPr>
            </w:pPr>
            <w:ins w:id="632" w:author="ħʝᵰҩƾҩ ħɣῡƺҩ" w:date="2016-01-04T21:43:00Z">
              <w:r w:rsidRPr="003D050C">
                <w:rPr>
                  <w:rFonts w:ascii="Calibri" w:eastAsia="Times New Roman" w:hAnsi="Calibri" w:cs="Times New Roman"/>
                  <w:color w:val="000000"/>
                  <w:lang w:eastAsia="de-DE"/>
                </w:rPr>
                <w:t>Abläufe werden nicht dargestellt.</w:t>
              </w:r>
            </w:ins>
          </w:p>
        </w:tc>
        <w:tc>
          <w:tcPr>
            <w:tcW w:w="0" w:type="auto"/>
            <w:tcBorders>
              <w:top w:val="nil"/>
              <w:left w:val="nil"/>
              <w:bottom w:val="single" w:sz="4" w:space="0" w:color="auto"/>
              <w:right w:val="single" w:sz="4" w:space="0" w:color="auto"/>
            </w:tcBorders>
            <w:shd w:val="clear" w:color="auto" w:fill="auto"/>
            <w:vAlign w:val="bottom"/>
            <w:hideMark/>
            <w:tcPrChange w:id="63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633F70BD" w14:textId="77777777" w:rsidR="003D050C" w:rsidRPr="003D050C" w:rsidRDefault="003D050C" w:rsidP="003D050C">
            <w:pPr>
              <w:spacing w:after="0" w:line="240" w:lineRule="auto"/>
              <w:rPr>
                <w:ins w:id="634" w:author="ħʝᵰҩƾҩ ħɣῡƺҩ" w:date="2016-01-04T21:43:00Z"/>
                <w:rFonts w:ascii="Calibri" w:eastAsia="Times New Roman" w:hAnsi="Calibri" w:cs="Times New Roman"/>
                <w:color w:val="000000"/>
                <w:lang w:eastAsia="de-DE"/>
              </w:rPr>
            </w:pPr>
            <w:ins w:id="635" w:author="ħʝᵰҩƾҩ ħɣῡƺҩ" w:date="2016-01-04T21:43:00Z">
              <w:r w:rsidRPr="003D050C">
                <w:rPr>
                  <w:rFonts w:ascii="Calibri" w:eastAsia="Times New Roman" w:hAnsi="Calibri" w:cs="Times New Roman"/>
                  <w:color w:val="000000"/>
                  <w:lang w:eastAsia="de-DE"/>
                </w:rPr>
                <w:t>Nicht ersichtlich ist der Kontext. Bei diesem Diagramm wird lediglich ein elementarer Aspekt der Anwendung gezeigt.</w:t>
              </w:r>
            </w:ins>
          </w:p>
        </w:tc>
        <w:tc>
          <w:tcPr>
            <w:tcW w:w="0" w:type="auto"/>
            <w:tcBorders>
              <w:top w:val="nil"/>
              <w:left w:val="nil"/>
              <w:bottom w:val="single" w:sz="4" w:space="0" w:color="auto"/>
              <w:right w:val="single" w:sz="4" w:space="0" w:color="auto"/>
            </w:tcBorders>
            <w:shd w:val="clear" w:color="auto" w:fill="auto"/>
            <w:vAlign w:val="bottom"/>
            <w:hideMark/>
            <w:tcPrChange w:id="636"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13D4DCE0" w14:textId="77777777" w:rsidR="003D050C" w:rsidRPr="003D050C" w:rsidRDefault="003D050C" w:rsidP="003D050C">
            <w:pPr>
              <w:spacing w:after="0" w:line="240" w:lineRule="auto"/>
              <w:rPr>
                <w:ins w:id="637" w:author="ħʝᵰҩƾҩ ħɣῡƺҩ" w:date="2016-01-04T21:43:00Z"/>
                <w:rFonts w:ascii="Calibri" w:eastAsia="Times New Roman" w:hAnsi="Calibri" w:cs="Times New Roman"/>
                <w:color w:val="000000"/>
                <w:lang w:eastAsia="de-DE"/>
              </w:rPr>
            </w:pPr>
            <w:ins w:id="638" w:author="ħʝᵰҩƾҩ ħɣῡƺҩ" w:date="2016-01-04T21:43:00Z">
              <w:r w:rsidRPr="003D050C">
                <w:rPr>
                  <w:rFonts w:ascii="Calibri" w:eastAsia="Times New Roman" w:hAnsi="Calibri" w:cs="Times New Roman"/>
                  <w:color w:val="000000"/>
                  <w:lang w:eastAsia="de-DE"/>
                </w:rPr>
                <w:t>Auch hier ist der Kontext nicht ersichtlich.</w:t>
              </w:r>
            </w:ins>
          </w:p>
        </w:tc>
      </w:tr>
      <w:tr w:rsidR="003D050C" w:rsidRPr="003D050C" w14:paraId="2345EDEA" w14:textId="77777777" w:rsidTr="003D050C">
        <w:trPr>
          <w:trHeight w:val="2016"/>
          <w:ins w:id="639" w:author="ħʝᵰҩƾҩ ħɣῡƺҩ" w:date="2016-01-04T21:43:00Z"/>
          <w:trPrChange w:id="640" w:author="ħʝᵰҩƾҩ ħɣῡƺҩ" w:date="2016-01-04T21:44:00Z">
            <w:trPr>
              <w:trHeight w:val="2016"/>
            </w:trPr>
          </w:trPrChange>
        </w:trPr>
        <w:tc>
          <w:tcPr>
            <w:tcW w:w="0" w:type="auto"/>
            <w:tcBorders>
              <w:top w:val="nil"/>
              <w:left w:val="single" w:sz="4" w:space="0" w:color="auto"/>
              <w:bottom w:val="single" w:sz="4" w:space="0" w:color="auto"/>
              <w:right w:val="single" w:sz="4" w:space="0" w:color="auto"/>
            </w:tcBorders>
            <w:shd w:val="clear" w:color="auto" w:fill="auto"/>
            <w:noWrap/>
            <w:vAlign w:val="bottom"/>
            <w:hideMark/>
            <w:tcPrChange w:id="641"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9A03ED4" w14:textId="77777777" w:rsidR="003D050C" w:rsidRPr="003D050C" w:rsidRDefault="003D050C" w:rsidP="003D050C">
            <w:pPr>
              <w:spacing w:after="0" w:line="240" w:lineRule="auto"/>
              <w:rPr>
                <w:ins w:id="642" w:author="ħʝᵰҩƾҩ ħɣῡƺҩ" w:date="2016-01-04T21:43:00Z"/>
                <w:rFonts w:ascii="Calibri" w:eastAsia="Times New Roman" w:hAnsi="Calibri" w:cs="Times New Roman"/>
                <w:color w:val="000000"/>
                <w:lang w:eastAsia="de-DE"/>
              </w:rPr>
            </w:pPr>
            <w:ins w:id="643" w:author="ħʝᵰҩƾҩ ħɣῡƺҩ" w:date="2016-01-04T21:43:00Z">
              <w:r w:rsidRPr="003D050C">
                <w:rPr>
                  <w:rFonts w:ascii="Calibri" w:eastAsia="Times New Roman" w:hAnsi="Calibri" w:cs="Times New Roman"/>
                  <w:color w:val="000000"/>
                  <w:lang w:eastAsia="de-DE"/>
                </w:rPr>
                <w:t>In unserem Projekt:</w:t>
              </w:r>
            </w:ins>
          </w:p>
        </w:tc>
        <w:tc>
          <w:tcPr>
            <w:tcW w:w="0" w:type="auto"/>
            <w:tcBorders>
              <w:top w:val="nil"/>
              <w:left w:val="nil"/>
              <w:bottom w:val="single" w:sz="4" w:space="0" w:color="auto"/>
              <w:right w:val="single" w:sz="4" w:space="0" w:color="auto"/>
            </w:tcBorders>
            <w:shd w:val="clear" w:color="auto" w:fill="auto"/>
            <w:noWrap/>
            <w:vAlign w:val="bottom"/>
            <w:hideMark/>
            <w:tcPrChange w:id="644" w:author="ħʝᵰҩƾҩ ħɣῡƺҩ" w:date="2016-01-04T21:44:00Z">
              <w:tcPr>
                <w:tcW w:w="4360" w:type="dxa"/>
                <w:tcBorders>
                  <w:top w:val="nil"/>
                  <w:left w:val="nil"/>
                  <w:bottom w:val="single" w:sz="4" w:space="0" w:color="auto"/>
                  <w:right w:val="single" w:sz="4" w:space="0" w:color="auto"/>
                </w:tcBorders>
                <w:shd w:val="clear" w:color="auto" w:fill="auto"/>
                <w:noWrap/>
                <w:vAlign w:val="bottom"/>
                <w:hideMark/>
              </w:tcPr>
            </w:tcPrChange>
          </w:tcPr>
          <w:p w14:paraId="53971B1D" w14:textId="77777777" w:rsidR="003D050C" w:rsidRPr="003D050C" w:rsidRDefault="003D050C" w:rsidP="003D050C">
            <w:pPr>
              <w:spacing w:after="0" w:line="240" w:lineRule="auto"/>
              <w:rPr>
                <w:ins w:id="645" w:author="ħʝᵰҩƾҩ ħɣῡƺҩ" w:date="2016-01-04T21:43:00Z"/>
                <w:rFonts w:ascii="Calibri" w:eastAsia="Times New Roman" w:hAnsi="Calibri" w:cs="Times New Roman"/>
                <w:color w:val="000000"/>
                <w:lang w:eastAsia="de-DE"/>
              </w:rPr>
            </w:pPr>
            <w:ins w:id="646"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47"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6F8080A" w14:textId="77777777" w:rsidR="003D050C" w:rsidRPr="003D050C" w:rsidRDefault="003D050C" w:rsidP="003D050C">
            <w:pPr>
              <w:spacing w:after="0" w:line="240" w:lineRule="auto"/>
              <w:rPr>
                <w:ins w:id="648" w:author="ħʝᵰҩƾҩ ħɣῡƺҩ" w:date="2016-01-04T21:43:00Z"/>
                <w:rFonts w:ascii="Calibri" w:eastAsia="Times New Roman" w:hAnsi="Calibri" w:cs="Times New Roman"/>
                <w:color w:val="000000"/>
                <w:lang w:eastAsia="de-DE"/>
              </w:rPr>
            </w:pPr>
            <w:ins w:id="649" w:author="ħʝᵰҩƾҩ ħɣῡƺҩ" w:date="2016-01-04T21:43:00Z">
              <w:r w:rsidRPr="003D050C">
                <w:rPr>
                  <w:rFonts w:ascii="Calibri" w:eastAsia="Times New Roman" w:hAnsi="Calibri" w:cs="Times New Roman"/>
                  <w:color w:val="000000"/>
                  <w:lang w:eastAsia="de-DE"/>
                </w:rPr>
                <w:t>wir haben es genutzt, um den Klick weg des Users unter dem Punkt "wo bekomme ich was" darzustellen</w:t>
              </w:r>
            </w:ins>
          </w:p>
        </w:tc>
        <w:tc>
          <w:tcPr>
            <w:tcW w:w="0" w:type="auto"/>
            <w:tcBorders>
              <w:top w:val="nil"/>
              <w:left w:val="nil"/>
              <w:bottom w:val="single" w:sz="4" w:space="0" w:color="auto"/>
              <w:right w:val="single" w:sz="4" w:space="0" w:color="auto"/>
            </w:tcBorders>
            <w:shd w:val="clear" w:color="auto" w:fill="auto"/>
            <w:noWrap/>
            <w:vAlign w:val="bottom"/>
            <w:hideMark/>
            <w:tcPrChange w:id="650" w:author="ħʝᵰҩƾҩ ħɣῡƺҩ" w:date="2016-01-04T21:44:00Z">
              <w:tcPr>
                <w:tcW w:w="6440" w:type="dxa"/>
                <w:tcBorders>
                  <w:top w:val="nil"/>
                  <w:left w:val="nil"/>
                  <w:bottom w:val="single" w:sz="4" w:space="0" w:color="auto"/>
                  <w:right w:val="single" w:sz="4" w:space="0" w:color="auto"/>
                </w:tcBorders>
                <w:shd w:val="clear" w:color="auto" w:fill="auto"/>
                <w:noWrap/>
                <w:vAlign w:val="bottom"/>
                <w:hideMark/>
              </w:tcPr>
            </w:tcPrChange>
          </w:tcPr>
          <w:p w14:paraId="54596609" w14:textId="77777777" w:rsidR="003D050C" w:rsidRPr="003D050C" w:rsidRDefault="003D050C" w:rsidP="003D050C">
            <w:pPr>
              <w:spacing w:after="0" w:line="240" w:lineRule="auto"/>
              <w:rPr>
                <w:ins w:id="651" w:author="ħʝᵰҩƾҩ ħɣῡƺҩ" w:date="2016-01-04T21:43:00Z"/>
                <w:rFonts w:ascii="Calibri" w:eastAsia="Times New Roman" w:hAnsi="Calibri" w:cs="Times New Roman"/>
                <w:color w:val="000000"/>
                <w:lang w:eastAsia="de-DE"/>
              </w:rPr>
            </w:pPr>
            <w:ins w:id="652"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53"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04AC5186" w14:textId="77777777" w:rsidR="003D050C" w:rsidRPr="003D050C" w:rsidRDefault="003D050C" w:rsidP="003D050C">
            <w:pPr>
              <w:spacing w:after="0" w:line="240" w:lineRule="auto"/>
              <w:rPr>
                <w:ins w:id="654" w:author="ħʝᵰҩƾҩ ħɣῡƺҩ" w:date="2016-01-04T21:43:00Z"/>
                <w:rFonts w:ascii="Calibri" w:eastAsia="Times New Roman" w:hAnsi="Calibri" w:cs="Times New Roman"/>
                <w:color w:val="000000"/>
                <w:lang w:eastAsia="de-DE"/>
              </w:rPr>
            </w:pPr>
            <w:ins w:id="655" w:author="ħʝᵰҩƾҩ ħɣῡƺҩ" w:date="2016-01-04T21:43:00Z">
              <w:r w:rsidRPr="003D050C">
                <w:rPr>
                  <w:rFonts w:ascii="Calibri" w:eastAsia="Times New Roman" w:hAnsi="Calibri" w:cs="Times New Roman"/>
                  <w:color w:val="000000"/>
                  <w:lang w:eastAsia="de-DE"/>
                </w:rPr>
                <w:t xml:space="preserve">in unserem </w:t>
              </w:r>
              <w:proofErr w:type="spellStart"/>
              <w:r w:rsidRPr="003D050C">
                <w:rPr>
                  <w:rFonts w:ascii="Calibri" w:eastAsia="Times New Roman" w:hAnsi="Calibri" w:cs="Times New Roman"/>
                  <w:color w:val="000000"/>
                  <w:lang w:eastAsia="de-DE"/>
                </w:rPr>
                <w:t>sequenzdiagramm</w:t>
              </w:r>
              <w:proofErr w:type="spellEnd"/>
              <w:r w:rsidRPr="003D050C">
                <w:rPr>
                  <w:rFonts w:ascii="Calibri" w:eastAsia="Times New Roman" w:hAnsi="Calibri" w:cs="Times New Roman"/>
                  <w:color w:val="000000"/>
                  <w:lang w:eastAsia="de-DE"/>
                </w:rPr>
                <w:t xml:space="preserve"> haben wir dargestellt, welche </w:t>
              </w:r>
              <w:proofErr w:type="spellStart"/>
              <w:r w:rsidRPr="003D050C">
                <w:rPr>
                  <w:rFonts w:ascii="Calibri" w:eastAsia="Times New Roman" w:hAnsi="Calibri" w:cs="Times New Roman"/>
                  <w:color w:val="000000"/>
                  <w:lang w:eastAsia="de-DE"/>
                </w:rPr>
                <w:t>informationen</w:t>
              </w:r>
              <w:proofErr w:type="spellEnd"/>
              <w:r w:rsidRPr="003D050C">
                <w:rPr>
                  <w:rFonts w:ascii="Calibri" w:eastAsia="Times New Roman" w:hAnsi="Calibri" w:cs="Times New Roman"/>
                  <w:color w:val="000000"/>
                  <w:lang w:eastAsia="de-DE"/>
                </w:rPr>
                <w:t xml:space="preserve"> zwischen </w:t>
              </w:r>
              <w:proofErr w:type="spellStart"/>
              <w:r w:rsidRPr="003D050C">
                <w:rPr>
                  <w:rFonts w:ascii="Calibri" w:eastAsia="Times New Roman" w:hAnsi="Calibri" w:cs="Times New Roman"/>
                  <w:color w:val="000000"/>
                  <w:lang w:eastAsia="de-DE"/>
                </w:rPr>
                <w:t>user</w:t>
              </w:r>
              <w:proofErr w:type="spellEnd"/>
              <w:r w:rsidRPr="003D050C">
                <w:rPr>
                  <w:rFonts w:ascii="Calibri" w:eastAsia="Times New Roman" w:hAnsi="Calibri" w:cs="Times New Roman"/>
                  <w:color w:val="000000"/>
                  <w:lang w:eastAsia="de-DE"/>
                </w:rPr>
                <w:t xml:space="preserve">, </w:t>
              </w:r>
              <w:proofErr w:type="spellStart"/>
              <w:r w:rsidRPr="003D050C">
                <w:rPr>
                  <w:rFonts w:ascii="Calibri" w:eastAsia="Times New Roman" w:hAnsi="Calibri" w:cs="Times New Roman"/>
                  <w:color w:val="000000"/>
                  <w:lang w:eastAsia="de-DE"/>
                </w:rPr>
                <w:t>server</w:t>
              </w:r>
              <w:proofErr w:type="spellEnd"/>
              <w:r w:rsidRPr="003D050C">
                <w:rPr>
                  <w:rFonts w:ascii="Calibri" w:eastAsia="Times New Roman" w:hAnsi="Calibri" w:cs="Times New Roman"/>
                  <w:color w:val="000000"/>
                  <w:lang w:eastAsia="de-DE"/>
                </w:rPr>
                <w:t xml:space="preserve"> und </w:t>
              </w:r>
              <w:proofErr w:type="spellStart"/>
              <w:r w:rsidRPr="003D050C">
                <w:rPr>
                  <w:rFonts w:ascii="Calibri" w:eastAsia="Times New Roman" w:hAnsi="Calibri" w:cs="Times New Roman"/>
                  <w:color w:val="000000"/>
                  <w:lang w:eastAsia="de-DE"/>
                </w:rPr>
                <w:t>datenbank</w:t>
              </w:r>
              <w:proofErr w:type="spellEnd"/>
              <w:r w:rsidRPr="003D050C">
                <w:rPr>
                  <w:rFonts w:ascii="Calibri" w:eastAsia="Times New Roman" w:hAnsi="Calibri" w:cs="Times New Roman"/>
                  <w:color w:val="000000"/>
                  <w:lang w:eastAsia="de-DE"/>
                </w:rPr>
                <w:t xml:space="preserve"> ausgetauscht werden in dem Fall der Produktsuche durch den </w:t>
              </w:r>
              <w:proofErr w:type="spellStart"/>
              <w:r w:rsidRPr="003D050C">
                <w:rPr>
                  <w:rFonts w:ascii="Calibri" w:eastAsia="Times New Roman" w:hAnsi="Calibri" w:cs="Times New Roman"/>
                  <w:color w:val="000000"/>
                  <w:lang w:eastAsia="de-DE"/>
                </w:rPr>
                <w:t>user</w:t>
              </w:r>
              <w:proofErr w:type="spellEnd"/>
            </w:ins>
          </w:p>
        </w:tc>
        <w:tc>
          <w:tcPr>
            <w:tcW w:w="0" w:type="auto"/>
            <w:tcBorders>
              <w:top w:val="nil"/>
              <w:left w:val="nil"/>
              <w:bottom w:val="single" w:sz="4" w:space="0" w:color="auto"/>
              <w:right w:val="single" w:sz="4" w:space="0" w:color="auto"/>
            </w:tcBorders>
            <w:shd w:val="clear" w:color="auto" w:fill="auto"/>
            <w:noWrap/>
            <w:vAlign w:val="bottom"/>
            <w:hideMark/>
            <w:tcPrChange w:id="656" w:author="ħʝᵰҩƾҩ ħɣῡƺҩ" w:date="2016-01-04T21:44:00Z">
              <w:tcPr>
                <w:tcW w:w="2580" w:type="dxa"/>
                <w:tcBorders>
                  <w:top w:val="nil"/>
                  <w:left w:val="nil"/>
                  <w:bottom w:val="single" w:sz="4" w:space="0" w:color="auto"/>
                  <w:right w:val="single" w:sz="4" w:space="0" w:color="auto"/>
                </w:tcBorders>
                <w:shd w:val="clear" w:color="auto" w:fill="auto"/>
                <w:noWrap/>
                <w:vAlign w:val="bottom"/>
                <w:hideMark/>
              </w:tcPr>
            </w:tcPrChange>
          </w:tcPr>
          <w:p w14:paraId="61C02485" w14:textId="77777777" w:rsidR="003D050C" w:rsidRPr="003D050C" w:rsidRDefault="003D050C" w:rsidP="003D050C">
            <w:pPr>
              <w:spacing w:after="0" w:line="240" w:lineRule="auto"/>
              <w:rPr>
                <w:ins w:id="657" w:author="ħʝᵰҩƾҩ ħɣῡƺҩ" w:date="2016-01-04T21:43:00Z"/>
                <w:rFonts w:ascii="Calibri" w:eastAsia="Times New Roman" w:hAnsi="Calibri" w:cs="Times New Roman"/>
                <w:color w:val="000000"/>
                <w:lang w:eastAsia="de-DE"/>
              </w:rPr>
            </w:pPr>
            <w:ins w:id="658" w:author="ħʝᵰҩƾҩ ħɣῡƺҩ" w:date="2016-01-04T21:43:00Z">
              <w:r w:rsidRPr="003D050C">
                <w:rPr>
                  <w:rFonts w:ascii="Calibri" w:eastAsia="Times New Roman" w:hAnsi="Calibri" w:cs="Times New Roman"/>
                  <w:color w:val="000000"/>
                  <w:lang w:eastAsia="de-DE"/>
                </w:rPr>
                <w:t> </w:t>
              </w:r>
            </w:ins>
          </w:p>
        </w:tc>
      </w:tr>
    </w:tbl>
    <w:p w14:paraId="1383ECC3" w14:textId="77777777" w:rsidR="003D050C" w:rsidRDefault="00AB3B91">
      <w:pPr>
        <w:rPr>
          <w:ins w:id="659" w:author="ħʝᵰҩƾҩ ħɣῡƺҩ" w:date="2016-01-04T21:44:00Z"/>
        </w:rPr>
        <w:sectPr w:rsidR="003D050C" w:rsidSect="003D050C">
          <w:pgSz w:w="16838" w:h="11906" w:orient="landscape"/>
          <w:pgMar w:top="1417" w:right="1134" w:bottom="1417" w:left="1417" w:header="720" w:footer="720" w:gutter="0"/>
          <w:cols w:space="720"/>
          <w:titlePg/>
          <w:docGrid w:linePitch="360"/>
        </w:sectPr>
      </w:pPr>
      <w:r>
        <w:br w:type="page"/>
      </w:r>
    </w:p>
    <w:p w14:paraId="1CB88527" w14:textId="249216DD" w:rsidR="00AB3B91" w:rsidRDefault="00AB3B91"/>
    <w:bookmarkStart w:id="660" w:name="_Toc439666476" w:displacedByCustomXml="next"/>
    <w:bookmarkEnd w:id="660" w:displacedByCustomXml="next"/>
    <w:bookmarkStart w:id="661" w:name="_Toc439666583" w:displacedByCustomXml="next"/>
    <w:bookmarkEnd w:id="661" w:displacedByCustomXml="next"/>
    <w:bookmarkStart w:id="662" w:name="_Toc439666477" w:displacedByCustomXml="next"/>
    <w:bookmarkEnd w:id="662" w:displacedByCustomXml="next"/>
    <w:bookmarkStart w:id="663" w:name="_Toc439666584" w:displacedByCustomXml="next"/>
    <w:bookmarkEnd w:id="663" w:displacedByCustomXml="next"/>
    <w:bookmarkStart w:id="664"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commentRangeStart w:id="665" w:displacedByCustomXml="prev"/>
        <w:p w14:paraId="4F2310B0" w14:textId="77777777" w:rsidR="007D2024" w:rsidRDefault="007D2024">
          <w:pPr>
            <w:pStyle w:val="berschrift1"/>
          </w:pPr>
          <w:r>
            <w:t>Literaturverzeichnis</w:t>
          </w:r>
          <w:bookmarkEnd w:id="664"/>
          <w:commentRangeEnd w:id="665"/>
          <w:r w:rsidR="00FE18CA">
            <w:rPr>
              <w:rStyle w:val="Kommentarzeichen"/>
              <w:rFonts w:asciiTheme="minorHAnsi" w:eastAsiaTheme="minorHAnsi" w:hAnsiTheme="minorHAnsi" w:cstheme="minorBidi"/>
              <w:color w:val="auto"/>
            </w:rPr>
            <w:commentReference w:id="665"/>
          </w:r>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3D050C">
      <w:pgSz w:w="11906" w:h="16838"/>
      <w:pgMar w:top="1417" w:right="1417" w:bottom="1134" w:left="1417" w:header="720" w:footer="720" w:gutter="0"/>
      <w:cols w:space="720"/>
      <w:titlePg/>
      <w:docGrid w:linePitch="360"/>
      <w:sectPrChange w:id="666" w:author="ħʝᵰҩƾҩ ħɣῡƺҩ" w:date="2016-01-04T21:44:00Z">
        <w:sectPr w:rsidR="007D2024" w:rsidRPr="007D2024" w:rsidSect="003D050C">
          <w:pgMar w:top="1417" w:right="1417" w:bottom="1134" w:left="1417"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ħʝᵰҩƾҩ ħɣῡƺҩ" w:date="2016-01-04T12:10:00Z" w:initials="ħħ">
    <w:p w14:paraId="47FF2D64" w14:textId="237D1F5C" w:rsidR="00075DEE" w:rsidRDefault="00075DEE">
      <w:pPr>
        <w:pStyle w:val="Kommentartext"/>
      </w:pPr>
      <w:r>
        <w:rPr>
          <w:rStyle w:val="Kommentarzeichen"/>
        </w:rPr>
        <w:annotationRef/>
      </w:r>
      <w:r>
        <w:t>Ist das Umgesetzt? Wo haben wir ein Forum, wollte wir das nicht aus rechtlichen Gründen gänzlich sein lassen?</w:t>
      </w:r>
    </w:p>
  </w:comment>
  <w:comment w:id="126" w:author="ħʝᵰҩƾҩ ħɣῡƺҩ" w:date="2016-01-04T12:14:00Z" w:initials="ħħ">
    <w:p w14:paraId="28D78C8A" w14:textId="14F95857" w:rsidR="00075DEE" w:rsidRDefault="00075DEE">
      <w:pPr>
        <w:pStyle w:val="Kommentartext"/>
      </w:pPr>
      <w:r>
        <w:rPr>
          <w:rStyle w:val="Kommentarzeichen"/>
        </w:rPr>
        <w:annotationRef/>
      </w:r>
      <w:r>
        <w:t>Fehlt</w:t>
      </w:r>
    </w:p>
  </w:comment>
  <w:comment w:id="133" w:author="ħʝᵰҩƾҩ ħɣῡƺҩ" w:date="2016-01-04T12:18:00Z" w:initials="ħħ">
    <w:p w14:paraId="0D22DEC3" w14:textId="7B66E166" w:rsidR="00075DEE" w:rsidRDefault="00075DEE">
      <w:pPr>
        <w:pStyle w:val="Kommentartext"/>
      </w:pPr>
      <w:r>
        <w:rPr>
          <w:rStyle w:val="Kommentarzeichen"/>
        </w:rPr>
        <w:annotationRef/>
      </w:r>
      <w:r>
        <w:t xml:space="preserve">Verlinkung des </w:t>
      </w:r>
      <w:proofErr w:type="spellStart"/>
      <w:r>
        <w:t>Excelsheets</w:t>
      </w:r>
      <w:proofErr w:type="spellEnd"/>
      <w:r>
        <w:t xml:space="preserve"> ist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075DEE" w:rsidRDefault="00075DEE">
      <w:pPr>
        <w:pStyle w:val="Kommentartext"/>
      </w:pPr>
      <w:r>
        <w:t>Auch sollte hier eine minimalistische Beschreibung der Meilensteine, warum so und nicht anders, als Prosa-Text hinzukommen!</w:t>
      </w:r>
    </w:p>
  </w:comment>
  <w:comment w:id="170" w:author="ħʝᵰҩƾҩ ħɣῡƺҩ" w:date="2016-01-04T12:23:00Z" w:initials="ħħ">
    <w:p w14:paraId="15FF4197" w14:textId="6E0A4D53" w:rsidR="00075DEE" w:rsidRDefault="00075DEE">
      <w:pPr>
        <w:pStyle w:val="Kommentartext"/>
      </w:pPr>
      <w:r>
        <w:rPr>
          <w:rStyle w:val="Kommentarzeichen"/>
        </w:rPr>
        <w:annotationRef/>
      </w:r>
      <w:r>
        <w:t>FEHLT!</w:t>
      </w:r>
    </w:p>
  </w:comment>
  <w:comment w:id="171" w:author="Philipp Staats" w:date="2015-11-28T16:35:00Z" w:initials="PS">
    <w:p w14:paraId="3308818A" w14:textId="68084A6F" w:rsidR="00075DEE" w:rsidRDefault="00075DEE">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172" w:author="ħʝᵰҩƾҩ ħɣῡƺҩ" w:date="2016-01-04T12:23:00Z" w:initials="ħħ">
    <w:p w14:paraId="1C454996" w14:textId="2FB9F64C" w:rsidR="00075DEE" w:rsidRDefault="00075DEE">
      <w:pPr>
        <w:pStyle w:val="Kommentartext"/>
      </w:pPr>
      <w:r>
        <w:rPr>
          <w:rStyle w:val="Kommentarzeichen"/>
        </w:rPr>
        <w:annotationRef/>
      </w:r>
      <w:r>
        <w:t>FEHLT</w:t>
      </w:r>
    </w:p>
    <w:p w14:paraId="0464F28E" w14:textId="77777777" w:rsidR="00075DEE" w:rsidRDefault="00075DEE">
      <w:pPr>
        <w:pStyle w:val="Kommentartext"/>
      </w:pPr>
    </w:p>
  </w:comment>
  <w:comment w:id="173" w:author="ħʝᵰҩƾҩ ħɣῡƺҩ" w:date="2016-01-04T12:24:00Z" w:initials="ħħ">
    <w:p w14:paraId="0C2A8ABE" w14:textId="0283438E" w:rsidR="00075DEE" w:rsidRDefault="00075DEE">
      <w:pPr>
        <w:pStyle w:val="Kommentartext"/>
      </w:pPr>
      <w:r>
        <w:rPr>
          <w:rStyle w:val="Kommentarzeichen"/>
        </w:rPr>
        <w:annotationRef/>
      </w:r>
      <w:r>
        <w:t>FEHLT</w:t>
      </w:r>
    </w:p>
  </w:comment>
  <w:comment w:id="194" w:author="Philipp Staats" w:date="2015-11-28T16:40:00Z" w:initials="PS">
    <w:p w14:paraId="62CCB37D" w14:textId="18E46BD8" w:rsidR="00075DEE" w:rsidRDefault="00075DEE">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203" w:author="Philipp Staats" w:date="2015-11-28T17:07:00Z" w:initials="PS">
    <w:p w14:paraId="52E023C9" w14:textId="4E0874AE" w:rsidR="00075DEE" w:rsidRDefault="00075DEE">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206" w:author="Nico Remus" w:date="2015-11-28T17:15:00Z" w:initials="NR">
    <w:p w14:paraId="22518347" w14:textId="2307A5F1" w:rsidR="00075DEE" w:rsidRDefault="00075DEE">
      <w:pPr>
        <w:pStyle w:val="Kommentartext"/>
      </w:pPr>
      <w:r>
        <w:rPr>
          <w:rStyle w:val="Kommentarzeichen"/>
        </w:rPr>
        <w:annotationRef/>
      </w:r>
      <w:r>
        <w:t>Muss noch an neuen stand angepasst werden</w:t>
      </w:r>
    </w:p>
  </w:comment>
  <w:comment w:id="195" w:author="ħʝᵰҩƾҩ ħɣῡƺҩ" w:date="2016-01-04T12:26:00Z" w:initials="ħħ">
    <w:p w14:paraId="50F865B1" w14:textId="05A2E9F4" w:rsidR="00075DEE" w:rsidRDefault="00075DEE">
      <w:pPr>
        <w:pStyle w:val="Kommentartext"/>
      </w:pPr>
      <w:r>
        <w:rPr>
          <w:rStyle w:val="Kommentarzeichen"/>
        </w:rPr>
        <w:annotationRef/>
      </w:r>
      <w:r>
        <w:t>PROSA FEHLT, das ganze muss ausgeschrieben werden! Keine nur Listenaufführung, ohne wirklichen Inhalt!</w:t>
      </w:r>
    </w:p>
  </w:comment>
  <w:comment w:id="239" w:author="Philipp Staats" w:date="2015-11-28T16:49:00Z" w:initials="PS">
    <w:p w14:paraId="58A9E39F" w14:textId="77777777" w:rsidR="00075DEE" w:rsidRDefault="00075DEE"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246" w:author="Nico Remus" w:date="2015-11-28T13:37:00Z" w:initials="NR">
    <w:p w14:paraId="6ECB4B1A" w14:textId="4F238B75" w:rsidR="00075DEE" w:rsidRDefault="00075DEE">
      <w:pPr>
        <w:pStyle w:val="Kommentartext"/>
      </w:pPr>
      <w:r>
        <w:rPr>
          <w:rStyle w:val="Kommentarzeichen"/>
        </w:rPr>
        <w:annotationRef/>
      </w:r>
      <w:r>
        <w:t>Hier würde ich mich gerne Mit Sheldon für ca. 30 min hin setzen</w:t>
      </w:r>
    </w:p>
  </w:comment>
  <w:comment w:id="253" w:author="ħʝᵰҩƾҩ ħɣῡƺҩ" w:date="2016-01-04T11:16:00Z" w:initials="ħħ">
    <w:p w14:paraId="32A22E7D" w14:textId="33E9A1BE" w:rsidR="00075DEE" w:rsidRDefault="00075DEE">
      <w:pPr>
        <w:pStyle w:val="Kommentartext"/>
      </w:pPr>
      <w:r>
        <w:rPr>
          <w:rStyle w:val="Kommentarzeichen"/>
        </w:rPr>
        <w:annotationRef/>
      </w:r>
      <w:r>
        <w:t>TEXT TODO</w:t>
      </w:r>
    </w:p>
  </w:comment>
  <w:comment w:id="364" w:author="ħʝᵰҩƾҩ ħɣῡƺҩ" w:date="2016-01-04T12:41:00Z" w:initials="ħħ">
    <w:p w14:paraId="7705E9D4" w14:textId="4500D1F5" w:rsidR="00075DEE" w:rsidRDefault="00075DEE">
      <w:pPr>
        <w:pStyle w:val="Kommentartext"/>
      </w:pPr>
      <w:r>
        <w:rPr>
          <w:rStyle w:val="Kommentarzeichen"/>
        </w:rPr>
        <w:annotationRef/>
      </w:r>
      <w:r>
        <w:t>FEHLT</w:t>
      </w:r>
    </w:p>
  </w:comment>
  <w:comment w:id="371" w:author="ħʝᵰҩƾҩ ħɣῡƺҩ" w:date="2016-01-04T12:43:00Z" w:initials="ħħ">
    <w:p w14:paraId="3EBD406D" w14:textId="0C76DFA5" w:rsidR="00075DEE" w:rsidRDefault="00075DEE">
      <w:pPr>
        <w:pStyle w:val="Kommentartext"/>
      </w:pPr>
      <w:r>
        <w:rPr>
          <w:rStyle w:val="Kommentarzeichen"/>
        </w:rPr>
        <w:annotationRef/>
      </w:r>
      <w:r>
        <w:t>Empfehlung: Bitte etwas detaillierter Beschreiben, da Fr. Wieland das ein wenig genauer haben will.</w:t>
      </w:r>
    </w:p>
    <w:p w14:paraId="41D466C1" w14:textId="77777777" w:rsidR="00075DEE" w:rsidRDefault="00075DEE">
      <w:pPr>
        <w:pStyle w:val="Kommentartext"/>
      </w:pPr>
    </w:p>
    <w:p w14:paraId="398F2A74" w14:textId="77777777" w:rsidR="00075DEE" w:rsidRDefault="00075DEE" w:rsidP="00CC22B8">
      <w:pPr>
        <w:pStyle w:val="Kommentartext"/>
      </w:pPr>
      <w:r>
        <w:t>„3 Auswertung</w:t>
      </w:r>
    </w:p>
    <w:p w14:paraId="445C6C5F" w14:textId="77777777" w:rsidR="00075DEE" w:rsidRDefault="00075DEE" w:rsidP="00CC22B8">
      <w:pPr>
        <w:pStyle w:val="Kommentartext"/>
      </w:pPr>
      <w:r>
        <w:t>1. Stellen Sie die Eigenschaften der Diagramme gegenüber! Gehen Sie dabei darauf ein, was in den Diagrammen dargestellt wird und welche Aspekte in Bezug auf die anderen Diagramme nicht ersichtlich sind! Nutzen Sie dazu eine Tabelle!</w:t>
      </w:r>
    </w:p>
    <w:p w14:paraId="28B65640" w14:textId="77777777" w:rsidR="00075DEE" w:rsidRDefault="00075DEE" w:rsidP="00CC22B8">
      <w:pPr>
        <w:pStyle w:val="Kommentartext"/>
      </w:pPr>
      <w:r>
        <w:t>2. Welches Diagramm muss innerhalb des Designprozesses der Software konkretisiert werden?</w:t>
      </w:r>
    </w:p>
    <w:p w14:paraId="476E7523" w14:textId="793E5F3B" w:rsidR="00075DEE" w:rsidRDefault="00075DEE" w:rsidP="00CC22B8">
      <w:pPr>
        <w:pStyle w:val="Kommentartext"/>
      </w:pPr>
      <w:r>
        <w:t>3. Wie unterstützt der EA bei der Erstellung der UML Diagramme? Nennen Sie mindestens drei Beispiele, die Ihnen besonders aufgefallen sind!“</w:t>
      </w:r>
    </w:p>
  </w:comment>
  <w:comment w:id="419" w:author="ħʝᵰҩƾҩ ħɣῡƺҩ" w:date="2016-01-04T11:31:00Z" w:initials="ħħ">
    <w:p w14:paraId="2ECCA0D6" w14:textId="77777777" w:rsidR="00075DEE" w:rsidRDefault="00075DEE">
      <w:pPr>
        <w:pStyle w:val="Kommentartext"/>
      </w:pPr>
      <w:r>
        <w:rPr>
          <w:rStyle w:val="Kommentarzeichen"/>
        </w:rPr>
        <w:annotationRef/>
      </w:r>
      <w:r>
        <w:t>Inhaltlich glatt ziehen</w:t>
      </w:r>
    </w:p>
    <w:p w14:paraId="7B89B3A9" w14:textId="5EC06BED" w:rsidR="00075DEE" w:rsidRDefault="00075DEE">
      <w:pPr>
        <w:pStyle w:val="Kommentartext"/>
      </w:pPr>
    </w:p>
  </w:comment>
  <w:comment w:id="468" w:author="ħʝᵰҩƾҩ ħɣῡƺҩ" w:date="2016-01-04T13:23:00Z" w:initials="ħħ">
    <w:p w14:paraId="6F6AD69B" w14:textId="5B331D71" w:rsidR="00075DEE" w:rsidRDefault="00075DEE">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475" w:author="ħʝᵰҩƾҩ ħɣῡƺҩ" w:date="2016-01-04T12:50:00Z" w:initials="ħħ">
    <w:p w14:paraId="31F8178C" w14:textId="60C6DB05" w:rsidR="00075DEE" w:rsidRDefault="00075DEE">
      <w:pPr>
        <w:pStyle w:val="Kommentartext"/>
      </w:pPr>
      <w:r>
        <w:rPr>
          <w:rStyle w:val="Kommentarzeichen"/>
        </w:rPr>
        <w:annotationRef/>
      </w:r>
      <w:r>
        <w:t>Vollständig?</w:t>
      </w:r>
    </w:p>
  </w:comment>
  <w:comment w:id="665" w:author="ħʝᵰҩƾҩ ħɣῡƺҩ" w:date="2016-01-04T12:50:00Z" w:initials="ħħ">
    <w:p w14:paraId="482493EA" w14:textId="6A95833E" w:rsidR="00075DEE" w:rsidRDefault="00075DEE">
      <w:pPr>
        <w:pStyle w:val="Kommentartext"/>
      </w:pPr>
      <w:r>
        <w:rPr>
          <w:rStyle w:val="Kommentarzeichen"/>
        </w:rPr>
        <w:annotationRef/>
      </w:r>
      <w:r>
        <w:t>Wer kümmert ich darum?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F2D64"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705E9D4" w15:done="0"/>
  <w15:commentEx w15:paraId="476E7523" w15:done="0"/>
  <w15:commentEx w15:paraId="7B89B3A9" w15:done="0"/>
  <w15:commentEx w15:paraId="6F6AD69B" w15:done="0"/>
  <w15:commentEx w15:paraId="31F8178C" w15:done="0"/>
  <w15:commentEx w15:paraId="482493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77651" w14:textId="77777777" w:rsidR="0069674E" w:rsidRDefault="0069674E" w:rsidP="007D2024">
      <w:pPr>
        <w:spacing w:after="0" w:line="240" w:lineRule="auto"/>
      </w:pPr>
      <w:r>
        <w:separator/>
      </w:r>
    </w:p>
  </w:endnote>
  <w:endnote w:type="continuationSeparator" w:id="0">
    <w:p w14:paraId="2F029160" w14:textId="77777777" w:rsidR="0069674E" w:rsidRDefault="0069674E"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075DEE" w:rsidRDefault="00075DEE">
        <w:pPr>
          <w:pStyle w:val="Fuzeile"/>
          <w:jc w:val="right"/>
        </w:pPr>
        <w:r>
          <w:fldChar w:fldCharType="begin"/>
        </w:r>
        <w:r>
          <w:instrText>PAGE   \* MERGEFORMAT</w:instrText>
        </w:r>
        <w:r>
          <w:fldChar w:fldCharType="separate"/>
        </w:r>
        <w:r w:rsidR="0071463B">
          <w:rPr>
            <w:noProof/>
          </w:rPr>
          <w:t>4</w:t>
        </w:r>
        <w:r>
          <w:fldChar w:fldCharType="end"/>
        </w:r>
      </w:p>
    </w:sdtContent>
  </w:sdt>
  <w:p w14:paraId="2D98304D" w14:textId="77777777" w:rsidR="00075DEE" w:rsidRDefault="00075DE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B4614" w14:textId="77777777" w:rsidR="0069674E" w:rsidRDefault="0069674E" w:rsidP="007D2024">
      <w:pPr>
        <w:spacing w:after="0" w:line="240" w:lineRule="auto"/>
      </w:pPr>
      <w:r>
        <w:separator/>
      </w:r>
    </w:p>
  </w:footnote>
  <w:footnote w:type="continuationSeparator" w:id="0">
    <w:p w14:paraId="455528FF" w14:textId="77777777" w:rsidR="0069674E" w:rsidRDefault="0069674E" w:rsidP="007D2024">
      <w:pPr>
        <w:spacing w:after="0" w:line="240" w:lineRule="auto"/>
      </w:pPr>
      <w:r>
        <w:continuationSeparator/>
      </w:r>
    </w:p>
  </w:footnote>
  <w:footnote w:id="1">
    <w:p w14:paraId="0FF7A6BF" w14:textId="34E1FB2B" w:rsidR="00075DEE" w:rsidRPr="00EE3B24" w:rsidRDefault="00075DEE">
      <w:pPr>
        <w:pStyle w:val="Funotentext"/>
      </w:pPr>
      <w:r>
        <w:rPr>
          <w:rStyle w:val="Funotenzeichen"/>
        </w:rPr>
        <w:footnoteRef/>
      </w:r>
      <w:r w:rsidRPr="00EE3B24">
        <w:t xml:space="preserve"> Konzept1.0 Software</w:t>
      </w:r>
      <w:ins w:id="131" w:author="ħʝᵰҩƾҩ ħɣῡƺҩ" w:date="2016-01-04T12:35:00Z">
        <w:r>
          <w:t xml:space="preserve"> </w:t>
        </w:r>
      </w:ins>
      <w:r w:rsidRPr="00EE3B24">
        <w:t>Engineering</w:t>
      </w:r>
    </w:p>
  </w:footnote>
  <w:footnote w:id="2">
    <w:p w14:paraId="3D58DC42" w14:textId="46CD1250" w:rsidR="00075DEE" w:rsidRDefault="00075DEE">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5C6D76DD" w:rsidR="00075DEE" w:rsidRDefault="00075DEE">
      <w:pPr>
        <w:pStyle w:val="Funotentext"/>
      </w:pPr>
      <w:r>
        <w:rPr>
          <w:rStyle w:val="Funotenzeichen"/>
        </w:rPr>
        <w:footnoteRef/>
      </w:r>
      <w:r>
        <w:fldChar w:fldCharType="begin"/>
      </w:r>
      <w:r>
        <w:instrText xml:space="preserve"> HYPERLINK "https://docs.google.com/spreadsheets/d/1W5Od9s6aarCx1sFPQoNwrKGn5htl_ddexCt8joMCvyU/edit?usp=sharing" </w:instrText>
      </w:r>
      <w:r>
        <w:fldChar w:fldCharType="separate"/>
      </w:r>
      <w:r w:rsidRPr="008C0AA8">
        <w:rPr>
          <w:rStyle w:val="Hyperlink"/>
        </w:rPr>
        <w:t>Aufbauorg</w:t>
      </w:r>
      <w:ins w:id="141" w:author="ħʝᵰҩƾҩ ħɣῡƺҩ" w:date="2016-01-04T12:35:00Z">
        <w:r>
          <w:rPr>
            <w:rStyle w:val="Hyperlink"/>
          </w:rPr>
          <w:t>a</w:t>
        </w:r>
      </w:ins>
      <w:r w:rsidRPr="008C0AA8">
        <w:rPr>
          <w:rStyle w:val="Hyperlink"/>
        </w:rPr>
        <w:t>nisation g+</w:t>
      </w:r>
      <w:r>
        <w:rPr>
          <w:rStyle w:val="Hyperlink"/>
        </w:rPr>
        <w:fldChar w:fldCharType="end"/>
      </w:r>
    </w:p>
  </w:footnote>
  <w:footnote w:id="4">
    <w:p w14:paraId="52574E2C" w14:textId="052ABC28" w:rsidR="00075DEE" w:rsidRDefault="00075DEE">
      <w:pPr>
        <w:pStyle w:val="Funotentext"/>
      </w:pPr>
      <w:r>
        <w:rPr>
          <w:rStyle w:val="Funotenzeichen"/>
        </w:rPr>
        <w:footnoteRef/>
      </w:r>
      <w:r>
        <w:t>RA-17</w:t>
      </w:r>
    </w:p>
  </w:footnote>
  <w:footnote w:id="5">
    <w:p w14:paraId="4C4FB7D1" w14:textId="78DAF3BB" w:rsidR="00075DEE" w:rsidRDefault="00075DEE">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075DEE" w:rsidRDefault="00075DEE">
      <w:pPr>
        <w:pStyle w:val="Funotentext"/>
      </w:pPr>
      <w:r>
        <w:rPr>
          <w:rStyle w:val="Funotenzeichen"/>
        </w:rPr>
        <w:footnoteRef/>
      </w:r>
      <w:r>
        <w:t xml:space="preserve"> </w:t>
      </w:r>
      <w:hyperlink r:id="rId1" w:history="1">
        <w:proofErr w:type="spellStart"/>
        <w:r w:rsidRPr="00877D50">
          <w:rPr>
            <w:rStyle w:val="Hyperlink"/>
          </w:rPr>
          <w:t>Scrumboard</w:t>
        </w:r>
        <w:proofErr w:type="spellEnd"/>
      </w:hyperlink>
    </w:p>
  </w:footnote>
  <w:footnote w:id="7">
    <w:p w14:paraId="3268168E" w14:textId="77777777" w:rsidR="00075DEE" w:rsidRDefault="00075DEE"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075DEE" w:rsidRDefault="00075DEE">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9C6814"/>
    <w:multiLevelType w:val="hybridMultilevel"/>
    <w:tmpl w:val="20687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5"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3"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0"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20"/>
  </w:num>
  <w:num w:numId="4">
    <w:abstractNumId w:val="6"/>
  </w:num>
  <w:num w:numId="5">
    <w:abstractNumId w:val="21"/>
  </w:num>
  <w:num w:numId="6">
    <w:abstractNumId w:val="21"/>
  </w:num>
  <w:num w:numId="7">
    <w:abstractNumId w:val="13"/>
  </w:num>
  <w:num w:numId="8">
    <w:abstractNumId w:val="22"/>
  </w:num>
  <w:num w:numId="9">
    <w:abstractNumId w:val="0"/>
  </w:num>
  <w:num w:numId="10">
    <w:abstractNumId w:val="8"/>
  </w:num>
  <w:num w:numId="11">
    <w:abstractNumId w:val="7"/>
  </w:num>
  <w:num w:numId="12">
    <w:abstractNumId w:val="16"/>
  </w:num>
  <w:num w:numId="13">
    <w:abstractNumId w:val="11"/>
  </w:num>
  <w:num w:numId="14">
    <w:abstractNumId w:val="14"/>
  </w:num>
  <w:num w:numId="15">
    <w:abstractNumId w:val="3"/>
  </w:num>
  <w:num w:numId="16">
    <w:abstractNumId w:val="5"/>
  </w:num>
  <w:num w:numId="17">
    <w:abstractNumId w:val="24"/>
  </w:num>
  <w:num w:numId="18">
    <w:abstractNumId w:val="15"/>
  </w:num>
  <w:num w:numId="19">
    <w:abstractNumId w:val="2"/>
  </w:num>
  <w:num w:numId="20">
    <w:abstractNumId w:val="4"/>
  </w:num>
  <w:num w:numId="21">
    <w:abstractNumId w:val="25"/>
  </w:num>
  <w:num w:numId="22">
    <w:abstractNumId w:val="18"/>
  </w:num>
  <w:num w:numId="23">
    <w:abstractNumId w:val="19"/>
  </w:num>
  <w:num w:numId="24">
    <w:abstractNumId w:val="23"/>
  </w:num>
  <w:num w:numId="25">
    <w:abstractNumId w:val="12"/>
  </w:num>
  <w:num w:numId="26">
    <w:abstractNumId w:val="17"/>
  </w:num>
  <w:num w:numId="27">
    <w:abstractNumId w:val="21"/>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068C2"/>
    <w:rsid w:val="00025B3D"/>
    <w:rsid w:val="000326F2"/>
    <w:rsid w:val="00044AF5"/>
    <w:rsid w:val="0005585B"/>
    <w:rsid w:val="00064015"/>
    <w:rsid w:val="00074E07"/>
    <w:rsid w:val="00075DEE"/>
    <w:rsid w:val="0008002B"/>
    <w:rsid w:val="000A3AC8"/>
    <w:rsid w:val="000A68D2"/>
    <w:rsid w:val="000D7342"/>
    <w:rsid w:val="000F0F7C"/>
    <w:rsid w:val="0010158C"/>
    <w:rsid w:val="00123D99"/>
    <w:rsid w:val="00156295"/>
    <w:rsid w:val="0016233D"/>
    <w:rsid w:val="00163B18"/>
    <w:rsid w:val="00182135"/>
    <w:rsid w:val="001A5D11"/>
    <w:rsid w:val="002055D4"/>
    <w:rsid w:val="002069BD"/>
    <w:rsid w:val="00234E36"/>
    <w:rsid w:val="00273FF2"/>
    <w:rsid w:val="00276E0A"/>
    <w:rsid w:val="00285DFC"/>
    <w:rsid w:val="00291BB5"/>
    <w:rsid w:val="002B5F0C"/>
    <w:rsid w:val="002C7DF9"/>
    <w:rsid w:val="002D0BC8"/>
    <w:rsid w:val="002F63B2"/>
    <w:rsid w:val="00302810"/>
    <w:rsid w:val="00322626"/>
    <w:rsid w:val="00333884"/>
    <w:rsid w:val="003545C0"/>
    <w:rsid w:val="00362C8A"/>
    <w:rsid w:val="003643BD"/>
    <w:rsid w:val="003A603A"/>
    <w:rsid w:val="003D050C"/>
    <w:rsid w:val="004057DA"/>
    <w:rsid w:val="00405951"/>
    <w:rsid w:val="0042048D"/>
    <w:rsid w:val="00420AFD"/>
    <w:rsid w:val="00424312"/>
    <w:rsid w:val="00454420"/>
    <w:rsid w:val="00455330"/>
    <w:rsid w:val="004560E2"/>
    <w:rsid w:val="004736A8"/>
    <w:rsid w:val="004C7744"/>
    <w:rsid w:val="004E1ECD"/>
    <w:rsid w:val="004E5C27"/>
    <w:rsid w:val="004F4ED9"/>
    <w:rsid w:val="00517312"/>
    <w:rsid w:val="0052201C"/>
    <w:rsid w:val="005277D2"/>
    <w:rsid w:val="00535940"/>
    <w:rsid w:val="00543C98"/>
    <w:rsid w:val="00557BCD"/>
    <w:rsid w:val="0058701F"/>
    <w:rsid w:val="00590C07"/>
    <w:rsid w:val="00591122"/>
    <w:rsid w:val="00597D84"/>
    <w:rsid w:val="005A3E08"/>
    <w:rsid w:val="005C5984"/>
    <w:rsid w:val="005E0428"/>
    <w:rsid w:val="005E3665"/>
    <w:rsid w:val="006037FF"/>
    <w:rsid w:val="0060533A"/>
    <w:rsid w:val="00622D2D"/>
    <w:rsid w:val="00635A4D"/>
    <w:rsid w:val="0065323A"/>
    <w:rsid w:val="00653EA8"/>
    <w:rsid w:val="00676BEA"/>
    <w:rsid w:val="0069674E"/>
    <w:rsid w:val="006A6C2C"/>
    <w:rsid w:val="006D01A7"/>
    <w:rsid w:val="006E1AB3"/>
    <w:rsid w:val="0071463B"/>
    <w:rsid w:val="00716AEF"/>
    <w:rsid w:val="007211AA"/>
    <w:rsid w:val="00735FEE"/>
    <w:rsid w:val="0075252C"/>
    <w:rsid w:val="007657B7"/>
    <w:rsid w:val="00785680"/>
    <w:rsid w:val="00786DB6"/>
    <w:rsid w:val="007D2024"/>
    <w:rsid w:val="007D3FBA"/>
    <w:rsid w:val="007D5BF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8F6DBA"/>
    <w:rsid w:val="009016DF"/>
    <w:rsid w:val="00920A95"/>
    <w:rsid w:val="0092119F"/>
    <w:rsid w:val="009217ED"/>
    <w:rsid w:val="00926362"/>
    <w:rsid w:val="009277C8"/>
    <w:rsid w:val="009477FE"/>
    <w:rsid w:val="00972D70"/>
    <w:rsid w:val="009772B5"/>
    <w:rsid w:val="009867CE"/>
    <w:rsid w:val="009D0B40"/>
    <w:rsid w:val="009E3744"/>
    <w:rsid w:val="00A018DC"/>
    <w:rsid w:val="00A057F6"/>
    <w:rsid w:val="00A21653"/>
    <w:rsid w:val="00A37F9A"/>
    <w:rsid w:val="00A63704"/>
    <w:rsid w:val="00A71A4B"/>
    <w:rsid w:val="00A73773"/>
    <w:rsid w:val="00A86E06"/>
    <w:rsid w:val="00A93F31"/>
    <w:rsid w:val="00A95B83"/>
    <w:rsid w:val="00AA702C"/>
    <w:rsid w:val="00AB3B91"/>
    <w:rsid w:val="00AC526A"/>
    <w:rsid w:val="00AE40AE"/>
    <w:rsid w:val="00B12FBF"/>
    <w:rsid w:val="00B171BB"/>
    <w:rsid w:val="00B400FC"/>
    <w:rsid w:val="00B44867"/>
    <w:rsid w:val="00B56169"/>
    <w:rsid w:val="00B6259A"/>
    <w:rsid w:val="00B71FE2"/>
    <w:rsid w:val="00B72CC8"/>
    <w:rsid w:val="00B91245"/>
    <w:rsid w:val="00BB4BB9"/>
    <w:rsid w:val="00BF020D"/>
    <w:rsid w:val="00BF4B51"/>
    <w:rsid w:val="00C029DF"/>
    <w:rsid w:val="00C12B6D"/>
    <w:rsid w:val="00C41F4D"/>
    <w:rsid w:val="00C579FA"/>
    <w:rsid w:val="00C85822"/>
    <w:rsid w:val="00C85E4B"/>
    <w:rsid w:val="00CA25BF"/>
    <w:rsid w:val="00CA3C14"/>
    <w:rsid w:val="00CC22B8"/>
    <w:rsid w:val="00CD2D96"/>
    <w:rsid w:val="00CD3A31"/>
    <w:rsid w:val="00CF1F33"/>
    <w:rsid w:val="00D35459"/>
    <w:rsid w:val="00D701D9"/>
    <w:rsid w:val="00D74DA2"/>
    <w:rsid w:val="00D8729D"/>
    <w:rsid w:val="00D94A5E"/>
    <w:rsid w:val="00DD3842"/>
    <w:rsid w:val="00DD4BAD"/>
    <w:rsid w:val="00DF517A"/>
    <w:rsid w:val="00E03FC2"/>
    <w:rsid w:val="00E1308E"/>
    <w:rsid w:val="00E256F5"/>
    <w:rsid w:val="00E34EF5"/>
    <w:rsid w:val="00E44DF5"/>
    <w:rsid w:val="00E646C9"/>
    <w:rsid w:val="00E86629"/>
    <w:rsid w:val="00EA4425"/>
    <w:rsid w:val="00EC64AE"/>
    <w:rsid w:val="00ED47C1"/>
    <w:rsid w:val="00EE06EA"/>
    <w:rsid w:val="00EE3B24"/>
    <w:rsid w:val="00EF1D19"/>
    <w:rsid w:val="00F130C1"/>
    <w:rsid w:val="00F35580"/>
    <w:rsid w:val="00F760A1"/>
    <w:rsid w:val="00F85762"/>
    <w:rsid w:val="00F90ACB"/>
    <w:rsid w:val="00FA0199"/>
    <w:rsid w:val="00FD22DE"/>
    <w:rsid w:val="00FE18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774330411">
      <w:bodyDiv w:val="1"/>
      <w:marLeft w:val="0"/>
      <w:marRight w:val="0"/>
      <w:marTop w:val="0"/>
      <w:marBottom w:val="0"/>
      <w:divBdr>
        <w:top w:val="none" w:sz="0" w:space="0" w:color="auto"/>
        <w:left w:val="none" w:sz="0" w:space="0" w:color="auto"/>
        <w:bottom w:val="none" w:sz="0" w:space="0" w:color="auto"/>
        <w:right w:val="none" w:sz="0" w:space="0" w:color="auto"/>
      </w:divBdr>
      <w:divsChild>
        <w:div w:id="1261061960">
          <w:marLeft w:val="0"/>
          <w:marRight w:val="0"/>
          <w:marTop w:val="0"/>
          <w:marBottom w:val="0"/>
          <w:divBdr>
            <w:top w:val="none" w:sz="0" w:space="0" w:color="auto"/>
            <w:left w:val="none" w:sz="0" w:space="0" w:color="auto"/>
            <w:bottom w:val="none" w:sz="0" w:space="0" w:color="auto"/>
            <w:right w:val="none" w:sz="0" w:space="0" w:color="auto"/>
          </w:divBdr>
        </w:div>
      </w:divsChild>
    </w:div>
    <w:div w:id="782919166">
      <w:bodyDiv w:val="1"/>
      <w:marLeft w:val="0"/>
      <w:marRight w:val="0"/>
      <w:marTop w:val="0"/>
      <w:marBottom w:val="0"/>
      <w:divBdr>
        <w:top w:val="none" w:sz="0" w:space="0" w:color="auto"/>
        <w:left w:val="none" w:sz="0" w:space="0" w:color="auto"/>
        <w:bottom w:val="none" w:sz="0" w:space="0" w:color="auto"/>
        <w:right w:val="none" w:sz="0" w:space="0" w:color="auto"/>
      </w:divBdr>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991445266">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218854255">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53307318">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package" Target="embeddings/Microsoft_Word_Document3.doc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PowerPoint_Presentation1.pptx"/><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2.docx"/><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5.doc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package" Target="embeddings/Microsoft_Excel_Worksheet4.xlsx"/><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6N5eu0yM38uJgUU9UVnepE90Qff0_ujf9t0Hzrlt9jo/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6B862F4C-2A54-4B97-ADAB-8DDE4FFFE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4851</Words>
  <Characters>30563</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112</cp:revision>
  <dcterms:created xsi:type="dcterms:W3CDTF">2015-11-04T11:14:00Z</dcterms:created>
  <dcterms:modified xsi:type="dcterms:W3CDTF">2016-01-04T21:34:00Z</dcterms:modified>
</cp:coreProperties>
</file>