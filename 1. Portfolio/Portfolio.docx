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36CC71" w14:textId="77777777" w:rsidR="00597D84" w:rsidRDefault="00597D84" w:rsidP="00597D84">
      <w:pPr>
        <w:rPr>
          <w:sz w:val="80"/>
          <w:szCs w:val="80"/>
        </w:rPr>
      </w:pPr>
      <w:r w:rsidRPr="00597D84">
        <w:rPr>
          <w:sz w:val="80"/>
          <w:szCs w:val="80"/>
        </w:rPr>
        <w:t>Projektmanagement</w:t>
      </w:r>
    </w:p>
    <w:p w14:paraId="214DD48F" w14:textId="77777777" w:rsidR="00597D84" w:rsidRDefault="00597D84">
      <w:pPr>
        <w:rPr>
          <w:sz w:val="80"/>
          <w:szCs w:val="80"/>
        </w:rPr>
      </w:pPr>
      <w:r>
        <w:rPr>
          <w:sz w:val="80"/>
          <w:szCs w:val="80"/>
        </w:rPr>
        <w:t>SE-Welcome App</w:t>
      </w:r>
    </w:p>
    <w:p w14:paraId="41E02CB1" w14:textId="77777777" w:rsidR="00597D84" w:rsidRDefault="00597D84">
      <w:pPr>
        <w:rPr>
          <w:sz w:val="80"/>
          <w:szCs w:val="80"/>
        </w:rPr>
      </w:pPr>
      <w:r>
        <w:rPr>
          <w:sz w:val="80"/>
          <w:szCs w:val="80"/>
        </w:rPr>
        <w:br w:type="page"/>
      </w:r>
    </w:p>
    <w:bookmarkStart w:id="0" w:name="_Toc439502482" w:displacedByCustomXml="next"/>
    <w:sdt>
      <w:sdtPr>
        <w:rPr>
          <w:rFonts w:asciiTheme="minorHAnsi" w:eastAsiaTheme="minorHAnsi" w:hAnsiTheme="minorHAnsi" w:cstheme="minorBidi"/>
          <w:color w:val="auto"/>
          <w:sz w:val="22"/>
          <w:szCs w:val="22"/>
        </w:rPr>
        <w:id w:val="805057232"/>
        <w:docPartObj>
          <w:docPartGallery w:val="Table of Contents"/>
          <w:docPartUnique/>
        </w:docPartObj>
      </w:sdtPr>
      <w:sdtEndPr>
        <w:rPr>
          <w:b/>
          <w:bCs/>
        </w:rPr>
      </w:sdtEndPr>
      <w:sdtContent>
        <w:p w14:paraId="501F6BB9" w14:textId="77777777" w:rsidR="00597D84" w:rsidRDefault="00597D84" w:rsidP="00597D84">
          <w:pPr>
            <w:pStyle w:val="berschrift1"/>
            <w:numPr>
              <w:ilvl w:val="0"/>
              <w:numId w:val="0"/>
            </w:numPr>
            <w:ind w:left="360" w:hanging="360"/>
          </w:pPr>
          <w:r>
            <w:t>Inhaltsverzeichnis</w:t>
          </w:r>
          <w:bookmarkEnd w:id="0"/>
        </w:p>
        <w:p w14:paraId="54B94C7A" w14:textId="77777777" w:rsidR="00CF1F33" w:rsidRDefault="00597D84">
          <w:pPr>
            <w:pStyle w:val="Verzeichnis1"/>
            <w:tabs>
              <w:tab w:val="right" w:leader="dot" w:pos="9062"/>
            </w:tabs>
            <w:rPr>
              <w:ins w:id="1" w:author="J.-P. K." w:date="2016-01-02T12:52:00Z"/>
              <w:rFonts w:eastAsiaTheme="minorEastAsia"/>
              <w:noProof/>
              <w:lang w:eastAsia="de-DE"/>
            </w:rPr>
          </w:pPr>
          <w:r>
            <w:fldChar w:fldCharType="begin"/>
          </w:r>
          <w:r>
            <w:instrText xml:space="preserve"> TOC \o "1-3" \h \z \u </w:instrText>
          </w:r>
          <w:r>
            <w:fldChar w:fldCharType="separate"/>
          </w:r>
          <w:ins w:id="2" w:author="J.-P. K." w:date="2016-01-02T12:52:00Z">
            <w:r w:rsidR="00CF1F33" w:rsidRPr="000C2FB4">
              <w:rPr>
                <w:rStyle w:val="Hyperlink"/>
                <w:noProof/>
              </w:rPr>
              <w:fldChar w:fldCharType="begin"/>
            </w:r>
            <w:r w:rsidR="00CF1F33" w:rsidRPr="000C2FB4">
              <w:rPr>
                <w:rStyle w:val="Hyperlink"/>
                <w:noProof/>
              </w:rPr>
              <w:instrText xml:space="preserve"> </w:instrText>
            </w:r>
            <w:r w:rsidR="00CF1F33">
              <w:rPr>
                <w:noProof/>
              </w:rPr>
              <w:instrText>HYPERLINK \l "_Toc439502482"</w:instrText>
            </w:r>
            <w:r w:rsidR="00CF1F33" w:rsidRPr="000C2FB4">
              <w:rPr>
                <w:rStyle w:val="Hyperlink"/>
                <w:noProof/>
              </w:rPr>
              <w:instrText xml:space="preserve"> </w:instrText>
            </w:r>
            <w:r w:rsidR="00CF1F33" w:rsidRPr="000C2FB4">
              <w:rPr>
                <w:rStyle w:val="Hyperlink"/>
                <w:noProof/>
              </w:rPr>
            </w:r>
            <w:r w:rsidR="00CF1F33" w:rsidRPr="000C2FB4">
              <w:rPr>
                <w:rStyle w:val="Hyperlink"/>
                <w:noProof/>
              </w:rPr>
              <w:fldChar w:fldCharType="separate"/>
            </w:r>
            <w:r w:rsidR="00CF1F33" w:rsidRPr="000C2FB4">
              <w:rPr>
                <w:rStyle w:val="Hyperlink"/>
                <w:noProof/>
              </w:rPr>
              <w:t>Inhaltsverzeichnis</w:t>
            </w:r>
            <w:r w:rsidR="00CF1F33">
              <w:rPr>
                <w:noProof/>
                <w:webHidden/>
              </w:rPr>
              <w:tab/>
            </w:r>
            <w:r w:rsidR="00CF1F33">
              <w:rPr>
                <w:noProof/>
                <w:webHidden/>
              </w:rPr>
              <w:fldChar w:fldCharType="begin"/>
            </w:r>
            <w:r w:rsidR="00CF1F33">
              <w:rPr>
                <w:noProof/>
                <w:webHidden/>
              </w:rPr>
              <w:instrText xml:space="preserve"> PAGEREF _Toc439502482 \h </w:instrText>
            </w:r>
            <w:r w:rsidR="00CF1F33">
              <w:rPr>
                <w:noProof/>
                <w:webHidden/>
              </w:rPr>
            </w:r>
          </w:ins>
          <w:r w:rsidR="00CF1F33">
            <w:rPr>
              <w:noProof/>
              <w:webHidden/>
            </w:rPr>
            <w:fldChar w:fldCharType="separate"/>
          </w:r>
          <w:ins w:id="3" w:author="J.-P. K." w:date="2016-01-02T12:52:00Z">
            <w:r w:rsidR="00CF1F33">
              <w:rPr>
                <w:noProof/>
                <w:webHidden/>
              </w:rPr>
              <w:t>2</w:t>
            </w:r>
            <w:r w:rsidR="00CF1F33">
              <w:rPr>
                <w:noProof/>
                <w:webHidden/>
              </w:rPr>
              <w:fldChar w:fldCharType="end"/>
            </w:r>
            <w:r w:rsidR="00CF1F33" w:rsidRPr="000C2FB4">
              <w:rPr>
                <w:rStyle w:val="Hyperlink"/>
                <w:noProof/>
              </w:rPr>
              <w:fldChar w:fldCharType="end"/>
            </w:r>
          </w:ins>
        </w:p>
        <w:p w14:paraId="63B7C859" w14:textId="77777777" w:rsidR="00CF1F33" w:rsidRDefault="00CF1F33">
          <w:pPr>
            <w:pStyle w:val="Verzeichnis1"/>
            <w:tabs>
              <w:tab w:val="left" w:pos="440"/>
              <w:tab w:val="right" w:leader="dot" w:pos="9062"/>
            </w:tabs>
            <w:rPr>
              <w:ins w:id="4" w:author="J.-P. K." w:date="2016-01-02T12:52:00Z"/>
              <w:rFonts w:eastAsiaTheme="minorEastAsia"/>
              <w:noProof/>
              <w:lang w:eastAsia="de-DE"/>
            </w:rPr>
          </w:pPr>
          <w:ins w:id="5"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"_Toc439502483"</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1</w:t>
            </w:r>
            <w:r>
              <w:rPr>
                <w:rFonts w:eastAsiaTheme="minorEastAsia"/>
                <w:noProof/>
                <w:lang w:eastAsia="de-DE"/>
              </w:rPr>
              <w:tab/>
            </w:r>
            <w:r w:rsidRPr="000C2FB4">
              <w:rPr>
                <w:rStyle w:val="Hyperlink"/>
                <w:noProof/>
              </w:rPr>
              <w:t>Projektbeschreibung</w:t>
            </w:r>
            <w:r>
              <w:rPr>
                <w:noProof/>
                <w:webHidden/>
              </w:rPr>
              <w:tab/>
            </w:r>
            <w:r>
              <w:rPr>
                <w:noProof/>
                <w:webHidden/>
              </w:rPr>
              <w:fldChar w:fldCharType="begin"/>
            </w:r>
            <w:r>
              <w:rPr>
                <w:noProof/>
                <w:webHidden/>
              </w:rPr>
              <w:instrText xml:space="preserve"> PAGEREF _Toc439502483 \h </w:instrText>
            </w:r>
            <w:r>
              <w:rPr>
                <w:noProof/>
                <w:webHidden/>
              </w:rPr>
            </w:r>
          </w:ins>
          <w:r>
            <w:rPr>
              <w:noProof/>
              <w:webHidden/>
            </w:rPr>
            <w:fldChar w:fldCharType="separate"/>
          </w:r>
          <w:ins w:id="6" w:author="J.-P. K." w:date="2016-01-02T12:52:00Z">
            <w:r>
              <w:rPr>
                <w:noProof/>
                <w:webHidden/>
              </w:rPr>
              <w:t>4</w:t>
            </w:r>
            <w:r>
              <w:rPr>
                <w:noProof/>
                <w:webHidden/>
              </w:rPr>
              <w:fldChar w:fldCharType="end"/>
            </w:r>
            <w:r w:rsidRPr="000C2FB4">
              <w:rPr>
                <w:rStyle w:val="Hyperlink"/>
                <w:noProof/>
              </w:rPr>
              <w:fldChar w:fldCharType="end"/>
            </w:r>
          </w:ins>
        </w:p>
        <w:p w14:paraId="1C8DEAFB" w14:textId="77777777" w:rsidR="00CF1F33" w:rsidRDefault="00CF1F33">
          <w:pPr>
            <w:pStyle w:val="Verzeichnis2"/>
            <w:tabs>
              <w:tab w:val="left" w:pos="880"/>
              <w:tab w:val="right" w:leader="dot" w:pos="9062"/>
            </w:tabs>
            <w:rPr>
              <w:ins w:id="7" w:author="J.-P. K." w:date="2016-01-02T12:52:00Z"/>
              <w:rFonts w:eastAsiaTheme="minorEastAsia"/>
              <w:noProof/>
              <w:lang w:eastAsia="de-DE"/>
            </w:rPr>
          </w:pPr>
          <w:ins w:id="8"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"_Toc439502484"</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1.1</w:t>
            </w:r>
            <w:r>
              <w:rPr>
                <w:rFonts w:eastAsiaTheme="minorEastAsia"/>
                <w:noProof/>
                <w:lang w:eastAsia="de-DE"/>
              </w:rPr>
              <w:tab/>
            </w:r>
            <w:r w:rsidRPr="000C2FB4">
              <w:rPr>
                <w:rStyle w:val="Hyperlink"/>
                <w:noProof/>
              </w:rPr>
              <w:t>Ausgangsituation</w:t>
            </w:r>
            <w:r>
              <w:rPr>
                <w:noProof/>
                <w:webHidden/>
              </w:rPr>
              <w:tab/>
            </w:r>
            <w:r>
              <w:rPr>
                <w:noProof/>
                <w:webHidden/>
              </w:rPr>
              <w:fldChar w:fldCharType="begin"/>
            </w:r>
            <w:r>
              <w:rPr>
                <w:noProof/>
                <w:webHidden/>
              </w:rPr>
              <w:instrText xml:space="preserve"> PAGEREF _Toc439502484 \h </w:instrText>
            </w:r>
            <w:r>
              <w:rPr>
                <w:noProof/>
                <w:webHidden/>
              </w:rPr>
            </w:r>
          </w:ins>
          <w:r>
            <w:rPr>
              <w:noProof/>
              <w:webHidden/>
            </w:rPr>
            <w:fldChar w:fldCharType="separate"/>
          </w:r>
          <w:ins w:id="9" w:author="J.-P. K." w:date="2016-01-02T12:52:00Z">
            <w:r>
              <w:rPr>
                <w:noProof/>
                <w:webHidden/>
              </w:rPr>
              <w:t>4</w:t>
            </w:r>
            <w:r>
              <w:rPr>
                <w:noProof/>
                <w:webHidden/>
              </w:rPr>
              <w:fldChar w:fldCharType="end"/>
            </w:r>
            <w:r w:rsidRPr="000C2FB4">
              <w:rPr>
                <w:rStyle w:val="Hyperlink"/>
                <w:noProof/>
              </w:rPr>
              <w:fldChar w:fldCharType="end"/>
            </w:r>
          </w:ins>
        </w:p>
        <w:p w14:paraId="0B7C6133" w14:textId="77777777" w:rsidR="00CF1F33" w:rsidRDefault="00CF1F33">
          <w:pPr>
            <w:pStyle w:val="Verzeichnis2"/>
            <w:tabs>
              <w:tab w:val="left" w:pos="880"/>
              <w:tab w:val="right" w:leader="dot" w:pos="9062"/>
            </w:tabs>
            <w:rPr>
              <w:ins w:id="10" w:author="J.-P. K." w:date="2016-01-02T12:52:00Z"/>
              <w:rFonts w:eastAsiaTheme="minorEastAsia"/>
              <w:noProof/>
              <w:lang w:eastAsia="de-DE"/>
            </w:rPr>
          </w:pPr>
          <w:ins w:id="11"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"_Toc439502485"</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1.2</w:t>
            </w:r>
            <w:r>
              <w:rPr>
                <w:rFonts w:eastAsiaTheme="minorEastAsia"/>
                <w:noProof/>
                <w:lang w:eastAsia="de-DE"/>
              </w:rPr>
              <w:tab/>
            </w:r>
            <w:r w:rsidRPr="000C2FB4">
              <w:rPr>
                <w:rStyle w:val="Hyperlink"/>
                <w:noProof/>
              </w:rPr>
              <w:t>Zielsetzung</w:t>
            </w:r>
            <w:r>
              <w:rPr>
                <w:noProof/>
                <w:webHidden/>
              </w:rPr>
              <w:tab/>
            </w:r>
            <w:r>
              <w:rPr>
                <w:noProof/>
                <w:webHidden/>
              </w:rPr>
              <w:fldChar w:fldCharType="begin"/>
            </w:r>
            <w:r>
              <w:rPr>
                <w:noProof/>
                <w:webHidden/>
              </w:rPr>
              <w:instrText xml:space="preserve"> PAGEREF _Toc439502485 \h </w:instrText>
            </w:r>
            <w:r>
              <w:rPr>
                <w:noProof/>
                <w:webHidden/>
              </w:rPr>
            </w:r>
          </w:ins>
          <w:r>
            <w:rPr>
              <w:noProof/>
              <w:webHidden/>
            </w:rPr>
            <w:fldChar w:fldCharType="separate"/>
          </w:r>
          <w:ins w:id="12" w:author="J.-P. K." w:date="2016-01-02T12:52:00Z">
            <w:r>
              <w:rPr>
                <w:noProof/>
                <w:webHidden/>
              </w:rPr>
              <w:t>4</w:t>
            </w:r>
            <w:r>
              <w:rPr>
                <w:noProof/>
                <w:webHidden/>
              </w:rPr>
              <w:fldChar w:fldCharType="end"/>
            </w:r>
            <w:r w:rsidRPr="000C2FB4">
              <w:rPr>
                <w:rStyle w:val="Hyperlink"/>
                <w:noProof/>
              </w:rPr>
              <w:fldChar w:fldCharType="end"/>
            </w:r>
          </w:ins>
        </w:p>
        <w:p w14:paraId="3DA995FA" w14:textId="77777777" w:rsidR="00CF1F33" w:rsidRDefault="00CF1F33">
          <w:pPr>
            <w:pStyle w:val="Verzeichnis3"/>
            <w:tabs>
              <w:tab w:val="left" w:pos="1320"/>
              <w:tab w:val="right" w:leader="dot" w:pos="9062"/>
            </w:tabs>
            <w:rPr>
              <w:ins w:id="13" w:author="J.-P. K." w:date="2016-01-02T12:52:00Z"/>
              <w:rFonts w:eastAsiaTheme="minorEastAsia"/>
              <w:noProof/>
              <w:lang w:eastAsia="de-DE"/>
            </w:rPr>
          </w:pPr>
          <w:ins w:id="14"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"_Toc439502486"</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1.2.1</w:t>
            </w:r>
            <w:r>
              <w:rPr>
                <w:rFonts w:eastAsiaTheme="minorEastAsia"/>
                <w:noProof/>
                <w:lang w:eastAsia="de-DE"/>
              </w:rPr>
              <w:tab/>
            </w:r>
            <w:r w:rsidRPr="000C2FB4">
              <w:rPr>
                <w:rStyle w:val="Hyperlink"/>
                <w:noProof/>
              </w:rPr>
              <w:t>Grobkonzept</w:t>
            </w:r>
            <w:r>
              <w:rPr>
                <w:noProof/>
                <w:webHidden/>
              </w:rPr>
              <w:tab/>
            </w:r>
            <w:r>
              <w:rPr>
                <w:noProof/>
                <w:webHidden/>
              </w:rPr>
              <w:fldChar w:fldCharType="begin"/>
            </w:r>
            <w:r>
              <w:rPr>
                <w:noProof/>
                <w:webHidden/>
              </w:rPr>
              <w:instrText xml:space="preserve"> PAGEREF _Toc439502486 \h </w:instrText>
            </w:r>
            <w:r>
              <w:rPr>
                <w:noProof/>
                <w:webHidden/>
              </w:rPr>
            </w:r>
          </w:ins>
          <w:r>
            <w:rPr>
              <w:noProof/>
              <w:webHidden/>
            </w:rPr>
            <w:fldChar w:fldCharType="separate"/>
          </w:r>
          <w:ins w:id="15" w:author="J.-P. K." w:date="2016-01-02T12:52:00Z">
            <w:r>
              <w:rPr>
                <w:noProof/>
                <w:webHidden/>
              </w:rPr>
              <w:t>4</w:t>
            </w:r>
            <w:r>
              <w:rPr>
                <w:noProof/>
                <w:webHidden/>
              </w:rPr>
              <w:fldChar w:fldCharType="end"/>
            </w:r>
            <w:r w:rsidRPr="000C2FB4">
              <w:rPr>
                <w:rStyle w:val="Hyperlink"/>
                <w:noProof/>
              </w:rPr>
              <w:fldChar w:fldCharType="end"/>
            </w:r>
          </w:ins>
        </w:p>
        <w:p w14:paraId="2DEB775B" w14:textId="77777777" w:rsidR="00CF1F33" w:rsidRDefault="00CF1F33">
          <w:pPr>
            <w:pStyle w:val="Verzeichnis3"/>
            <w:tabs>
              <w:tab w:val="left" w:pos="1320"/>
              <w:tab w:val="right" w:leader="dot" w:pos="9062"/>
            </w:tabs>
            <w:rPr>
              <w:ins w:id="16" w:author="J.-P. K." w:date="2016-01-02T12:52:00Z"/>
              <w:rFonts w:eastAsiaTheme="minorEastAsia"/>
              <w:noProof/>
              <w:lang w:eastAsia="de-DE"/>
            </w:rPr>
          </w:pPr>
          <w:ins w:id="17"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"_Toc439502487"</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1.2.2</w:t>
            </w:r>
            <w:r>
              <w:rPr>
                <w:rFonts w:eastAsiaTheme="minorEastAsia"/>
                <w:noProof/>
                <w:lang w:eastAsia="de-DE"/>
              </w:rPr>
              <w:tab/>
            </w:r>
            <w:r w:rsidRPr="000C2FB4">
              <w:rPr>
                <w:rStyle w:val="Hyperlink"/>
                <w:noProof/>
              </w:rPr>
              <w:t>Zielgruppe</w:t>
            </w:r>
            <w:r>
              <w:rPr>
                <w:noProof/>
                <w:webHidden/>
              </w:rPr>
              <w:tab/>
            </w:r>
            <w:r>
              <w:rPr>
                <w:noProof/>
                <w:webHidden/>
              </w:rPr>
              <w:fldChar w:fldCharType="begin"/>
            </w:r>
            <w:r>
              <w:rPr>
                <w:noProof/>
                <w:webHidden/>
              </w:rPr>
              <w:instrText xml:space="preserve"> PAGEREF _Toc439502487 \h </w:instrText>
            </w:r>
            <w:r>
              <w:rPr>
                <w:noProof/>
                <w:webHidden/>
              </w:rPr>
            </w:r>
          </w:ins>
          <w:r>
            <w:rPr>
              <w:noProof/>
              <w:webHidden/>
            </w:rPr>
            <w:fldChar w:fldCharType="separate"/>
          </w:r>
          <w:ins w:id="18" w:author="J.-P. K." w:date="2016-01-02T12:52:00Z">
            <w:r>
              <w:rPr>
                <w:noProof/>
                <w:webHidden/>
              </w:rPr>
              <w:t>4</w:t>
            </w:r>
            <w:r>
              <w:rPr>
                <w:noProof/>
                <w:webHidden/>
              </w:rPr>
              <w:fldChar w:fldCharType="end"/>
            </w:r>
            <w:r w:rsidRPr="000C2FB4">
              <w:rPr>
                <w:rStyle w:val="Hyperlink"/>
                <w:noProof/>
              </w:rPr>
              <w:fldChar w:fldCharType="end"/>
            </w:r>
          </w:ins>
        </w:p>
        <w:p w14:paraId="3D4EA83D" w14:textId="77777777" w:rsidR="00CF1F33" w:rsidRDefault="00CF1F33">
          <w:pPr>
            <w:pStyle w:val="Verzeichnis3"/>
            <w:tabs>
              <w:tab w:val="left" w:pos="1320"/>
              <w:tab w:val="right" w:leader="dot" w:pos="9062"/>
            </w:tabs>
            <w:rPr>
              <w:ins w:id="19" w:author="J.-P. K." w:date="2016-01-02T12:52:00Z"/>
              <w:rFonts w:eastAsiaTheme="minorEastAsia"/>
              <w:noProof/>
              <w:lang w:eastAsia="de-DE"/>
            </w:rPr>
          </w:pPr>
          <w:ins w:id="20"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"_Toc439502488"</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1.2.3</w:t>
            </w:r>
            <w:r>
              <w:rPr>
                <w:rFonts w:eastAsiaTheme="minorEastAsia"/>
                <w:noProof/>
                <w:lang w:eastAsia="de-DE"/>
              </w:rPr>
              <w:tab/>
            </w:r>
            <w:r w:rsidRPr="000C2FB4">
              <w:rPr>
                <w:rStyle w:val="Hyperlink"/>
                <w:noProof/>
              </w:rPr>
              <w:t>Funktion und benötigte Rechte der Benutzergruppen</w:t>
            </w:r>
            <w:r>
              <w:rPr>
                <w:noProof/>
                <w:webHidden/>
              </w:rPr>
              <w:tab/>
            </w:r>
            <w:r>
              <w:rPr>
                <w:noProof/>
                <w:webHidden/>
              </w:rPr>
              <w:fldChar w:fldCharType="begin"/>
            </w:r>
            <w:r>
              <w:rPr>
                <w:noProof/>
                <w:webHidden/>
              </w:rPr>
              <w:instrText xml:space="preserve"> PAGEREF _Toc439502488 \h </w:instrText>
            </w:r>
            <w:r>
              <w:rPr>
                <w:noProof/>
                <w:webHidden/>
              </w:rPr>
            </w:r>
          </w:ins>
          <w:r>
            <w:rPr>
              <w:noProof/>
              <w:webHidden/>
            </w:rPr>
            <w:fldChar w:fldCharType="separate"/>
          </w:r>
          <w:ins w:id="21" w:author="J.-P. K." w:date="2016-01-02T12:52:00Z">
            <w:r>
              <w:rPr>
                <w:noProof/>
                <w:webHidden/>
              </w:rPr>
              <w:t>4</w:t>
            </w:r>
            <w:r>
              <w:rPr>
                <w:noProof/>
                <w:webHidden/>
              </w:rPr>
              <w:fldChar w:fldCharType="end"/>
            </w:r>
            <w:r w:rsidRPr="000C2FB4">
              <w:rPr>
                <w:rStyle w:val="Hyperlink"/>
                <w:noProof/>
              </w:rPr>
              <w:fldChar w:fldCharType="end"/>
            </w:r>
          </w:ins>
        </w:p>
        <w:p w14:paraId="0D98FF42" w14:textId="77777777" w:rsidR="00CF1F33" w:rsidRDefault="00CF1F33">
          <w:pPr>
            <w:pStyle w:val="Verzeichnis3"/>
            <w:tabs>
              <w:tab w:val="left" w:pos="1320"/>
              <w:tab w:val="right" w:leader="dot" w:pos="9062"/>
            </w:tabs>
            <w:rPr>
              <w:ins w:id="22" w:author="J.-P. K." w:date="2016-01-02T12:52:00Z"/>
              <w:rFonts w:eastAsiaTheme="minorEastAsia"/>
              <w:noProof/>
              <w:lang w:eastAsia="de-DE"/>
            </w:rPr>
          </w:pPr>
          <w:ins w:id="23"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"_Toc439502489"</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1.2.4</w:t>
            </w:r>
            <w:r>
              <w:rPr>
                <w:rFonts w:eastAsiaTheme="minorEastAsia"/>
                <w:noProof/>
                <w:lang w:eastAsia="de-DE"/>
              </w:rPr>
              <w:tab/>
            </w:r>
            <w:r w:rsidRPr="000C2FB4">
              <w:rPr>
                <w:rStyle w:val="Hyperlink"/>
                <w:noProof/>
              </w:rPr>
              <w:t>Allgemeine Beschreibung der Funktionen</w:t>
            </w:r>
            <w:r>
              <w:rPr>
                <w:noProof/>
                <w:webHidden/>
              </w:rPr>
              <w:tab/>
            </w:r>
            <w:r>
              <w:rPr>
                <w:noProof/>
                <w:webHidden/>
              </w:rPr>
              <w:fldChar w:fldCharType="begin"/>
            </w:r>
            <w:r>
              <w:rPr>
                <w:noProof/>
                <w:webHidden/>
              </w:rPr>
              <w:instrText xml:space="preserve"> PAGEREF _Toc439502489 \h </w:instrText>
            </w:r>
            <w:r>
              <w:rPr>
                <w:noProof/>
                <w:webHidden/>
              </w:rPr>
            </w:r>
          </w:ins>
          <w:r>
            <w:rPr>
              <w:noProof/>
              <w:webHidden/>
            </w:rPr>
            <w:fldChar w:fldCharType="separate"/>
          </w:r>
          <w:ins w:id="24" w:author="J.-P. K." w:date="2016-01-02T12:52:00Z">
            <w:r>
              <w:rPr>
                <w:noProof/>
                <w:webHidden/>
              </w:rPr>
              <w:t>4</w:t>
            </w:r>
            <w:r>
              <w:rPr>
                <w:noProof/>
                <w:webHidden/>
              </w:rPr>
              <w:fldChar w:fldCharType="end"/>
            </w:r>
            <w:r w:rsidRPr="000C2FB4">
              <w:rPr>
                <w:rStyle w:val="Hyperlink"/>
                <w:noProof/>
              </w:rPr>
              <w:fldChar w:fldCharType="end"/>
            </w:r>
          </w:ins>
        </w:p>
        <w:p w14:paraId="41854B50" w14:textId="77777777" w:rsidR="00CF1F33" w:rsidRDefault="00CF1F33">
          <w:pPr>
            <w:pStyle w:val="Verzeichnis3"/>
            <w:tabs>
              <w:tab w:val="left" w:pos="1320"/>
              <w:tab w:val="right" w:leader="dot" w:pos="9062"/>
            </w:tabs>
            <w:rPr>
              <w:ins w:id="25" w:author="J.-P. K." w:date="2016-01-02T12:52:00Z"/>
              <w:rFonts w:eastAsiaTheme="minorEastAsia"/>
              <w:noProof/>
              <w:lang w:eastAsia="de-DE"/>
            </w:rPr>
          </w:pPr>
          <w:ins w:id="26"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"_Toc439502491"</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1.2.5</w:t>
            </w:r>
            <w:r>
              <w:rPr>
                <w:rFonts w:eastAsiaTheme="minorEastAsia"/>
                <w:noProof/>
                <w:lang w:eastAsia="de-DE"/>
              </w:rPr>
              <w:tab/>
            </w:r>
            <w:r w:rsidRPr="000C2FB4">
              <w:rPr>
                <w:rStyle w:val="Hyperlink"/>
                <w:noProof/>
              </w:rPr>
              <w:t>Genutzte Plattformen</w:t>
            </w:r>
            <w:r>
              <w:rPr>
                <w:noProof/>
                <w:webHidden/>
              </w:rPr>
              <w:tab/>
            </w:r>
            <w:r>
              <w:rPr>
                <w:noProof/>
                <w:webHidden/>
              </w:rPr>
              <w:fldChar w:fldCharType="begin"/>
            </w:r>
            <w:r>
              <w:rPr>
                <w:noProof/>
                <w:webHidden/>
              </w:rPr>
              <w:instrText xml:space="preserve"> PAGEREF _Toc439502491 \h </w:instrText>
            </w:r>
            <w:r>
              <w:rPr>
                <w:noProof/>
                <w:webHidden/>
              </w:rPr>
            </w:r>
          </w:ins>
          <w:r>
            <w:rPr>
              <w:noProof/>
              <w:webHidden/>
            </w:rPr>
            <w:fldChar w:fldCharType="separate"/>
          </w:r>
          <w:ins w:id="27" w:author="J.-P. K." w:date="2016-01-02T12:52:00Z">
            <w:r>
              <w:rPr>
                <w:noProof/>
                <w:webHidden/>
              </w:rPr>
              <w:t>5</w:t>
            </w:r>
            <w:r>
              <w:rPr>
                <w:noProof/>
                <w:webHidden/>
              </w:rPr>
              <w:fldChar w:fldCharType="end"/>
            </w:r>
            <w:r w:rsidRPr="000C2FB4">
              <w:rPr>
                <w:rStyle w:val="Hyperlink"/>
                <w:noProof/>
              </w:rPr>
              <w:fldChar w:fldCharType="end"/>
            </w:r>
          </w:ins>
        </w:p>
        <w:p w14:paraId="31A708B7" w14:textId="77777777" w:rsidR="00CF1F33" w:rsidRDefault="00CF1F33">
          <w:pPr>
            <w:pStyle w:val="Verzeichnis3"/>
            <w:tabs>
              <w:tab w:val="left" w:pos="1320"/>
              <w:tab w:val="right" w:leader="dot" w:pos="9062"/>
            </w:tabs>
            <w:rPr>
              <w:ins w:id="28" w:author="J.-P. K." w:date="2016-01-02T12:52:00Z"/>
              <w:rFonts w:eastAsiaTheme="minorEastAsia"/>
              <w:noProof/>
              <w:lang w:eastAsia="de-DE"/>
            </w:rPr>
          </w:pPr>
          <w:ins w:id="29"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"_Toc439502492"</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1.2.6</w:t>
            </w:r>
            <w:r>
              <w:rPr>
                <w:rFonts w:eastAsiaTheme="minorEastAsia"/>
                <w:noProof/>
                <w:lang w:eastAsia="de-DE"/>
              </w:rPr>
              <w:tab/>
            </w:r>
            <w:r w:rsidRPr="000C2FB4">
              <w:rPr>
                <w:rStyle w:val="Hyperlink"/>
                <w:noProof/>
              </w:rPr>
              <w:t>Rahmenbedingungen</w:t>
            </w:r>
            <w:r>
              <w:rPr>
                <w:noProof/>
                <w:webHidden/>
              </w:rPr>
              <w:tab/>
            </w:r>
            <w:r>
              <w:rPr>
                <w:noProof/>
                <w:webHidden/>
              </w:rPr>
              <w:fldChar w:fldCharType="begin"/>
            </w:r>
            <w:r>
              <w:rPr>
                <w:noProof/>
                <w:webHidden/>
              </w:rPr>
              <w:instrText xml:space="preserve"> PAGEREF _Toc439502492 \h </w:instrText>
            </w:r>
            <w:r>
              <w:rPr>
                <w:noProof/>
                <w:webHidden/>
              </w:rPr>
            </w:r>
          </w:ins>
          <w:r>
            <w:rPr>
              <w:noProof/>
              <w:webHidden/>
            </w:rPr>
            <w:fldChar w:fldCharType="separate"/>
          </w:r>
          <w:ins w:id="30" w:author="J.-P. K." w:date="2016-01-02T12:52:00Z">
            <w:r>
              <w:rPr>
                <w:noProof/>
                <w:webHidden/>
              </w:rPr>
              <w:t>5</w:t>
            </w:r>
            <w:r>
              <w:rPr>
                <w:noProof/>
                <w:webHidden/>
              </w:rPr>
              <w:fldChar w:fldCharType="end"/>
            </w:r>
            <w:r w:rsidRPr="000C2FB4">
              <w:rPr>
                <w:rStyle w:val="Hyperlink"/>
                <w:noProof/>
              </w:rPr>
              <w:fldChar w:fldCharType="end"/>
            </w:r>
          </w:ins>
        </w:p>
        <w:p w14:paraId="70062759" w14:textId="77777777" w:rsidR="00CF1F33" w:rsidRDefault="00CF1F33">
          <w:pPr>
            <w:pStyle w:val="Verzeichnis3"/>
            <w:tabs>
              <w:tab w:val="left" w:pos="1320"/>
              <w:tab w:val="right" w:leader="dot" w:pos="9062"/>
            </w:tabs>
            <w:rPr>
              <w:ins w:id="31" w:author="J.-P. K." w:date="2016-01-02T12:52:00Z"/>
              <w:rFonts w:eastAsiaTheme="minorEastAsia"/>
              <w:noProof/>
              <w:lang w:eastAsia="de-DE"/>
            </w:rPr>
          </w:pPr>
          <w:ins w:id="32"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"_Toc439502493"</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1.2.7</w:t>
            </w:r>
            <w:r>
              <w:rPr>
                <w:rFonts w:eastAsiaTheme="minorEastAsia"/>
                <w:noProof/>
                <w:lang w:eastAsia="de-DE"/>
              </w:rPr>
              <w:tab/>
            </w:r>
            <w:r w:rsidRPr="000C2FB4">
              <w:rPr>
                <w:rStyle w:val="Hyperlink"/>
                <w:noProof/>
              </w:rPr>
              <w:t>Technische Umgebung</w:t>
            </w:r>
            <w:r>
              <w:rPr>
                <w:noProof/>
                <w:webHidden/>
              </w:rPr>
              <w:tab/>
            </w:r>
            <w:r>
              <w:rPr>
                <w:noProof/>
                <w:webHidden/>
              </w:rPr>
              <w:fldChar w:fldCharType="begin"/>
            </w:r>
            <w:r>
              <w:rPr>
                <w:noProof/>
                <w:webHidden/>
              </w:rPr>
              <w:instrText xml:space="preserve"> PAGEREF _Toc439502493 \h </w:instrText>
            </w:r>
            <w:r>
              <w:rPr>
                <w:noProof/>
                <w:webHidden/>
              </w:rPr>
            </w:r>
          </w:ins>
          <w:r>
            <w:rPr>
              <w:noProof/>
              <w:webHidden/>
            </w:rPr>
            <w:fldChar w:fldCharType="separate"/>
          </w:r>
          <w:ins w:id="33" w:author="J.-P. K." w:date="2016-01-02T12:52:00Z">
            <w:r>
              <w:rPr>
                <w:noProof/>
                <w:webHidden/>
              </w:rPr>
              <w:t>5</w:t>
            </w:r>
            <w:r>
              <w:rPr>
                <w:noProof/>
                <w:webHidden/>
              </w:rPr>
              <w:fldChar w:fldCharType="end"/>
            </w:r>
            <w:r w:rsidRPr="000C2FB4">
              <w:rPr>
                <w:rStyle w:val="Hyperlink"/>
                <w:noProof/>
              </w:rPr>
              <w:fldChar w:fldCharType="end"/>
            </w:r>
          </w:ins>
        </w:p>
        <w:p w14:paraId="37207D7D" w14:textId="77777777" w:rsidR="00CF1F33" w:rsidRDefault="00CF1F33">
          <w:pPr>
            <w:pStyle w:val="Verzeichnis3"/>
            <w:tabs>
              <w:tab w:val="left" w:pos="1320"/>
              <w:tab w:val="right" w:leader="dot" w:pos="9062"/>
            </w:tabs>
            <w:rPr>
              <w:ins w:id="34" w:author="J.-P. K." w:date="2016-01-02T12:52:00Z"/>
              <w:rFonts w:eastAsiaTheme="minorEastAsia"/>
              <w:noProof/>
              <w:lang w:eastAsia="de-DE"/>
            </w:rPr>
          </w:pPr>
          <w:ins w:id="35"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"_Toc439502494"</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1.2.8</w:t>
            </w:r>
            <w:r>
              <w:rPr>
                <w:rFonts w:eastAsiaTheme="minorEastAsia"/>
                <w:noProof/>
                <w:lang w:eastAsia="de-DE"/>
              </w:rPr>
              <w:tab/>
            </w:r>
            <w:r w:rsidRPr="000C2FB4">
              <w:rPr>
                <w:rStyle w:val="Hyperlink"/>
                <w:noProof/>
              </w:rPr>
              <w:t>Einsatzbedingungen</w:t>
            </w:r>
            <w:r>
              <w:rPr>
                <w:noProof/>
                <w:webHidden/>
              </w:rPr>
              <w:tab/>
            </w:r>
            <w:r>
              <w:rPr>
                <w:noProof/>
                <w:webHidden/>
              </w:rPr>
              <w:fldChar w:fldCharType="begin"/>
            </w:r>
            <w:r>
              <w:rPr>
                <w:noProof/>
                <w:webHidden/>
              </w:rPr>
              <w:instrText xml:space="preserve"> PAGEREF _Toc439502494 \h </w:instrText>
            </w:r>
            <w:r>
              <w:rPr>
                <w:noProof/>
                <w:webHidden/>
              </w:rPr>
            </w:r>
          </w:ins>
          <w:r>
            <w:rPr>
              <w:noProof/>
              <w:webHidden/>
            </w:rPr>
            <w:fldChar w:fldCharType="separate"/>
          </w:r>
          <w:ins w:id="36" w:author="J.-P. K." w:date="2016-01-02T12:52:00Z">
            <w:r>
              <w:rPr>
                <w:noProof/>
                <w:webHidden/>
              </w:rPr>
              <w:t>5</w:t>
            </w:r>
            <w:r>
              <w:rPr>
                <w:noProof/>
                <w:webHidden/>
              </w:rPr>
              <w:fldChar w:fldCharType="end"/>
            </w:r>
            <w:r w:rsidRPr="000C2FB4">
              <w:rPr>
                <w:rStyle w:val="Hyperlink"/>
                <w:noProof/>
              </w:rPr>
              <w:fldChar w:fldCharType="end"/>
            </w:r>
          </w:ins>
        </w:p>
        <w:p w14:paraId="747AFD7F" w14:textId="77777777" w:rsidR="00CF1F33" w:rsidRDefault="00CF1F33">
          <w:pPr>
            <w:pStyle w:val="Verzeichnis3"/>
            <w:tabs>
              <w:tab w:val="left" w:pos="1320"/>
              <w:tab w:val="right" w:leader="dot" w:pos="9062"/>
            </w:tabs>
            <w:rPr>
              <w:ins w:id="37" w:author="J.-P. K." w:date="2016-01-02T12:52:00Z"/>
              <w:rFonts w:eastAsiaTheme="minorEastAsia"/>
              <w:noProof/>
              <w:lang w:eastAsia="de-DE"/>
            </w:rPr>
          </w:pPr>
          <w:ins w:id="38"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"_Toc439502495"</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1.2.9</w:t>
            </w:r>
            <w:r>
              <w:rPr>
                <w:rFonts w:eastAsiaTheme="minorEastAsia"/>
                <w:noProof/>
                <w:lang w:eastAsia="de-DE"/>
              </w:rPr>
              <w:tab/>
            </w:r>
            <w:r w:rsidRPr="000C2FB4">
              <w:rPr>
                <w:rStyle w:val="Hyperlink"/>
                <w:noProof/>
              </w:rPr>
              <w:t>Rechtliches:</w:t>
            </w:r>
            <w:r>
              <w:rPr>
                <w:noProof/>
                <w:webHidden/>
              </w:rPr>
              <w:tab/>
            </w:r>
            <w:r>
              <w:rPr>
                <w:noProof/>
                <w:webHidden/>
              </w:rPr>
              <w:fldChar w:fldCharType="begin"/>
            </w:r>
            <w:r>
              <w:rPr>
                <w:noProof/>
                <w:webHidden/>
              </w:rPr>
              <w:instrText xml:space="preserve"> PAGEREF _Toc439502495 \h </w:instrText>
            </w:r>
            <w:r>
              <w:rPr>
                <w:noProof/>
                <w:webHidden/>
              </w:rPr>
            </w:r>
          </w:ins>
          <w:r>
            <w:rPr>
              <w:noProof/>
              <w:webHidden/>
            </w:rPr>
            <w:fldChar w:fldCharType="separate"/>
          </w:r>
          <w:ins w:id="39" w:author="J.-P. K." w:date="2016-01-02T12:52:00Z">
            <w:r>
              <w:rPr>
                <w:noProof/>
                <w:webHidden/>
              </w:rPr>
              <w:t>5</w:t>
            </w:r>
            <w:r>
              <w:rPr>
                <w:noProof/>
                <w:webHidden/>
              </w:rPr>
              <w:fldChar w:fldCharType="end"/>
            </w:r>
            <w:r w:rsidRPr="000C2FB4">
              <w:rPr>
                <w:rStyle w:val="Hyperlink"/>
                <w:noProof/>
              </w:rPr>
              <w:fldChar w:fldCharType="end"/>
            </w:r>
          </w:ins>
        </w:p>
        <w:p w14:paraId="2D5BF037" w14:textId="77777777" w:rsidR="00CF1F33" w:rsidRDefault="00CF1F33">
          <w:pPr>
            <w:pStyle w:val="Verzeichnis3"/>
            <w:tabs>
              <w:tab w:val="left" w:pos="1320"/>
              <w:tab w:val="right" w:leader="dot" w:pos="9062"/>
            </w:tabs>
            <w:rPr>
              <w:ins w:id="40" w:author="J.-P. K." w:date="2016-01-02T12:52:00Z"/>
              <w:rFonts w:eastAsiaTheme="minorEastAsia"/>
              <w:noProof/>
              <w:lang w:eastAsia="de-DE"/>
            </w:rPr>
          </w:pPr>
          <w:ins w:id="41"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"_Toc439502496"</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1.2.10</w:t>
            </w:r>
            <w:r>
              <w:rPr>
                <w:rFonts w:eastAsiaTheme="minorEastAsia"/>
                <w:noProof/>
                <w:lang w:eastAsia="de-DE"/>
              </w:rPr>
              <w:tab/>
            </w:r>
            <w:r w:rsidRPr="000C2FB4">
              <w:rPr>
                <w:rStyle w:val="Hyperlink"/>
                <w:noProof/>
              </w:rPr>
              <w:t>Vorkenntnisse</w:t>
            </w:r>
            <w:r>
              <w:rPr>
                <w:noProof/>
                <w:webHidden/>
              </w:rPr>
              <w:tab/>
            </w:r>
            <w:r>
              <w:rPr>
                <w:noProof/>
                <w:webHidden/>
              </w:rPr>
              <w:fldChar w:fldCharType="begin"/>
            </w:r>
            <w:r>
              <w:rPr>
                <w:noProof/>
                <w:webHidden/>
              </w:rPr>
              <w:instrText xml:space="preserve"> PAGEREF _Toc439502496 \h </w:instrText>
            </w:r>
            <w:r>
              <w:rPr>
                <w:noProof/>
                <w:webHidden/>
              </w:rPr>
            </w:r>
          </w:ins>
          <w:r>
            <w:rPr>
              <w:noProof/>
              <w:webHidden/>
            </w:rPr>
            <w:fldChar w:fldCharType="separate"/>
          </w:r>
          <w:ins w:id="42" w:author="J.-P. K." w:date="2016-01-02T12:52:00Z">
            <w:r>
              <w:rPr>
                <w:noProof/>
                <w:webHidden/>
              </w:rPr>
              <w:t>5</w:t>
            </w:r>
            <w:r>
              <w:rPr>
                <w:noProof/>
                <w:webHidden/>
              </w:rPr>
              <w:fldChar w:fldCharType="end"/>
            </w:r>
            <w:r w:rsidRPr="000C2FB4">
              <w:rPr>
                <w:rStyle w:val="Hyperlink"/>
                <w:noProof/>
              </w:rPr>
              <w:fldChar w:fldCharType="end"/>
            </w:r>
          </w:ins>
        </w:p>
        <w:p w14:paraId="3B1B4A38" w14:textId="77777777" w:rsidR="00CF1F33" w:rsidRDefault="00CF1F33">
          <w:pPr>
            <w:pStyle w:val="Verzeichnis3"/>
            <w:tabs>
              <w:tab w:val="left" w:pos="1320"/>
              <w:tab w:val="right" w:leader="dot" w:pos="9062"/>
            </w:tabs>
            <w:rPr>
              <w:ins w:id="43" w:author="J.-P. K." w:date="2016-01-02T12:52:00Z"/>
              <w:rFonts w:eastAsiaTheme="minorEastAsia"/>
              <w:noProof/>
              <w:lang w:eastAsia="de-DE"/>
            </w:rPr>
          </w:pPr>
          <w:ins w:id="44"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"_Toc439502497"</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1.2.11</w:t>
            </w:r>
            <w:r>
              <w:rPr>
                <w:rFonts w:eastAsiaTheme="minorEastAsia"/>
                <w:noProof/>
                <w:lang w:eastAsia="de-DE"/>
              </w:rPr>
              <w:tab/>
            </w:r>
            <w:r w:rsidRPr="000C2FB4">
              <w:rPr>
                <w:rStyle w:val="Hyperlink"/>
                <w:noProof/>
              </w:rPr>
              <w:t>Einschränkungen</w:t>
            </w:r>
            <w:r>
              <w:rPr>
                <w:noProof/>
                <w:webHidden/>
              </w:rPr>
              <w:tab/>
            </w:r>
            <w:r>
              <w:rPr>
                <w:noProof/>
                <w:webHidden/>
              </w:rPr>
              <w:fldChar w:fldCharType="begin"/>
            </w:r>
            <w:r>
              <w:rPr>
                <w:noProof/>
                <w:webHidden/>
              </w:rPr>
              <w:instrText xml:space="preserve"> PAGEREF _Toc439502497 \h </w:instrText>
            </w:r>
            <w:r>
              <w:rPr>
                <w:noProof/>
                <w:webHidden/>
              </w:rPr>
            </w:r>
          </w:ins>
          <w:r>
            <w:rPr>
              <w:noProof/>
              <w:webHidden/>
            </w:rPr>
            <w:fldChar w:fldCharType="separate"/>
          </w:r>
          <w:ins w:id="45" w:author="J.-P. K." w:date="2016-01-02T12:52:00Z">
            <w:r>
              <w:rPr>
                <w:noProof/>
                <w:webHidden/>
              </w:rPr>
              <w:t>6</w:t>
            </w:r>
            <w:r>
              <w:rPr>
                <w:noProof/>
                <w:webHidden/>
              </w:rPr>
              <w:fldChar w:fldCharType="end"/>
            </w:r>
            <w:r w:rsidRPr="000C2FB4">
              <w:rPr>
                <w:rStyle w:val="Hyperlink"/>
                <w:noProof/>
              </w:rPr>
              <w:fldChar w:fldCharType="end"/>
            </w:r>
          </w:ins>
        </w:p>
        <w:p w14:paraId="20FB10D3" w14:textId="77777777" w:rsidR="00CF1F33" w:rsidRDefault="00CF1F33">
          <w:pPr>
            <w:pStyle w:val="Verzeichnis2"/>
            <w:tabs>
              <w:tab w:val="left" w:pos="880"/>
              <w:tab w:val="right" w:leader="dot" w:pos="9062"/>
            </w:tabs>
            <w:rPr>
              <w:ins w:id="46" w:author="J.-P. K." w:date="2016-01-02T12:52:00Z"/>
              <w:rFonts w:eastAsiaTheme="minorEastAsia"/>
              <w:noProof/>
              <w:lang w:eastAsia="de-DE"/>
            </w:rPr>
          </w:pPr>
          <w:ins w:id="47"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"_Toc439502498"</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1.3</w:t>
            </w:r>
            <w:r>
              <w:rPr>
                <w:rFonts w:eastAsiaTheme="minorEastAsia"/>
                <w:noProof/>
                <w:lang w:eastAsia="de-DE"/>
              </w:rPr>
              <w:tab/>
            </w:r>
            <w:r w:rsidRPr="000C2FB4">
              <w:rPr>
                <w:rStyle w:val="Hyperlink"/>
                <w:noProof/>
              </w:rPr>
              <w:t>Meilensteine</w:t>
            </w:r>
            <w:r>
              <w:rPr>
                <w:noProof/>
                <w:webHidden/>
              </w:rPr>
              <w:tab/>
            </w:r>
            <w:r>
              <w:rPr>
                <w:noProof/>
                <w:webHidden/>
              </w:rPr>
              <w:fldChar w:fldCharType="begin"/>
            </w:r>
            <w:r>
              <w:rPr>
                <w:noProof/>
                <w:webHidden/>
              </w:rPr>
              <w:instrText xml:space="preserve"> PAGEREF _Toc439502498 \h </w:instrText>
            </w:r>
            <w:r>
              <w:rPr>
                <w:noProof/>
                <w:webHidden/>
              </w:rPr>
            </w:r>
          </w:ins>
          <w:r>
            <w:rPr>
              <w:noProof/>
              <w:webHidden/>
            </w:rPr>
            <w:fldChar w:fldCharType="separate"/>
          </w:r>
          <w:ins w:id="48" w:author="J.-P. K." w:date="2016-01-02T12:52:00Z">
            <w:r>
              <w:rPr>
                <w:noProof/>
                <w:webHidden/>
              </w:rPr>
              <w:t>6</w:t>
            </w:r>
            <w:r>
              <w:rPr>
                <w:noProof/>
                <w:webHidden/>
              </w:rPr>
              <w:fldChar w:fldCharType="end"/>
            </w:r>
            <w:r w:rsidRPr="000C2FB4">
              <w:rPr>
                <w:rStyle w:val="Hyperlink"/>
                <w:noProof/>
              </w:rPr>
              <w:fldChar w:fldCharType="end"/>
            </w:r>
          </w:ins>
        </w:p>
        <w:p w14:paraId="5AC13742" w14:textId="77777777" w:rsidR="00CF1F33" w:rsidRDefault="00CF1F33">
          <w:pPr>
            <w:pStyle w:val="Verzeichnis1"/>
            <w:tabs>
              <w:tab w:val="left" w:pos="440"/>
              <w:tab w:val="right" w:leader="dot" w:pos="9062"/>
            </w:tabs>
            <w:rPr>
              <w:ins w:id="49" w:author="J.-P. K." w:date="2016-01-02T12:52:00Z"/>
              <w:rFonts w:eastAsiaTheme="minorEastAsia"/>
              <w:noProof/>
              <w:lang w:eastAsia="de-DE"/>
            </w:rPr>
          </w:pPr>
          <w:ins w:id="50"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"_Toc439502499"</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2</w:t>
            </w:r>
            <w:r>
              <w:rPr>
                <w:rFonts w:eastAsiaTheme="minorEastAsia"/>
                <w:noProof/>
                <w:lang w:eastAsia="de-DE"/>
              </w:rPr>
              <w:tab/>
            </w:r>
            <w:r w:rsidRPr="000C2FB4">
              <w:rPr>
                <w:rStyle w:val="Hyperlink"/>
                <w:noProof/>
              </w:rPr>
              <w:t>Organisation</w:t>
            </w:r>
            <w:r>
              <w:rPr>
                <w:noProof/>
                <w:webHidden/>
              </w:rPr>
              <w:tab/>
            </w:r>
            <w:r>
              <w:rPr>
                <w:noProof/>
                <w:webHidden/>
              </w:rPr>
              <w:fldChar w:fldCharType="begin"/>
            </w:r>
            <w:r>
              <w:rPr>
                <w:noProof/>
                <w:webHidden/>
              </w:rPr>
              <w:instrText xml:space="preserve"> PAGEREF _Toc439502499 \h </w:instrText>
            </w:r>
            <w:r>
              <w:rPr>
                <w:noProof/>
                <w:webHidden/>
              </w:rPr>
            </w:r>
          </w:ins>
          <w:r>
            <w:rPr>
              <w:noProof/>
              <w:webHidden/>
            </w:rPr>
            <w:fldChar w:fldCharType="separate"/>
          </w:r>
          <w:ins w:id="51" w:author="J.-P. K." w:date="2016-01-02T12:52:00Z">
            <w:r>
              <w:rPr>
                <w:noProof/>
                <w:webHidden/>
              </w:rPr>
              <w:t>6</w:t>
            </w:r>
            <w:r>
              <w:rPr>
                <w:noProof/>
                <w:webHidden/>
              </w:rPr>
              <w:fldChar w:fldCharType="end"/>
            </w:r>
            <w:r w:rsidRPr="000C2FB4">
              <w:rPr>
                <w:rStyle w:val="Hyperlink"/>
                <w:noProof/>
              </w:rPr>
              <w:fldChar w:fldCharType="end"/>
            </w:r>
          </w:ins>
        </w:p>
        <w:p w14:paraId="4171B931" w14:textId="77777777" w:rsidR="00CF1F33" w:rsidRDefault="00CF1F33">
          <w:pPr>
            <w:pStyle w:val="Verzeichnis2"/>
            <w:tabs>
              <w:tab w:val="left" w:pos="880"/>
              <w:tab w:val="right" w:leader="dot" w:pos="9062"/>
            </w:tabs>
            <w:rPr>
              <w:ins w:id="52" w:author="J.-P. K." w:date="2016-01-02T12:52:00Z"/>
              <w:rFonts w:eastAsiaTheme="minorEastAsia"/>
              <w:noProof/>
              <w:lang w:eastAsia="de-DE"/>
            </w:rPr>
          </w:pPr>
          <w:ins w:id="53"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"_Toc439502500"</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2.1</w:t>
            </w:r>
            <w:r>
              <w:rPr>
                <w:rFonts w:eastAsiaTheme="minorEastAsia"/>
                <w:noProof/>
                <w:lang w:eastAsia="de-DE"/>
              </w:rPr>
              <w:tab/>
            </w:r>
            <w:r w:rsidRPr="000C2FB4">
              <w:rPr>
                <w:rStyle w:val="Hyperlink"/>
                <w:noProof/>
              </w:rPr>
              <w:t>Aufbauorganisation</w:t>
            </w:r>
            <w:r>
              <w:rPr>
                <w:noProof/>
                <w:webHidden/>
              </w:rPr>
              <w:tab/>
            </w:r>
            <w:r>
              <w:rPr>
                <w:noProof/>
                <w:webHidden/>
              </w:rPr>
              <w:fldChar w:fldCharType="begin"/>
            </w:r>
            <w:r>
              <w:rPr>
                <w:noProof/>
                <w:webHidden/>
              </w:rPr>
              <w:instrText xml:space="preserve"> PAGEREF _Toc439502500 \h </w:instrText>
            </w:r>
            <w:r>
              <w:rPr>
                <w:noProof/>
                <w:webHidden/>
              </w:rPr>
            </w:r>
          </w:ins>
          <w:r>
            <w:rPr>
              <w:noProof/>
              <w:webHidden/>
            </w:rPr>
            <w:fldChar w:fldCharType="separate"/>
          </w:r>
          <w:ins w:id="54" w:author="J.-P. K." w:date="2016-01-02T12:52:00Z">
            <w:r>
              <w:rPr>
                <w:noProof/>
                <w:webHidden/>
              </w:rPr>
              <w:t>6</w:t>
            </w:r>
            <w:r>
              <w:rPr>
                <w:noProof/>
                <w:webHidden/>
              </w:rPr>
              <w:fldChar w:fldCharType="end"/>
            </w:r>
            <w:r w:rsidRPr="000C2FB4">
              <w:rPr>
                <w:rStyle w:val="Hyperlink"/>
                <w:noProof/>
              </w:rPr>
              <w:fldChar w:fldCharType="end"/>
            </w:r>
          </w:ins>
        </w:p>
        <w:p w14:paraId="42DA5AF3" w14:textId="77777777" w:rsidR="00CF1F33" w:rsidRDefault="00CF1F33">
          <w:pPr>
            <w:pStyle w:val="Verzeichnis3"/>
            <w:tabs>
              <w:tab w:val="left" w:pos="1320"/>
              <w:tab w:val="right" w:leader="dot" w:pos="9062"/>
            </w:tabs>
            <w:rPr>
              <w:ins w:id="55" w:author="J.-P. K." w:date="2016-01-02T12:52:00Z"/>
              <w:rFonts w:eastAsiaTheme="minorEastAsia"/>
              <w:noProof/>
              <w:lang w:eastAsia="de-DE"/>
            </w:rPr>
          </w:pPr>
          <w:ins w:id="56"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"_Toc439502501"</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2.1.1</w:t>
            </w:r>
            <w:r>
              <w:rPr>
                <w:rFonts w:eastAsiaTheme="minorEastAsia"/>
                <w:noProof/>
                <w:lang w:eastAsia="de-DE"/>
              </w:rPr>
              <w:tab/>
            </w:r>
            <w:r w:rsidRPr="000C2FB4">
              <w:rPr>
                <w:rStyle w:val="Hyperlink"/>
                <w:noProof/>
              </w:rPr>
              <w:t>Projekt Hierarchie</w:t>
            </w:r>
            <w:r>
              <w:rPr>
                <w:noProof/>
                <w:webHidden/>
              </w:rPr>
              <w:tab/>
            </w:r>
            <w:r>
              <w:rPr>
                <w:noProof/>
                <w:webHidden/>
              </w:rPr>
              <w:fldChar w:fldCharType="begin"/>
            </w:r>
            <w:r>
              <w:rPr>
                <w:noProof/>
                <w:webHidden/>
              </w:rPr>
              <w:instrText xml:space="preserve"> PAGEREF _Toc439502501 \h </w:instrText>
            </w:r>
            <w:r>
              <w:rPr>
                <w:noProof/>
                <w:webHidden/>
              </w:rPr>
            </w:r>
          </w:ins>
          <w:r>
            <w:rPr>
              <w:noProof/>
              <w:webHidden/>
            </w:rPr>
            <w:fldChar w:fldCharType="separate"/>
          </w:r>
          <w:ins w:id="57" w:author="J.-P. K." w:date="2016-01-02T12:52:00Z">
            <w:r>
              <w:rPr>
                <w:noProof/>
                <w:webHidden/>
              </w:rPr>
              <w:t>6</w:t>
            </w:r>
            <w:r>
              <w:rPr>
                <w:noProof/>
                <w:webHidden/>
              </w:rPr>
              <w:fldChar w:fldCharType="end"/>
            </w:r>
            <w:r w:rsidRPr="000C2FB4">
              <w:rPr>
                <w:rStyle w:val="Hyperlink"/>
                <w:noProof/>
              </w:rPr>
              <w:fldChar w:fldCharType="end"/>
            </w:r>
          </w:ins>
        </w:p>
        <w:p w14:paraId="4DE0076D" w14:textId="77777777" w:rsidR="00CF1F33" w:rsidRDefault="00CF1F33">
          <w:pPr>
            <w:pStyle w:val="Verzeichnis3"/>
            <w:tabs>
              <w:tab w:val="left" w:pos="1320"/>
              <w:tab w:val="right" w:leader="dot" w:pos="9062"/>
            </w:tabs>
            <w:rPr>
              <w:ins w:id="58" w:author="J.-P. K." w:date="2016-01-02T12:52:00Z"/>
              <w:rFonts w:eastAsiaTheme="minorEastAsia"/>
              <w:noProof/>
              <w:lang w:eastAsia="de-DE"/>
            </w:rPr>
          </w:pPr>
          <w:ins w:id="59"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"_Toc439502502"</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2.1.2</w:t>
            </w:r>
            <w:r>
              <w:rPr>
                <w:rFonts w:eastAsiaTheme="minorEastAsia"/>
                <w:noProof/>
                <w:lang w:eastAsia="de-DE"/>
              </w:rPr>
              <w:tab/>
            </w:r>
            <w:r w:rsidRPr="000C2FB4">
              <w:rPr>
                <w:rStyle w:val="Hyperlink"/>
                <w:noProof/>
              </w:rPr>
              <w:t>Taskforces</w:t>
            </w:r>
            <w:r>
              <w:rPr>
                <w:noProof/>
                <w:webHidden/>
              </w:rPr>
              <w:tab/>
            </w:r>
            <w:r>
              <w:rPr>
                <w:noProof/>
                <w:webHidden/>
              </w:rPr>
              <w:fldChar w:fldCharType="begin"/>
            </w:r>
            <w:r>
              <w:rPr>
                <w:noProof/>
                <w:webHidden/>
              </w:rPr>
              <w:instrText xml:space="preserve"> PAGEREF _Toc439502502 \h </w:instrText>
            </w:r>
            <w:r>
              <w:rPr>
                <w:noProof/>
                <w:webHidden/>
              </w:rPr>
            </w:r>
          </w:ins>
          <w:r>
            <w:rPr>
              <w:noProof/>
              <w:webHidden/>
            </w:rPr>
            <w:fldChar w:fldCharType="separate"/>
          </w:r>
          <w:ins w:id="60" w:author="J.-P. K." w:date="2016-01-02T12:52:00Z">
            <w:r>
              <w:rPr>
                <w:noProof/>
                <w:webHidden/>
              </w:rPr>
              <w:t>7</w:t>
            </w:r>
            <w:r>
              <w:rPr>
                <w:noProof/>
                <w:webHidden/>
              </w:rPr>
              <w:fldChar w:fldCharType="end"/>
            </w:r>
            <w:r w:rsidRPr="000C2FB4">
              <w:rPr>
                <w:rStyle w:val="Hyperlink"/>
                <w:noProof/>
              </w:rPr>
              <w:fldChar w:fldCharType="end"/>
            </w:r>
          </w:ins>
        </w:p>
        <w:p w14:paraId="2689B0B3" w14:textId="77777777" w:rsidR="00CF1F33" w:rsidRDefault="00CF1F33">
          <w:pPr>
            <w:pStyle w:val="Verzeichnis2"/>
            <w:tabs>
              <w:tab w:val="left" w:pos="880"/>
              <w:tab w:val="right" w:leader="dot" w:pos="9062"/>
            </w:tabs>
            <w:rPr>
              <w:ins w:id="61" w:author="J.-P. K." w:date="2016-01-02T12:52:00Z"/>
              <w:rFonts w:eastAsiaTheme="minorEastAsia"/>
              <w:noProof/>
              <w:lang w:eastAsia="de-DE"/>
            </w:rPr>
          </w:pPr>
          <w:ins w:id="62"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"_Toc439502503"</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2.2</w:t>
            </w:r>
            <w:r>
              <w:rPr>
                <w:rFonts w:eastAsiaTheme="minorEastAsia"/>
                <w:noProof/>
                <w:lang w:eastAsia="de-DE"/>
              </w:rPr>
              <w:tab/>
            </w:r>
            <w:r w:rsidRPr="000C2FB4">
              <w:rPr>
                <w:rStyle w:val="Hyperlink"/>
                <w:noProof/>
              </w:rPr>
              <w:t>Skillsheet</w:t>
            </w:r>
            <w:r>
              <w:rPr>
                <w:noProof/>
                <w:webHidden/>
              </w:rPr>
              <w:tab/>
            </w:r>
            <w:r>
              <w:rPr>
                <w:noProof/>
                <w:webHidden/>
              </w:rPr>
              <w:fldChar w:fldCharType="begin"/>
            </w:r>
            <w:r>
              <w:rPr>
                <w:noProof/>
                <w:webHidden/>
              </w:rPr>
              <w:instrText xml:space="preserve"> PAGEREF _Toc439502503 \h </w:instrText>
            </w:r>
            <w:r>
              <w:rPr>
                <w:noProof/>
                <w:webHidden/>
              </w:rPr>
            </w:r>
          </w:ins>
          <w:r>
            <w:rPr>
              <w:noProof/>
              <w:webHidden/>
            </w:rPr>
            <w:fldChar w:fldCharType="separate"/>
          </w:r>
          <w:ins w:id="63" w:author="J.-P. K." w:date="2016-01-02T12:52:00Z">
            <w:r>
              <w:rPr>
                <w:noProof/>
                <w:webHidden/>
              </w:rPr>
              <w:t>7</w:t>
            </w:r>
            <w:r>
              <w:rPr>
                <w:noProof/>
                <w:webHidden/>
              </w:rPr>
              <w:fldChar w:fldCharType="end"/>
            </w:r>
            <w:r w:rsidRPr="000C2FB4">
              <w:rPr>
                <w:rStyle w:val="Hyperlink"/>
                <w:noProof/>
              </w:rPr>
              <w:fldChar w:fldCharType="end"/>
            </w:r>
          </w:ins>
        </w:p>
        <w:p w14:paraId="0B4C7D2D" w14:textId="77777777" w:rsidR="00CF1F33" w:rsidRDefault="00CF1F33">
          <w:pPr>
            <w:pStyle w:val="Verzeichnis1"/>
            <w:tabs>
              <w:tab w:val="left" w:pos="440"/>
              <w:tab w:val="right" w:leader="dot" w:pos="9062"/>
            </w:tabs>
            <w:rPr>
              <w:ins w:id="64" w:author="J.-P. K." w:date="2016-01-02T12:52:00Z"/>
              <w:rFonts w:eastAsiaTheme="minorEastAsia"/>
              <w:noProof/>
              <w:lang w:eastAsia="de-DE"/>
            </w:rPr>
          </w:pPr>
          <w:ins w:id="65"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"_Toc439502504"</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3</w:t>
            </w:r>
            <w:r>
              <w:rPr>
                <w:rFonts w:eastAsiaTheme="minorEastAsia"/>
                <w:noProof/>
                <w:lang w:eastAsia="de-DE"/>
              </w:rPr>
              <w:tab/>
            </w:r>
            <w:r w:rsidRPr="000C2FB4">
              <w:rPr>
                <w:rStyle w:val="Hyperlink"/>
                <w:noProof/>
              </w:rPr>
              <w:t>Ablaufsteuerung</w:t>
            </w:r>
            <w:r>
              <w:rPr>
                <w:noProof/>
                <w:webHidden/>
              </w:rPr>
              <w:tab/>
            </w:r>
            <w:r>
              <w:rPr>
                <w:noProof/>
                <w:webHidden/>
              </w:rPr>
              <w:fldChar w:fldCharType="begin"/>
            </w:r>
            <w:r>
              <w:rPr>
                <w:noProof/>
                <w:webHidden/>
              </w:rPr>
              <w:instrText xml:space="preserve"> PAGEREF _Toc439502504 \h </w:instrText>
            </w:r>
            <w:r>
              <w:rPr>
                <w:noProof/>
                <w:webHidden/>
              </w:rPr>
            </w:r>
          </w:ins>
          <w:r>
            <w:rPr>
              <w:noProof/>
              <w:webHidden/>
            </w:rPr>
            <w:fldChar w:fldCharType="separate"/>
          </w:r>
          <w:ins w:id="66" w:author="J.-P. K." w:date="2016-01-02T12:52:00Z">
            <w:r>
              <w:rPr>
                <w:noProof/>
                <w:webHidden/>
              </w:rPr>
              <w:t>9</w:t>
            </w:r>
            <w:r>
              <w:rPr>
                <w:noProof/>
                <w:webHidden/>
              </w:rPr>
              <w:fldChar w:fldCharType="end"/>
            </w:r>
            <w:r w:rsidRPr="000C2FB4">
              <w:rPr>
                <w:rStyle w:val="Hyperlink"/>
                <w:noProof/>
              </w:rPr>
              <w:fldChar w:fldCharType="end"/>
            </w:r>
          </w:ins>
        </w:p>
        <w:p w14:paraId="106AD907" w14:textId="77777777" w:rsidR="00CF1F33" w:rsidRDefault="00CF1F33">
          <w:pPr>
            <w:pStyle w:val="Verzeichnis2"/>
            <w:tabs>
              <w:tab w:val="left" w:pos="880"/>
              <w:tab w:val="right" w:leader="dot" w:pos="9062"/>
            </w:tabs>
            <w:rPr>
              <w:ins w:id="67" w:author="J.-P. K." w:date="2016-01-02T12:52:00Z"/>
              <w:rFonts w:eastAsiaTheme="minorEastAsia"/>
              <w:noProof/>
              <w:lang w:eastAsia="de-DE"/>
            </w:rPr>
          </w:pPr>
          <w:ins w:id="68"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"_Toc439502505"</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3.1</w:t>
            </w:r>
            <w:r>
              <w:rPr>
                <w:rFonts w:eastAsiaTheme="minorEastAsia"/>
                <w:noProof/>
                <w:lang w:eastAsia="de-DE"/>
              </w:rPr>
              <w:tab/>
            </w:r>
            <w:r w:rsidRPr="000C2FB4">
              <w:rPr>
                <w:rStyle w:val="Hyperlink"/>
                <w:noProof/>
              </w:rPr>
              <w:t>Phasenmodell</w:t>
            </w:r>
            <w:r>
              <w:rPr>
                <w:noProof/>
                <w:webHidden/>
              </w:rPr>
              <w:tab/>
            </w:r>
            <w:r>
              <w:rPr>
                <w:noProof/>
                <w:webHidden/>
              </w:rPr>
              <w:fldChar w:fldCharType="begin"/>
            </w:r>
            <w:r>
              <w:rPr>
                <w:noProof/>
                <w:webHidden/>
              </w:rPr>
              <w:instrText xml:space="preserve"> PAGEREF _Toc439502505 \h </w:instrText>
            </w:r>
            <w:r>
              <w:rPr>
                <w:noProof/>
                <w:webHidden/>
              </w:rPr>
            </w:r>
          </w:ins>
          <w:r>
            <w:rPr>
              <w:noProof/>
              <w:webHidden/>
            </w:rPr>
            <w:fldChar w:fldCharType="separate"/>
          </w:r>
          <w:ins w:id="69" w:author="J.-P. K." w:date="2016-01-02T12:52:00Z">
            <w:r>
              <w:rPr>
                <w:noProof/>
                <w:webHidden/>
              </w:rPr>
              <w:t>9</w:t>
            </w:r>
            <w:r>
              <w:rPr>
                <w:noProof/>
                <w:webHidden/>
              </w:rPr>
              <w:fldChar w:fldCharType="end"/>
            </w:r>
            <w:r w:rsidRPr="000C2FB4">
              <w:rPr>
                <w:rStyle w:val="Hyperlink"/>
                <w:noProof/>
              </w:rPr>
              <w:fldChar w:fldCharType="end"/>
            </w:r>
          </w:ins>
        </w:p>
        <w:p w14:paraId="6E14A56D" w14:textId="77777777" w:rsidR="00CF1F33" w:rsidRDefault="00CF1F33">
          <w:pPr>
            <w:pStyle w:val="Verzeichnis3"/>
            <w:tabs>
              <w:tab w:val="left" w:pos="1320"/>
              <w:tab w:val="right" w:leader="dot" w:pos="9062"/>
            </w:tabs>
            <w:rPr>
              <w:ins w:id="70" w:author="J.-P. K." w:date="2016-01-02T12:52:00Z"/>
              <w:rFonts w:eastAsiaTheme="minorEastAsia"/>
              <w:noProof/>
              <w:lang w:eastAsia="de-DE"/>
            </w:rPr>
          </w:pPr>
          <w:ins w:id="71"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"_Toc439502506"</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3.1.1</w:t>
            </w:r>
            <w:r>
              <w:rPr>
                <w:rFonts w:eastAsiaTheme="minorEastAsia"/>
                <w:noProof/>
                <w:lang w:eastAsia="de-DE"/>
              </w:rPr>
              <w:tab/>
            </w:r>
            <w:r w:rsidRPr="000C2FB4">
              <w:rPr>
                <w:rStyle w:val="Hyperlink"/>
                <w:noProof/>
              </w:rPr>
              <w:t>Erste Planung</w:t>
            </w:r>
            <w:r>
              <w:rPr>
                <w:noProof/>
                <w:webHidden/>
              </w:rPr>
              <w:tab/>
            </w:r>
            <w:r>
              <w:rPr>
                <w:noProof/>
                <w:webHidden/>
              </w:rPr>
              <w:fldChar w:fldCharType="begin"/>
            </w:r>
            <w:r>
              <w:rPr>
                <w:noProof/>
                <w:webHidden/>
              </w:rPr>
              <w:instrText xml:space="preserve"> PAGEREF _Toc439502506 \h </w:instrText>
            </w:r>
            <w:r>
              <w:rPr>
                <w:noProof/>
                <w:webHidden/>
              </w:rPr>
            </w:r>
          </w:ins>
          <w:r>
            <w:rPr>
              <w:noProof/>
              <w:webHidden/>
            </w:rPr>
            <w:fldChar w:fldCharType="separate"/>
          </w:r>
          <w:ins w:id="72" w:author="J.-P. K." w:date="2016-01-02T12:52:00Z">
            <w:r>
              <w:rPr>
                <w:noProof/>
                <w:webHidden/>
              </w:rPr>
              <w:t>9</w:t>
            </w:r>
            <w:r>
              <w:rPr>
                <w:noProof/>
                <w:webHidden/>
              </w:rPr>
              <w:fldChar w:fldCharType="end"/>
            </w:r>
            <w:r w:rsidRPr="000C2FB4">
              <w:rPr>
                <w:rStyle w:val="Hyperlink"/>
                <w:noProof/>
              </w:rPr>
              <w:fldChar w:fldCharType="end"/>
            </w:r>
          </w:ins>
        </w:p>
        <w:p w14:paraId="291B362B" w14:textId="77777777" w:rsidR="00CF1F33" w:rsidRDefault="00CF1F33">
          <w:pPr>
            <w:pStyle w:val="Verzeichnis3"/>
            <w:tabs>
              <w:tab w:val="left" w:pos="1320"/>
              <w:tab w:val="right" w:leader="dot" w:pos="9062"/>
            </w:tabs>
            <w:rPr>
              <w:ins w:id="73" w:author="J.-P. K." w:date="2016-01-02T12:52:00Z"/>
              <w:rFonts w:eastAsiaTheme="minorEastAsia"/>
              <w:noProof/>
              <w:lang w:eastAsia="de-DE"/>
            </w:rPr>
          </w:pPr>
          <w:ins w:id="74"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"_Toc439502507"</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3.1.2</w:t>
            </w:r>
            <w:r>
              <w:rPr>
                <w:rFonts w:eastAsiaTheme="minorEastAsia"/>
                <w:noProof/>
                <w:lang w:eastAsia="de-DE"/>
              </w:rPr>
              <w:tab/>
            </w:r>
            <w:r w:rsidRPr="000C2FB4">
              <w:rPr>
                <w:rStyle w:val="Hyperlink"/>
                <w:noProof/>
              </w:rPr>
              <w:t>Zweite Planung</w:t>
            </w:r>
            <w:r>
              <w:rPr>
                <w:noProof/>
                <w:webHidden/>
              </w:rPr>
              <w:tab/>
            </w:r>
            <w:r>
              <w:rPr>
                <w:noProof/>
                <w:webHidden/>
              </w:rPr>
              <w:fldChar w:fldCharType="begin"/>
            </w:r>
            <w:r>
              <w:rPr>
                <w:noProof/>
                <w:webHidden/>
              </w:rPr>
              <w:instrText xml:space="preserve"> PAGEREF _Toc439502507 \h </w:instrText>
            </w:r>
            <w:r>
              <w:rPr>
                <w:noProof/>
                <w:webHidden/>
              </w:rPr>
            </w:r>
          </w:ins>
          <w:r>
            <w:rPr>
              <w:noProof/>
              <w:webHidden/>
            </w:rPr>
            <w:fldChar w:fldCharType="separate"/>
          </w:r>
          <w:ins w:id="75" w:author="J.-P. K." w:date="2016-01-02T12:52:00Z">
            <w:r>
              <w:rPr>
                <w:noProof/>
                <w:webHidden/>
              </w:rPr>
              <w:t>9</w:t>
            </w:r>
            <w:r>
              <w:rPr>
                <w:noProof/>
                <w:webHidden/>
              </w:rPr>
              <w:fldChar w:fldCharType="end"/>
            </w:r>
            <w:r w:rsidRPr="000C2FB4">
              <w:rPr>
                <w:rStyle w:val="Hyperlink"/>
                <w:noProof/>
              </w:rPr>
              <w:fldChar w:fldCharType="end"/>
            </w:r>
          </w:ins>
        </w:p>
        <w:p w14:paraId="13F9D4EF" w14:textId="77777777" w:rsidR="00CF1F33" w:rsidRDefault="00CF1F33">
          <w:pPr>
            <w:pStyle w:val="Verzeichnis2"/>
            <w:tabs>
              <w:tab w:val="left" w:pos="880"/>
              <w:tab w:val="right" w:leader="dot" w:pos="9062"/>
            </w:tabs>
            <w:rPr>
              <w:ins w:id="76" w:author="J.-P. K." w:date="2016-01-02T12:52:00Z"/>
              <w:rFonts w:eastAsiaTheme="minorEastAsia"/>
              <w:noProof/>
              <w:lang w:eastAsia="de-DE"/>
            </w:rPr>
          </w:pPr>
          <w:ins w:id="77"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"_Toc439502508"</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3.2</w:t>
            </w:r>
            <w:r>
              <w:rPr>
                <w:rFonts w:eastAsiaTheme="minorEastAsia"/>
                <w:noProof/>
                <w:lang w:eastAsia="de-DE"/>
              </w:rPr>
              <w:tab/>
            </w:r>
            <w:r w:rsidRPr="000C2FB4">
              <w:rPr>
                <w:rStyle w:val="Hyperlink"/>
                <w:noProof/>
              </w:rPr>
              <w:t>Scrum</w:t>
            </w:r>
            <w:r>
              <w:rPr>
                <w:noProof/>
                <w:webHidden/>
              </w:rPr>
              <w:tab/>
            </w:r>
            <w:r>
              <w:rPr>
                <w:noProof/>
                <w:webHidden/>
              </w:rPr>
              <w:fldChar w:fldCharType="begin"/>
            </w:r>
            <w:r>
              <w:rPr>
                <w:noProof/>
                <w:webHidden/>
              </w:rPr>
              <w:instrText xml:space="preserve"> PAGEREF _Toc439502508 \h </w:instrText>
            </w:r>
            <w:r>
              <w:rPr>
                <w:noProof/>
                <w:webHidden/>
              </w:rPr>
            </w:r>
          </w:ins>
          <w:r>
            <w:rPr>
              <w:noProof/>
              <w:webHidden/>
            </w:rPr>
            <w:fldChar w:fldCharType="separate"/>
          </w:r>
          <w:ins w:id="78" w:author="J.-P. K." w:date="2016-01-02T12:52:00Z">
            <w:r>
              <w:rPr>
                <w:noProof/>
                <w:webHidden/>
              </w:rPr>
              <w:t>10</w:t>
            </w:r>
            <w:r>
              <w:rPr>
                <w:noProof/>
                <w:webHidden/>
              </w:rPr>
              <w:fldChar w:fldCharType="end"/>
            </w:r>
            <w:r w:rsidRPr="000C2FB4">
              <w:rPr>
                <w:rStyle w:val="Hyperlink"/>
                <w:noProof/>
              </w:rPr>
              <w:fldChar w:fldCharType="end"/>
            </w:r>
          </w:ins>
        </w:p>
        <w:p w14:paraId="726A88F9" w14:textId="77777777" w:rsidR="00CF1F33" w:rsidRDefault="00CF1F33">
          <w:pPr>
            <w:pStyle w:val="Verzeichnis3"/>
            <w:tabs>
              <w:tab w:val="left" w:pos="1320"/>
              <w:tab w:val="right" w:leader="dot" w:pos="9062"/>
            </w:tabs>
            <w:rPr>
              <w:ins w:id="79" w:author="J.-P. K." w:date="2016-01-02T12:52:00Z"/>
              <w:rFonts w:eastAsiaTheme="minorEastAsia"/>
              <w:noProof/>
              <w:lang w:eastAsia="de-DE"/>
            </w:rPr>
          </w:pPr>
          <w:ins w:id="80"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"_Toc439502509"</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3.2.1</w:t>
            </w:r>
            <w:r>
              <w:rPr>
                <w:rFonts w:eastAsiaTheme="minorEastAsia"/>
                <w:noProof/>
                <w:lang w:eastAsia="de-DE"/>
              </w:rPr>
              <w:tab/>
            </w:r>
            <w:r w:rsidRPr="000C2FB4">
              <w:rPr>
                <w:rStyle w:val="Hyperlink"/>
                <w:noProof/>
              </w:rPr>
              <w:t>Scrum im Projekt</w:t>
            </w:r>
            <w:r>
              <w:rPr>
                <w:noProof/>
                <w:webHidden/>
              </w:rPr>
              <w:tab/>
            </w:r>
            <w:r>
              <w:rPr>
                <w:noProof/>
                <w:webHidden/>
              </w:rPr>
              <w:fldChar w:fldCharType="begin"/>
            </w:r>
            <w:r>
              <w:rPr>
                <w:noProof/>
                <w:webHidden/>
              </w:rPr>
              <w:instrText xml:space="preserve"> PAGEREF _Toc439502509 \h </w:instrText>
            </w:r>
            <w:r>
              <w:rPr>
                <w:noProof/>
                <w:webHidden/>
              </w:rPr>
            </w:r>
          </w:ins>
          <w:r>
            <w:rPr>
              <w:noProof/>
              <w:webHidden/>
            </w:rPr>
            <w:fldChar w:fldCharType="separate"/>
          </w:r>
          <w:ins w:id="81" w:author="J.-P. K." w:date="2016-01-02T12:52:00Z">
            <w:r>
              <w:rPr>
                <w:noProof/>
                <w:webHidden/>
              </w:rPr>
              <w:t>10</w:t>
            </w:r>
            <w:r>
              <w:rPr>
                <w:noProof/>
                <w:webHidden/>
              </w:rPr>
              <w:fldChar w:fldCharType="end"/>
            </w:r>
            <w:r w:rsidRPr="000C2FB4">
              <w:rPr>
                <w:rStyle w:val="Hyperlink"/>
                <w:noProof/>
              </w:rPr>
              <w:fldChar w:fldCharType="end"/>
            </w:r>
          </w:ins>
        </w:p>
        <w:p w14:paraId="7C15A27A" w14:textId="77777777" w:rsidR="00CF1F33" w:rsidRDefault="00CF1F33">
          <w:pPr>
            <w:pStyle w:val="Verzeichnis2"/>
            <w:tabs>
              <w:tab w:val="left" w:pos="880"/>
              <w:tab w:val="right" w:leader="dot" w:pos="9062"/>
            </w:tabs>
            <w:rPr>
              <w:ins w:id="82" w:author="J.-P. K." w:date="2016-01-02T12:52:00Z"/>
              <w:rFonts w:eastAsiaTheme="minorEastAsia"/>
              <w:noProof/>
              <w:lang w:eastAsia="de-DE"/>
            </w:rPr>
          </w:pPr>
          <w:ins w:id="83"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"_Toc439502510"</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3.3</w:t>
            </w:r>
            <w:r>
              <w:rPr>
                <w:rFonts w:eastAsiaTheme="minorEastAsia"/>
                <w:noProof/>
                <w:lang w:eastAsia="de-DE"/>
              </w:rPr>
              <w:tab/>
            </w:r>
            <w:r w:rsidRPr="000C2FB4">
              <w:rPr>
                <w:rStyle w:val="Hyperlink"/>
                <w:noProof/>
              </w:rPr>
              <w:t>Extreme Programming</w:t>
            </w:r>
            <w:r>
              <w:rPr>
                <w:noProof/>
                <w:webHidden/>
              </w:rPr>
              <w:tab/>
            </w:r>
            <w:r>
              <w:rPr>
                <w:noProof/>
                <w:webHidden/>
              </w:rPr>
              <w:fldChar w:fldCharType="begin"/>
            </w:r>
            <w:r>
              <w:rPr>
                <w:noProof/>
                <w:webHidden/>
              </w:rPr>
              <w:instrText xml:space="preserve"> PAGEREF _Toc439502510 \h </w:instrText>
            </w:r>
            <w:r>
              <w:rPr>
                <w:noProof/>
                <w:webHidden/>
              </w:rPr>
            </w:r>
          </w:ins>
          <w:r>
            <w:rPr>
              <w:noProof/>
              <w:webHidden/>
            </w:rPr>
            <w:fldChar w:fldCharType="separate"/>
          </w:r>
          <w:ins w:id="84" w:author="J.-P. K." w:date="2016-01-02T12:52:00Z">
            <w:r>
              <w:rPr>
                <w:noProof/>
                <w:webHidden/>
              </w:rPr>
              <w:t>10</w:t>
            </w:r>
            <w:r>
              <w:rPr>
                <w:noProof/>
                <w:webHidden/>
              </w:rPr>
              <w:fldChar w:fldCharType="end"/>
            </w:r>
            <w:r w:rsidRPr="000C2FB4">
              <w:rPr>
                <w:rStyle w:val="Hyperlink"/>
                <w:noProof/>
              </w:rPr>
              <w:fldChar w:fldCharType="end"/>
            </w:r>
          </w:ins>
        </w:p>
        <w:p w14:paraId="6507236B" w14:textId="77777777" w:rsidR="00CF1F33" w:rsidRDefault="00CF1F33">
          <w:pPr>
            <w:pStyle w:val="Verzeichnis1"/>
            <w:tabs>
              <w:tab w:val="left" w:pos="440"/>
              <w:tab w:val="right" w:leader="dot" w:pos="9062"/>
            </w:tabs>
            <w:rPr>
              <w:ins w:id="85" w:author="J.-P. K." w:date="2016-01-02T12:52:00Z"/>
              <w:rFonts w:eastAsiaTheme="minorEastAsia"/>
              <w:noProof/>
              <w:lang w:eastAsia="de-DE"/>
            </w:rPr>
          </w:pPr>
          <w:ins w:id="86"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"_Toc439502511"</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4</w:t>
            </w:r>
            <w:r>
              <w:rPr>
                <w:rFonts w:eastAsiaTheme="minorEastAsia"/>
                <w:noProof/>
                <w:lang w:eastAsia="de-DE"/>
              </w:rPr>
              <w:tab/>
            </w:r>
            <w:r w:rsidRPr="000C2FB4">
              <w:rPr>
                <w:rStyle w:val="Hyperlink"/>
                <w:noProof/>
              </w:rPr>
              <w:t>Risikomanagement</w:t>
            </w:r>
            <w:r>
              <w:rPr>
                <w:noProof/>
                <w:webHidden/>
              </w:rPr>
              <w:tab/>
            </w:r>
            <w:r>
              <w:rPr>
                <w:noProof/>
                <w:webHidden/>
              </w:rPr>
              <w:fldChar w:fldCharType="begin"/>
            </w:r>
            <w:r>
              <w:rPr>
                <w:noProof/>
                <w:webHidden/>
              </w:rPr>
              <w:instrText xml:space="preserve"> PAGEREF _Toc439502511 \h </w:instrText>
            </w:r>
            <w:r>
              <w:rPr>
                <w:noProof/>
                <w:webHidden/>
              </w:rPr>
            </w:r>
          </w:ins>
          <w:r>
            <w:rPr>
              <w:noProof/>
              <w:webHidden/>
            </w:rPr>
            <w:fldChar w:fldCharType="separate"/>
          </w:r>
          <w:ins w:id="87" w:author="J.-P. K." w:date="2016-01-02T12:52:00Z">
            <w:r>
              <w:rPr>
                <w:noProof/>
                <w:webHidden/>
              </w:rPr>
              <w:t>11</w:t>
            </w:r>
            <w:r>
              <w:rPr>
                <w:noProof/>
                <w:webHidden/>
              </w:rPr>
              <w:fldChar w:fldCharType="end"/>
            </w:r>
            <w:r w:rsidRPr="000C2FB4">
              <w:rPr>
                <w:rStyle w:val="Hyperlink"/>
                <w:noProof/>
              </w:rPr>
              <w:fldChar w:fldCharType="end"/>
            </w:r>
          </w:ins>
        </w:p>
        <w:p w14:paraId="5DE6BEDF" w14:textId="77777777" w:rsidR="00CF1F33" w:rsidRDefault="00CF1F33">
          <w:pPr>
            <w:pStyle w:val="Verzeichnis2"/>
            <w:tabs>
              <w:tab w:val="left" w:pos="880"/>
              <w:tab w:val="right" w:leader="dot" w:pos="9062"/>
            </w:tabs>
            <w:rPr>
              <w:ins w:id="88" w:author="J.-P. K." w:date="2016-01-02T12:52:00Z"/>
              <w:rFonts w:eastAsiaTheme="minorEastAsia"/>
              <w:noProof/>
              <w:lang w:eastAsia="de-DE"/>
            </w:rPr>
          </w:pPr>
          <w:ins w:id="89"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"_Toc439502513"</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4.1</w:t>
            </w:r>
            <w:r>
              <w:rPr>
                <w:rFonts w:eastAsiaTheme="minorEastAsia"/>
                <w:noProof/>
                <w:lang w:eastAsia="de-DE"/>
              </w:rPr>
              <w:tab/>
            </w:r>
            <w:r w:rsidRPr="000C2FB4">
              <w:rPr>
                <w:rStyle w:val="Hyperlink"/>
                <w:noProof/>
              </w:rPr>
              <w:t>Stakeholderanalyse</w:t>
            </w:r>
            <w:r>
              <w:rPr>
                <w:noProof/>
                <w:webHidden/>
              </w:rPr>
              <w:tab/>
            </w:r>
            <w:r>
              <w:rPr>
                <w:noProof/>
                <w:webHidden/>
              </w:rPr>
              <w:fldChar w:fldCharType="begin"/>
            </w:r>
            <w:r>
              <w:rPr>
                <w:noProof/>
                <w:webHidden/>
              </w:rPr>
              <w:instrText xml:space="preserve"> PAGEREF _Toc439502513 \h </w:instrText>
            </w:r>
            <w:r>
              <w:rPr>
                <w:noProof/>
                <w:webHidden/>
              </w:rPr>
            </w:r>
          </w:ins>
          <w:r>
            <w:rPr>
              <w:noProof/>
              <w:webHidden/>
            </w:rPr>
            <w:fldChar w:fldCharType="separate"/>
          </w:r>
          <w:ins w:id="90" w:author="J.-P. K." w:date="2016-01-02T12:52:00Z">
            <w:r>
              <w:rPr>
                <w:noProof/>
                <w:webHidden/>
              </w:rPr>
              <w:t>11</w:t>
            </w:r>
            <w:r>
              <w:rPr>
                <w:noProof/>
                <w:webHidden/>
              </w:rPr>
              <w:fldChar w:fldCharType="end"/>
            </w:r>
            <w:r w:rsidRPr="000C2FB4">
              <w:rPr>
                <w:rStyle w:val="Hyperlink"/>
                <w:noProof/>
              </w:rPr>
              <w:fldChar w:fldCharType="end"/>
            </w:r>
          </w:ins>
        </w:p>
        <w:p w14:paraId="78356CA4" w14:textId="77777777" w:rsidR="00CF1F33" w:rsidRDefault="00CF1F33">
          <w:pPr>
            <w:pStyle w:val="Verzeichnis3"/>
            <w:tabs>
              <w:tab w:val="left" w:pos="1320"/>
              <w:tab w:val="right" w:leader="dot" w:pos="9062"/>
            </w:tabs>
            <w:rPr>
              <w:ins w:id="91" w:author="J.-P. K." w:date="2016-01-02T12:52:00Z"/>
              <w:rFonts w:eastAsiaTheme="minorEastAsia"/>
              <w:noProof/>
              <w:lang w:eastAsia="de-DE"/>
            </w:rPr>
          </w:pPr>
          <w:ins w:id="92"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"_Toc439502514"</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4.1.1</w:t>
            </w:r>
            <w:r>
              <w:rPr>
                <w:rFonts w:eastAsiaTheme="minorEastAsia"/>
                <w:noProof/>
                <w:lang w:eastAsia="de-DE"/>
              </w:rPr>
              <w:tab/>
            </w:r>
            <w:r w:rsidRPr="000C2FB4">
              <w:rPr>
                <w:rStyle w:val="Hyperlink"/>
                <w:noProof/>
              </w:rPr>
              <w:t>Intern</w:t>
            </w:r>
            <w:r>
              <w:rPr>
                <w:noProof/>
                <w:webHidden/>
              </w:rPr>
              <w:tab/>
            </w:r>
            <w:r>
              <w:rPr>
                <w:noProof/>
                <w:webHidden/>
              </w:rPr>
              <w:fldChar w:fldCharType="begin"/>
            </w:r>
            <w:r>
              <w:rPr>
                <w:noProof/>
                <w:webHidden/>
              </w:rPr>
              <w:instrText xml:space="preserve"> PAGEREF _Toc439502514 \h </w:instrText>
            </w:r>
            <w:r>
              <w:rPr>
                <w:noProof/>
                <w:webHidden/>
              </w:rPr>
            </w:r>
          </w:ins>
          <w:r>
            <w:rPr>
              <w:noProof/>
              <w:webHidden/>
            </w:rPr>
            <w:fldChar w:fldCharType="separate"/>
          </w:r>
          <w:ins w:id="93" w:author="J.-P. K." w:date="2016-01-02T12:52:00Z">
            <w:r>
              <w:rPr>
                <w:noProof/>
                <w:webHidden/>
              </w:rPr>
              <w:t>11</w:t>
            </w:r>
            <w:r>
              <w:rPr>
                <w:noProof/>
                <w:webHidden/>
              </w:rPr>
              <w:fldChar w:fldCharType="end"/>
            </w:r>
            <w:r w:rsidRPr="000C2FB4">
              <w:rPr>
                <w:rStyle w:val="Hyperlink"/>
                <w:noProof/>
              </w:rPr>
              <w:fldChar w:fldCharType="end"/>
            </w:r>
          </w:ins>
        </w:p>
        <w:p w14:paraId="3495C48B" w14:textId="77777777" w:rsidR="00CF1F33" w:rsidRDefault="00CF1F33">
          <w:pPr>
            <w:pStyle w:val="Verzeichnis3"/>
            <w:tabs>
              <w:tab w:val="left" w:pos="1320"/>
              <w:tab w:val="right" w:leader="dot" w:pos="9062"/>
            </w:tabs>
            <w:rPr>
              <w:ins w:id="94" w:author="J.-P. K." w:date="2016-01-02T12:52:00Z"/>
              <w:rFonts w:eastAsiaTheme="minorEastAsia"/>
              <w:noProof/>
              <w:lang w:eastAsia="de-DE"/>
            </w:rPr>
          </w:pPr>
          <w:ins w:id="95"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"_Toc439502515"</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4.1.2</w:t>
            </w:r>
            <w:r>
              <w:rPr>
                <w:rFonts w:eastAsiaTheme="minorEastAsia"/>
                <w:noProof/>
                <w:lang w:eastAsia="de-DE"/>
              </w:rPr>
              <w:tab/>
            </w:r>
            <w:r w:rsidRPr="000C2FB4">
              <w:rPr>
                <w:rStyle w:val="Hyperlink"/>
                <w:noProof/>
              </w:rPr>
              <w:t>Extern</w:t>
            </w:r>
            <w:r>
              <w:rPr>
                <w:noProof/>
                <w:webHidden/>
              </w:rPr>
              <w:tab/>
            </w:r>
            <w:r>
              <w:rPr>
                <w:noProof/>
                <w:webHidden/>
              </w:rPr>
              <w:fldChar w:fldCharType="begin"/>
            </w:r>
            <w:r>
              <w:rPr>
                <w:noProof/>
                <w:webHidden/>
              </w:rPr>
              <w:instrText xml:space="preserve"> PAGEREF _Toc439502515 \h </w:instrText>
            </w:r>
            <w:r>
              <w:rPr>
                <w:noProof/>
                <w:webHidden/>
              </w:rPr>
            </w:r>
          </w:ins>
          <w:r>
            <w:rPr>
              <w:noProof/>
              <w:webHidden/>
            </w:rPr>
            <w:fldChar w:fldCharType="separate"/>
          </w:r>
          <w:ins w:id="96" w:author="J.-P. K." w:date="2016-01-02T12:52:00Z">
            <w:r>
              <w:rPr>
                <w:noProof/>
                <w:webHidden/>
              </w:rPr>
              <w:t>11</w:t>
            </w:r>
            <w:r>
              <w:rPr>
                <w:noProof/>
                <w:webHidden/>
              </w:rPr>
              <w:fldChar w:fldCharType="end"/>
            </w:r>
            <w:r w:rsidRPr="000C2FB4">
              <w:rPr>
                <w:rStyle w:val="Hyperlink"/>
                <w:noProof/>
              </w:rPr>
              <w:fldChar w:fldCharType="end"/>
            </w:r>
          </w:ins>
        </w:p>
        <w:p w14:paraId="70A1D0CD" w14:textId="77777777" w:rsidR="00CF1F33" w:rsidRDefault="00CF1F33">
          <w:pPr>
            <w:pStyle w:val="Verzeichnis2"/>
            <w:tabs>
              <w:tab w:val="left" w:pos="880"/>
              <w:tab w:val="right" w:leader="dot" w:pos="9062"/>
            </w:tabs>
            <w:rPr>
              <w:ins w:id="97" w:author="J.-P. K." w:date="2016-01-02T12:52:00Z"/>
              <w:rFonts w:eastAsiaTheme="minorEastAsia"/>
              <w:noProof/>
              <w:lang w:eastAsia="de-DE"/>
            </w:rPr>
          </w:pPr>
          <w:ins w:id="98"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"_Toc439502516"</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4.2</w:t>
            </w:r>
            <w:r>
              <w:rPr>
                <w:rFonts w:eastAsiaTheme="minorEastAsia"/>
                <w:noProof/>
                <w:lang w:eastAsia="de-DE"/>
              </w:rPr>
              <w:tab/>
            </w:r>
            <w:r w:rsidRPr="000C2FB4">
              <w:rPr>
                <w:rStyle w:val="Hyperlink"/>
                <w:noProof/>
              </w:rPr>
              <w:t>Umweltanalyse</w:t>
            </w:r>
            <w:r>
              <w:rPr>
                <w:noProof/>
                <w:webHidden/>
              </w:rPr>
              <w:tab/>
            </w:r>
            <w:r>
              <w:rPr>
                <w:noProof/>
                <w:webHidden/>
              </w:rPr>
              <w:fldChar w:fldCharType="begin"/>
            </w:r>
            <w:r>
              <w:rPr>
                <w:noProof/>
                <w:webHidden/>
              </w:rPr>
              <w:instrText xml:space="preserve"> PAGEREF _Toc439502516 \h </w:instrText>
            </w:r>
            <w:r>
              <w:rPr>
                <w:noProof/>
                <w:webHidden/>
              </w:rPr>
            </w:r>
          </w:ins>
          <w:r>
            <w:rPr>
              <w:noProof/>
              <w:webHidden/>
            </w:rPr>
            <w:fldChar w:fldCharType="separate"/>
          </w:r>
          <w:ins w:id="99" w:author="J.-P. K." w:date="2016-01-02T12:52:00Z">
            <w:r>
              <w:rPr>
                <w:noProof/>
                <w:webHidden/>
              </w:rPr>
              <w:t>11</w:t>
            </w:r>
            <w:r>
              <w:rPr>
                <w:noProof/>
                <w:webHidden/>
              </w:rPr>
              <w:fldChar w:fldCharType="end"/>
            </w:r>
            <w:r w:rsidRPr="000C2FB4">
              <w:rPr>
                <w:rStyle w:val="Hyperlink"/>
                <w:noProof/>
              </w:rPr>
              <w:fldChar w:fldCharType="end"/>
            </w:r>
          </w:ins>
        </w:p>
        <w:p w14:paraId="0AD42D2E" w14:textId="77777777" w:rsidR="00CF1F33" w:rsidRDefault="00CF1F33">
          <w:pPr>
            <w:pStyle w:val="Verzeichnis1"/>
            <w:tabs>
              <w:tab w:val="left" w:pos="440"/>
              <w:tab w:val="right" w:leader="dot" w:pos="9062"/>
            </w:tabs>
            <w:rPr>
              <w:ins w:id="100" w:author="J.-P. K." w:date="2016-01-02T12:52:00Z"/>
              <w:rFonts w:eastAsiaTheme="minorEastAsia"/>
              <w:noProof/>
              <w:lang w:eastAsia="de-DE"/>
            </w:rPr>
          </w:pPr>
          <w:ins w:id="101"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"_Toc439502517"</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5</w:t>
            </w:r>
            <w:r>
              <w:rPr>
                <w:rFonts w:eastAsiaTheme="minorEastAsia"/>
                <w:noProof/>
                <w:lang w:eastAsia="de-DE"/>
              </w:rPr>
              <w:tab/>
            </w:r>
            <w:r w:rsidRPr="000C2FB4">
              <w:rPr>
                <w:rStyle w:val="Hyperlink"/>
                <w:noProof/>
              </w:rPr>
              <w:t>Das Softwaresystem</w:t>
            </w:r>
            <w:r>
              <w:rPr>
                <w:noProof/>
                <w:webHidden/>
              </w:rPr>
              <w:tab/>
            </w:r>
            <w:r>
              <w:rPr>
                <w:noProof/>
                <w:webHidden/>
              </w:rPr>
              <w:fldChar w:fldCharType="begin"/>
            </w:r>
            <w:r>
              <w:rPr>
                <w:noProof/>
                <w:webHidden/>
              </w:rPr>
              <w:instrText xml:space="preserve"> PAGEREF _Toc439502517 \h </w:instrText>
            </w:r>
            <w:r>
              <w:rPr>
                <w:noProof/>
                <w:webHidden/>
              </w:rPr>
            </w:r>
          </w:ins>
          <w:r>
            <w:rPr>
              <w:noProof/>
              <w:webHidden/>
            </w:rPr>
            <w:fldChar w:fldCharType="separate"/>
          </w:r>
          <w:ins w:id="102" w:author="J.-P. K." w:date="2016-01-02T12:52:00Z">
            <w:r>
              <w:rPr>
                <w:noProof/>
                <w:webHidden/>
              </w:rPr>
              <w:t>11</w:t>
            </w:r>
            <w:r>
              <w:rPr>
                <w:noProof/>
                <w:webHidden/>
              </w:rPr>
              <w:fldChar w:fldCharType="end"/>
            </w:r>
            <w:r w:rsidRPr="000C2FB4">
              <w:rPr>
                <w:rStyle w:val="Hyperlink"/>
                <w:noProof/>
              </w:rPr>
              <w:fldChar w:fldCharType="end"/>
            </w:r>
          </w:ins>
        </w:p>
        <w:p w14:paraId="08D5F5FC" w14:textId="77777777" w:rsidR="00CF1F33" w:rsidRDefault="00CF1F33">
          <w:pPr>
            <w:pStyle w:val="Verzeichnis2"/>
            <w:tabs>
              <w:tab w:val="left" w:pos="880"/>
              <w:tab w:val="right" w:leader="dot" w:pos="9062"/>
            </w:tabs>
            <w:rPr>
              <w:ins w:id="103" w:author="J.-P. K." w:date="2016-01-02T12:52:00Z"/>
              <w:rFonts w:eastAsiaTheme="minorEastAsia"/>
              <w:noProof/>
              <w:lang w:eastAsia="de-DE"/>
            </w:rPr>
          </w:pPr>
          <w:ins w:id="104"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"_Toc439502518"</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5.1</w:t>
            </w:r>
            <w:r>
              <w:rPr>
                <w:rFonts w:eastAsiaTheme="minorEastAsia"/>
                <w:noProof/>
                <w:lang w:eastAsia="de-DE"/>
              </w:rPr>
              <w:tab/>
            </w:r>
            <w:r w:rsidRPr="000C2FB4">
              <w:rPr>
                <w:rStyle w:val="Hyperlink"/>
                <w:noProof/>
              </w:rPr>
              <w:t>Anwendungsfall Beschreibung</w:t>
            </w:r>
            <w:r>
              <w:rPr>
                <w:noProof/>
                <w:webHidden/>
              </w:rPr>
              <w:tab/>
            </w:r>
            <w:r>
              <w:rPr>
                <w:noProof/>
                <w:webHidden/>
              </w:rPr>
              <w:fldChar w:fldCharType="begin"/>
            </w:r>
            <w:r>
              <w:rPr>
                <w:noProof/>
                <w:webHidden/>
              </w:rPr>
              <w:instrText xml:space="preserve"> PAGEREF _Toc439502518 \h </w:instrText>
            </w:r>
            <w:r>
              <w:rPr>
                <w:noProof/>
                <w:webHidden/>
              </w:rPr>
            </w:r>
          </w:ins>
          <w:r>
            <w:rPr>
              <w:noProof/>
              <w:webHidden/>
            </w:rPr>
            <w:fldChar w:fldCharType="separate"/>
          </w:r>
          <w:ins w:id="105" w:author="J.-P. K." w:date="2016-01-02T12:52:00Z">
            <w:r>
              <w:rPr>
                <w:noProof/>
                <w:webHidden/>
              </w:rPr>
              <w:t>11</w:t>
            </w:r>
            <w:r>
              <w:rPr>
                <w:noProof/>
                <w:webHidden/>
              </w:rPr>
              <w:fldChar w:fldCharType="end"/>
            </w:r>
            <w:r w:rsidRPr="000C2FB4">
              <w:rPr>
                <w:rStyle w:val="Hyperlink"/>
                <w:noProof/>
              </w:rPr>
              <w:fldChar w:fldCharType="end"/>
            </w:r>
          </w:ins>
        </w:p>
        <w:p w14:paraId="134A87D6" w14:textId="77777777" w:rsidR="00CF1F33" w:rsidRDefault="00CF1F33">
          <w:pPr>
            <w:pStyle w:val="Verzeichnis2"/>
            <w:tabs>
              <w:tab w:val="left" w:pos="880"/>
              <w:tab w:val="right" w:leader="dot" w:pos="9062"/>
            </w:tabs>
            <w:rPr>
              <w:ins w:id="106" w:author="J.-P. K." w:date="2016-01-02T12:52:00Z"/>
              <w:rFonts w:eastAsiaTheme="minorEastAsia"/>
              <w:noProof/>
              <w:lang w:eastAsia="de-DE"/>
            </w:rPr>
          </w:pPr>
          <w:ins w:id="107" w:author="J.-P. K." w:date="2016-01-02T12:52:00Z">
            <w:r w:rsidRPr="000C2FB4">
              <w:rPr>
                <w:rStyle w:val="Hyperlink"/>
                <w:noProof/>
              </w:rPr>
              <w:lastRenderedPageBreak/>
              <w:fldChar w:fldCharType="begin"/>
            </w:r>
            <w:r w:rsidRPr="000C2FB4">
              <w:rPr>
                <w:rStyle w:val="Hyperlink"/>
                <w:noProof/>
              </w:rPr>
              <w:instrText xml:space="preserve"> </w:instrText>
            </w:r>
            <w:r>
              <w:rPr>
                <w:noProof/>
              </w:rPr>
              <w:instrText>HYPERLINK \l "_Toc439502519"</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5.2</w:t>
            </w:r>
            <w:r>
              <w:rPr>
                <w:rFonts w:eastAsiaTheme="minorEastAsia"/>
                <w:noProof/>
                <w:lang w:eastAsia="de-DE"/>
              </w:rPr>
              <w:tab/>
            </w:r>
            <w:r w:rsidRPr="000C2FB4">
              <w:rPr>
                <w:rStyle w:val="Hyperlink"/>
                <w:noProof/>
              </w:rPr>
              <w:t>Anwendungsfalldiagramm</w:t>
            </w:r>
            <w:r>
              <w:rPr>
                <w:noProof/>
                <w:webHidden/>
              </w:rPr>
              <w:tab/>
            </w:r>
            <w:r>
              <w:rPr>
                <w:noProof/>
                <w:webHidden/>
              </w:rPr>
              <w:fldChar w:fldCharType="begin"/>
            </w:r>
            <w:r>
              <w:rPr>
                <w:noProof/>
                <w:webHidden/>
              </w:rPr>
              <w:instrText xml:space="preserve"> PAGEREF _Toc439502519 \h </w:instrText>
            </w:r>
            <w:r>
              <w:rPr>
                <w:noProof/>
                <w:webHidden/>
              </w:rPr>
            </w:r>
          </w:ins>
          <w:r>
            <w:rPr>
              <w:noProof/>
              <w:webHidden/>
            </w:rPr>
            <w:fldChar w:fldCharType="separate"/>
          </w:r>
          <w:ins w:id="108" w:author="J.-P. K." w:date="2016-01-02T12:52:00Z">
            <w:r>
              <w:rPr>
                <w:noProof/>
                <w:webHidden/>
              </w:rPr>
              <w:t>11</w:t>
            </w:r>
            <w:r>
              <w:rPr>
                <w:noProof/>
                <w:webHidden/>
              </w:rPr>
              <w:fldChar w:fldCharType="end"/>
            </w:r>
            <w:r w:rsidRPr="000C2FB4">
              <w:rPr>
                <w:rStyle w:val="Hyperlink"/>
                <w:noProof/>
              </w:rPr>
              <w:fldChar w:fldCharType="end"/>
            </w:r>
          </w:ins>
        </w:p>
        <w:p w14:paraId="2D49D491" w14:textId="77777777" w:rsidR="00CF1F33" w:rsidRDefault="00CF1F33">
          <w:pPr>
            <w:pStyle w:val="Verzeichnis2"/>
            <w:tabs>
              <w:tab w:val="left" w:pos="880"/>
              <w:tab w:val="right" w:leader="dot" w:pos="9062"/>
            </w:tabs>
            <w:rPr>
              <w:ins w:id="109" w:author="J.-P. K." w:date="2016-01-02T12:52:00Z"/>
              <w:rFonts w:eastAsiaTheme="minorEastAsia"/>
              <w:noProof/>
              <w:lang w:eastAsia="de-DE"/>
            </w:rPr>
          </w:pPr>
          <w:ins w:id="110"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"_Toc439502520"</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5.3</w:t>
            </w:r>
            <w:r>
              <w:rPr>
                <w:rFonts w:eastAsiaTheme="minorEastAsia"/>
                <w:noProof/>
                <w:lang w:eastAsia="de-DE"/>
              </w:rPr>
              <w:tab/>
            </w:r>
            <w:r w:rsidRPr="000C2FB4">
              <w:rPr>
                <w:rStyle w:val="Hyperlink"/>
                <w:noProof/>
              </w:rPr>
              <w:t>Aktivitätsdiagramm</w:t>
            </w:r>
            <w:r>
              <w:rPr>
                <w:noProof/>
                <w:webHidden/>
              </w:rPr>
              <w:tab/>
            </w:r>
            <w:r>
              <w:rPr>
                <w:noProof/>
                <w:webHidden/>
              </w:rPr>
              <w:fldChar w:fldCharType="begin"/>
            </w:r>
            <w:r>
              <w:rPr>
                <w:noProof/>
                <w:webHidden/>
              </w:rPr>
              <w:instrText xml:space="preserve"> PAGEREF _Toc439502520 \h </w:instrText>
            </w:r>
            <w:r>
              <w:rPr>
                <w:noProof/>
                <w:webHidden/>
              </w:rPr>
            </w:r>
          </w:ins>
          <w:r>
            <w:rPr>
              <w:noProof/>
              <w:webHidden/>
            </w:rPr>
            <w:fldChar w:fldCharType="separate"/>
          </w:r>
          <w:ins w:id="111" w:author="J.-P. K." w:date="2016-01-02T12:52:00Z">
            <w:r>
              <w:rPr>
                <w:noProof/>
                <w:webHidden/>
              </w:rPr>
              <w:t>11</w:t>
            </w:r>
            <w:r>
              <w:rPr>
                <w:noProof/>
                <w:webHidden/>
              </w:rPr>
              <w:fldChar w:fldCharType="end"/>
            </w:r>
            <w:r w:rsidRPr="000C2FB4">
              <w:rPr>
                <w:rStyle w:val="Hyperlink"/>
                <w:noProof/>
              </w:rPr>
              <w:fldChar w:fldCharType="end"/>
            </w:r>
          </w:ins>
        </w:p>
        <w:p w14:paraId="046C7E85" w14:textId="77777777" w:rsidR="00CF1F33" w:rsidRDefault="00CF1F33">
          <w:pPr>
            <w:pStyle w:val="Verzeichnis2"/>
            <w:tabs>
              <w:tab w:val="left" w:pos="880"/>
              <w:tab w:val="right" w:leader="dot" w:pos="9062"/>
            </w:tabs>
            <w:rPr>
              <w:ins w:id="112" w:author="J.-P. K." w:date="2016-01-02T12:52:00Z"/>
              <w:rFonts w:eastAsiaTheme="minorEastAsia"/>
              <w:noProof/>
              <w:lang w:eastAsia="de-DE"/>
            </w:rPr>
          </w:pPr>
          <w:ins w:id="113"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"_Toc439502521"</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5.4</w:t>
            </w:r>
            <w:r>
              <w:rPr>
                <w:rFonts w:eastAsiaTheme="minorEastAsia"/>
                <w:noProof/>
                <w:lang w:eastAsia="de-DE"/>
              </w:rPr>
              <w:tab/>
            </w:r>
            <w:r w:rsidRPr="000C2FB4">
              <w:rPr>
                <w:rStyle w:val="Hyperlink"/>
                <w:noProof/>
              </w:rPr>
              <w:t>Klassendiagramm</w:t>
            </w:r>
            <w:r>
              <w:rPr>
                <w:noProof/>
                <w:webHidden/>
              </w:rPr>
              <w:tab/>
            </w:r>
            <w:r>
              <w:rPr>
                <w:noProof/>
                <w:webHidden/>
              </w:rPr>
              <w:fldChar w:fldCharType="begin"/>
            </w:r>
            <w:r>
              <w:rPr>
                <w:noProof/>
                <w:webHidden/>
              </w:rPr>
              <w:instrText xml:space="preserve"> PAGEREF _Toc439502521 \h </w:instrText>
            </w:r>
            <w:r>
              <w:rPr>
                <w:noProof/>
                <w:webHidden/>
              </w:rPr>
            </w:r>
          </w:ins>
          <w:r>
            <w:rPr>
              <w:noProof/>
              <w:webHidden/>
            </w:rPr>
            <w:fldChar w:fldCharType="separate"/>
          </w:r>
          <w:ins w:id="114" w:author="J.-P. K." w:date="2016-01-02T12:52:00Z">
            <w:r>
              <w:rPr>
                <w:noProof/>
                <w:webHidden/>
              </w:rPr>
              <w:t>11</w:t>
            </w:r>
            <w:r>
              <w:rPr>
                <w:noProof/>
                <w:webHidden/>
              </w:rPr>
              <w:fldChar w:fldCharType="end"/>
            </w:r>
            <w:r w:rsidRPr="000C2FB4">
              <w:rPr>
                <w:rStyle w:val="Hyperlink"/>
                <w:noProof/>
              </w:rPr>
              <w:fldChar w:fldCharType="end"/>
            </w:r>
          </w:ins>
        </w:p>
        <w:p w14:paraId="513E5E80" w14:textId="77777777" w:rsidR="00CF1F33" w:rsidRDefault="00CF1F33">
          <w:pPr>
            <w:pStyle w:val="Verzeichnis2"/>
            <w:tabs>
              <w:tab w:val="left" w:pos="880"/>
              <w:tab w:val="right" w:leader="dot" w:pos="9062"/>
            </w:tabs>
            <w:rPr>
              <w:ins w:id="115" w:author="J.-P. K." w:date="2016-01-02T12:52:00Z"/>
              <w:rFonts w:eastAsiaTheme="minorEastAsia"/>
              <w:noProof/>
              <w:lang w:eastAsia="de-DE"/>
            </w:rPr>
          </w:pPr>
          <w:ins w:id="116"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"_Toc439502522"</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5.5</w:t>
            </w:r>
            <w:r>
              <w:rPr>
                <w:rFonts w:eastAsiaTheme="minorEastAsia"/>
                <w:noProof/>
                <w:lang w:eastAsia="de-DE"/>
              </w:rPr>
              <w:tab/>
            </w:r>
            <w:r w:rsidRPr="000C2FB4">
              <w:rPr>
                <w:rStyle w:val="Hyperlink"/>
                <w:noProof/>
              </w:rPr>
              <w:t>Sequenzdiagramm</w:t>
            </w:r>
            <w:r>
              <w:rPr>
                <w:noProof/>
                <w:webHidden/>
              </w:rPr>
              <w:tab/>
            </w:r>
            <w:r>
              <w:rPr>
                <w:noProof/>
                <w:webHidden/>
              </w:rPr>
              <w:fldChar w:fldCharType="begin"/>
            </w:r>
            <w:r>
              <w:rPr>
                <w:noProof/>
                <w:webHidden/>
              </w:rPr>
              <w:instrText xml:space="preserve"> PAGEREF _Toc439502522 \h </w:instrText>
            </w:r>
            <w:r>
              <w:rPr>
                <w:noProof/>
                <w:webHidden/>
              </w:rPr>
            </w:r>
          </w:ins>
          <w:r>
            <w:rPr>
              <w:noProof/>
              <w:webHidden/>
            </w:rPr>
            <w:fldChar w:fldCharType="separate"/>
          </w:r>
          <w:ins w:id="117" w:author="J.-P. K." w:date="2016-01-02T12:52:00Z">
            <w:r>
              <w:rPr>
                <w:noProof/>
                <w:webHidden/>
              </w:rPr>
              <w:t>11</w:t>
            </w:r>
            <w:r>
              <w:rPr>
                <w:noProof/>
                <w:webHidden/>
              </w:rPr>
              <w:fldChar w:fldCharType="end"/>
            </w:r>
            <w:r w:rsidRPr="000C2FB4">
              <w:rPr>
                <w:rStyle w:val="Hyperlink"/>
                <w:noProof/>
              </w:rPr>
              <w:fldChar w:fldCharType="end"/>
            </w:r>
          </w:ins>
        </w:p>
        <w:p w14:paraId="60BC3874" w14:textId="77777777" w:rsidR="00CF1F33" w:rsidRDefault="00CF1F33">
          <w:pPr>
            <w:pStyle w:val="Verzeichnis2"/>
            <w:tabs>
              <w:tab w:val="left" w:pos="880"/>
              <w:tab w:val="right" w:leader="dot" w:pos="9062"/>
            </w:tabs>
            <w:rPr>
              <w:ins w:id="118" w:author="J.-P. K." w:date="2016-01-02T12:52:00Z"/>
              <w:rFonts w:eastAsiaTheme="minorEastAsia"/>
              <w:noProof/>
              <w:lang w:eastAsia="de-DE"/>
            </w:rPr>
          </w:pPr>
          <w:ins w:id="119"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"_Toc439502523"</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5.6</w:t>
            </w:r>
            <w:r>
              <w:rPr>
                <w:rFonts w:eastAsiaTheme="minorEastAsia"/>
                <w:noProof/>
                <w:lang w:eastAsia="de-DE"/>
              </w:rPr>
              <w:tab/>
            </w:r>
            <w:r w:rsidRPr="000C2FB4">
              <w:rPr>
                <w:rStyle w:val="Hyperlink"/>
                <w:noProof/>
              </w:rPr>
              <w:t>Zustandsdiagramm</w:t>
            </w:r>
            <w:r>
              <w:rPr>
                <w:noProof/>
                <w:webHidden/>
              </w:rPr>
              <w:tab/>
            </w:r>
            <w:r>
              <w:rPr>
                <w:noProof/>
                <w:webHidden/>
              </w:rPr>
              <w:fldChar w:fldCharType="begin"/>
            </w:r>
            <w:r>
              <w:rPr>
                <w:noProof/>
                <w:webHidden/>
              </w:rPr>
              <w:instrText xml:space="preserve"> PAGEREF _Toc439502523 \h </w:instrText>
            </w:r>
            <w:r>
              <w:rPr>
                <w:noProof/>
                <w:webHidden/>
              </w:rPr>
            </w:r>
          </w:ins>
          <w:r>
            <w:rPr>
              <w:noProof/>
              <w:webHidden/>
            </w:rPr>
            <w:fldChar w:fldCharType="separate"/>
          </w:r>
          <w:ins w:id="120" w:author="J.-P. K." w:date="2016-01-02T12:52:00Z">
            <w:r>
              <w:rPr>
                <w:noProof/>
                <w:webHidden/>
              </w:rPr>
              <w:t>11</w:t>
            </w:r>
            <w:r>
              <w:rPr>
                <w:noProof/>
                <w:webHidden/>
              </w:rPr>
              <w:fldChar w:fldCharType="end"/>
            </w:r>
            <w:r w:rsidRPr="000C2FB4">
              <w:rPr>
                <w:rStyle w:val="Hyperlink"/>
                <w:noProof/>
              </w:rPr>
              <w:fldChar w:fldCharType="end"/>
            </w:r>
          </w:ins>
        </w:p>
        <w:p w14:paraId="2FCE9FD2" w14:textId="77777777" w:rsidR="00CF1F33" w:rsidRDefault="00CF1F33">
          <w:pPr>
            <w:pStyle w:val="Verzeichnis2"/>
            <w:tabs>
              <w:tab w:val="left" w:pos="880"/>
              <w:tab w:val="right" w:leader="dot" w:pos="9062"/>
            </w:tabs>
            <w:rPr>
              <w:ins w:id="121" w:author="J.-P. K." w:date="2016-01-02T12:52:00Z"/>
              <w:rFonts w:eastAsiaTheme="minorEastAsia"/>
              <w:noProof/>
              <w:lang w:eastAsia="de-DE"/>
            </w:rPr>
          </w:pPr>
          <w:ins w:id="122"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"_Toc439502524"</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5.7</w:t>
            </w:r>
            <w:r>
              <w:rPr>
                <w:rFonts w:eastAsiaTheme="minorEastAsia"/>
                <w:noProof/>
                <w:lang w:eastAsia="de-DE"/>
              </w:rPr>
              <w:tab/>
            </w:r>
            <w:r w:rsidRPr="000C2FB4">
              <w:rPr>
                <w:rStyle w:val="Hyperlink"/>
                <w:noProof/>
              </w:rPr>
              <w:t>Auswertung der Diagramme</w:t>
            </w:r>
            <w:r>
              <w:rPr>
                <w:noProof/>
                <w:webHidden/>
              </w:rPr>
              <w:tab/>
            </w:r>
            <w:r>
              <w:rPr>
                <w:noProof/>
                <w:webHidden/>
              </w:rPr>
              <w:fldChar w:fldCharType="begin"/>
            </w:r>
            <w:r>
              <w:rPr>
                <w:noProof/>
                <w:webHidden/>
              </w:rPr>
              <w:instrText xml:space="preserve"> PAGEREF _Toc439502524 \h </w:instrText>
            </w:r>
            <w:r>
              <w:rPr>
                <w:noProof/>
                <w:webHidden/>
              </w:rPr>
            </w:r>
          </w:ins>
          <w:r>
            <w:rPr>
              <w:noProof/>
              <w:webHidden/>
            </w:rPr>
            <w:fldChar w:fldCharType="separate"/>
          </w:r>
          <w:ins w:id="123" w:author="J.-P. K." w:date="2016-01-02T12:52:00Z">
            <w:r>
              <w:rPr>
                <w:noProof/>
                <w:webHidden/>
              </w:rPr>
              <w:t>11</w:t>
            </w:r>
            <w:r>
              <w:rPr>
                <w:noProof/>
                <w:webHidden/>
              </w:rPr>
              <w:fldChar w:fldCharType="end"/>
            </w:r>
            <w:r w:rsidRPr="000C2FB4">
              <w:rPr>
                <w:rStyle w:val="Hyperlink"/>
                <w:noProof/>
              </w:rPr>
              <w:fldChar w:fldCharType="end"/>
            </w:r>
          </w:ins>
        </w:p>
        <w:p w14:paraId="24D6016D" w14:textId="77777777" w:rsidR="00CF1F33" w:rsidRDefault="00CF1F33">
          <w:pPr>
            <w:pStyle w:val="Verzeichnis1"/>
            <w:tabs>
              <w:tab w:val="left" w:pos="440"/>
              <w:tab w:val="right" w:leader="dot" w:pos="9062"/>
            </w:tabs>
            <w:rPr>
              <w:ins w:id="124" w:author="J.-P. K." w:date="2016-01-02T12:52:00Z"/>
              <w:rFonts w:eastAsiaTheme="minorEastAsia"/>
              <w:noProof/>
              <w:lang w:eastAsia="de-DE"/>
            </w:rPr>
          </w:pPr>
          <w:ins w:id="125"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"_Toc439502525"</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6</w:t>
            </w:r>
            <w:r>
              <w:rPr>
                <w:rFonts w:eastAsiaTheme="minorEastAsia"/>
                <w:noProof/>
                <w:lang w:eastAsia="de-DE"/>
              </w:rPr>
              <w:tab/>
            </w:r>
            <w:r w:rsidRPr="000C2FB4">
              <w:rPr>
                <w:rStyle w:val="Hyperlink"/>
                <w:noProof/>
              </w:rPr>
              <w:t>Anhang</w:t>
            </w:r>
            <w:r>
              <w:rPr>
                <w:noProof/>
                <w:webHidden/>
              </w:rPr>
              <w:tab/>
            </w:r>
            <w:r>
              <w:rPr>
                <w:noProof/>
                <w:webHidden/>
              </w:rPr>
              <w:fldChar w:fldCharType="begin"/>
            </w:r>
            <w:r>
              <w:rPr>
                <w:noProof/>
                <w:webHidden/>
              </w:rPr>
              <w:instrText xml:space="preserve"> PAGEREF _Toc439502525 \h </w:instrText>
            </w:r>
            <w:r>
              <w:rPr>
                <w:noProof/>
                <w:webHidden/>
              </w:rPr>
            </w:r>
          </w:ins>
          <w:r>
            <w:rPr>
              <w:noProof/>
              <w:webHidden/>
            </w:rPr>
            <w:fldChar w:fldCharType="separate"/>
          </w:r>
          <w:ins w:id="126" w:author="J.-P. K." w:date="2016-01-02T12:52:00Z">
            <w:r>
              <w:rPr>
                <w:noProof/>
                <w:webHidden/>
              </w:rPr>
              <w:t>11</w:t>
            </w:r>
            <w:r>
              <w:rPr>
                <w:noProof/>
                <w:webHidden/>
              </w:rPr>
              <w:fldChar w:fldCharType="end"/>
            </w:r>
            <w:r w:rsidRPr="000C2FB4">
              <w:rPr>
                <w:rStyle w:val="Hyperlink"/>
                <w:noProof/>
              </w:rPr>
              <w:fldChar w:fldCharType="end"/>
            </w:r>
          </w:ins>
        </w:p>
        <w:p w14:paraId="410166AC" w14:textId="77777777" w:rsidR="00CF1F33" w:rsidRDefault="00CF1F33">
          <w:pPr>
            <w:pStyle w:val="Verzeichnis1"/>
            <w:tabs>
              <w:tab w:val="left" w:pos="440"/>
              <w:tab w:val="right" w:leader="dot" w:pos="9062"/>
            </w:tabs>
            <w:rPr>
              <w:ins w:id="127" w:author="J.-P. K." w:date="2016-01-02T12:52:00Z"/>
              <w:rFonts w:eastAsiaTheme="minorEastAsia"/>
              <w:noProof/>
              <w:lang w:eastAsia="de-DE"/>
            </w:rPr>
          </w:pPr>
          <w:ins w:id="128" w:author="J.-P. K." w:date="2016-01-02T12:52:00Z">
            <w:r w:rsidRPr="000C2FB4">
              <w:rPr>
                <w:rStyle w:val="Hyperlink"/>
                <w:noProof/>
              </w:rPr>
              <w:fldChar w:fldCharType="begin"/>
            </w:r>
            <w:r w:rsidRPr="000C2FB4">
              <w:rPr>
                <w:rStyle w:val="Hyperlink"/>
                <w:noProof/>
              </w:rPr>
              <w:instrText xml:space="preserve"> </w:instrText>
            </w:r>
            <w:r>
              <w:rPr>
                <w:noProof/>
              </w:rPr>
              <w:instrText>HYPERLINK \l "_Toc439502526"</w:instrText>
            </w:r>
            <w:r w:rsidRPr="000C2FB4">
              <w:rPr>
                <w:rStyle w:val="Hyperlink"/>
                <w:noProof/>
              </w:rPr>
              <w:instrText xml:space="preserve"> </w:instrText>
            </w:r>
            <w:r w:rsidRPr="000C2FB4">
              <w:rPr>
                <w:rStyle w:val="Hyperlink"/>
                <w:noProof/>
              </w:rPr>
            </w:r>
            <w:r w:rsidRPr="000C2FB4">
              <w:rPr>
                <w:rStyle w:val="Hyperlink"/>
                <w:noProof/>
              </w:rPr>
              <w:fldChar w:fldCharType="separate"/>
            </w:r>
            <w:r w:rsidRPr="000C2FB4">
              <w:rPr>
                <w:rStyle w:val="Hyperlink"/>
                <w:noProof/>
              </w:rPr>
              <w:t>7</w:t>
            </w:r>
            <w:r>
              <w:rPr>
                <w:rFonts w:eastAsiaTheme="minorEastAsia"/>
                <w:noProof/>
                <w:lang w:eastAsia="de-DE"/>
              </w:rPr>
              <w:tab/>
            </w:r>
            <w:r w:rsidRPr="000C2FB4">
              <w:rPr>
                <w:rStyle w:val="Hyperlink"/>
                <w:noProof/>
              </w:rPr>
              <w:t>Literaturverzeichnis</w:t>
            </w:r>
            <w:r>
              <w:rPr>
                <w:noProof/>
                <w:webHidden/>
              </w:rPr>
              <w:tab/>
            </w:r>
            <w:r>
              <w:rPr>
                <w:noProof/>
                <w:webHidden/>
              </w:rPr>
              <w:fldChar w:fldCharType="begin"/>
            </w:r>
            <w:r>
              <w:rPr>
                <w:noProof/>
                <w:webHidden/>
              </w:rPr>
              <w:instrText xml:space="preserve"> PAGEREF _Toc439502526 \h </w:instrText>
            </w:r>
            <w:r>
              <w:rPr>
                <w:noProof/>
                <w:webHidden/>
              </w:rPr>
            </w:r>
          </w:ins>
          <w:r>
            <w:rPr>
              <w:noProof/>
              <w:webHidden/>
            </w:rPr>
            <w:fldChar w:fldCharType="separate"/>
          </w:r>
          <w:ins w:id="129" w:author="J.-P. K." w:date="2016-01-02T12:52:00Z">
            <w:r>
              <w:rPr>
                <w:noProof/>
                <w:webHidden/>
              </w:rPr>
              <w:t>12</w:t>
            </w:r>
            <w:r>
              <w:rPr>
                <w:noProof/>
                <w:webHidden/>
              </w:rPr>
              <w:fldChar w:fldCharType="end"/>
            </w:r>
            <w:r w:rsidRPr="000C2FB4">
              <w:rPr>
                <w:rStyle w:val="Hyperlink"/>
                <w:noProof/>
              </w:rPr>
              <w:fldChar w:fldCharType="end"/>
            </w:r>
          </w:ins>
        </w:p>
        <w:p w14:paraId="607487D9" w14:textId="77777777" w:rsidR="002C7DF9" w:rsidDel="00CF1F33" w:rsidRDefault="002C7DF9">
          <w:pPr>
            <w:pStyle w:val="Verzeichnis1"/>
            <w:tabs>
              <w:tab w:val="right" w:leader="dot" w:pos="9062"/>
            </w:tabs>
            <w:rPr>
              <w:del w:id="130" w:author="J.-P. K." w:date="2016-01-02T12:52:00Z"/>
              <w:rFonts w:eastAsiaTheme="minorEastAsia"/>
              <w:noProof/>
              <w:lang w:eastAsia="de-DE"/>
            </w:rPr>
          </w:pPr>
          <w:del w:id="131" w:author="J.-P. K." w:date="2016-01-02T12:52:00Z">
            <w:r w:rsidRPr="00CF1F33" w:rsidDel="00CF1F33">
              <w:rPr>
                <w:noProof/>
                <w:rPrChange w:id="132" w:author="J.-P. K." w:date="2016-01-02T12:52:00Z">
                  <w:rPr>
                    <w:rStyle w:val="Hyperlink"/>
                    <w:noProof/>
                  </w:rPr>
                </w:rPrChange>
              </w:rPr>
              <w:delText>Inhaltsverzeichnis</w:delText>
            </w:r>
            <w:r w:rsidDel="00CF1F33">
              <w:rPr>
                <w:noProof/>
                <w:webHidden/>
              </w:rPr>
              <w:tab/>
              <w:delText>2</w:delText>
            </w:r>
          </w:del>
        </w:p>
        <w:p w14:paraId="718C8265" w14:textId="77777777" w:rsidR="002C7DF9" w:rsidDel="00CF1F33" w:rsidRDefault="002C7DF9">
          <w:pPr>
            <w:pStyle w:val="Verzeichnis1"/>
            <w:tabs>
              <w:tab w:val="left" w:pos="440"/>
              <w:tab w:val="right" w:leader="dot" w:pos="9062"/>
            </w:tabs>
            <w:rPr>
              <w:del w:id="133" w:author="J.-P. K." w:date="2016-01-02T12:52:00Z"/>
              <w:rFonts w:eastAsiaTheme="minorEastAsia"/>
              <w:noProof/>
              <w:lang w:eastAsia="de-DE"/>
            </w:rPr>
          </w:pPr>
          <w:del w:id="134" w:author="J.-P. K." w:date="2016-01-02T12:52:00Z">
            <w:r w:rsidRPr="00CF1F33" w:rsidDel="00CF1F33">
              <w:rPr>
                <w:noProof/>
                <w:rPrChange w:id="135" w:author="J.-P. K." w:date="2016-01-02T12:52:00Z">
                  <w:rPr>
                    <w:rStyle w:val="Hyperlink"/>
                    <w:noProof/>
                  </w:rPr>
                </w:rPrChange>
              </w:rPr>
              <w:delText>1</w:delText>
            </w:r>
            <w:r w:rsidDel="00CF1F33">
              <w:rPr>
                <w:rFonts w:eastAsiaTheme="minorEastAsia"/>
                <w:noProof/>
                <w:lang w:eastAsia="de-DE"/>
              </w:rPr>
              <w:tab/>
            </w:r>
            <w:r w:rsidRPr="00CF1F33" w:rsidDel="00CF1F33">
              <w:rPr>
                <w:noProof/>
                <w:rPrChange w:id="136" w:author="J.-P. K." w:date="2016-01-02T12:52:00Z">
                  <w:rPr>
                    <w:rStyle w:val="Hyperlink"/>
                    <w:noProof/>
                  </w:rPr>
                </w:rPrChange>
              </w:rPr>
              <w:delText>Projektbeschreibung</w:delText>
            </w:r>
            <w:r w:rsidDel="00CF1F33">
              <w:rPr>
                <w:noProof/>
                <w:webHidden/>
              </w:rPr>
              <w:tab/>
              <w:delText>3</w:delText>
            </w:r>
          </w:del>
        </w:p>
        <w:p w14:paraId="3673527B" w14:textId="77777777" w:rsidR="002C7DF9" w:rsidDel="00CF1F33" w:rsidRDefault="002C7DF9">
          <w:pPr>
            <w:pStyle w:val="Verzeichnis2"/>
            <w:tabs>
              <w:tab w:val="left" w:pos="880"/>
              <w:tab w:val="right" w:leader="dot" w:pos="9062"/>
            </w:tabs>
            <w:rPr>
              <w:del w:id="137" w:author="J.-P. K." w:date="2016-01-02T12:52:00Z"/>
              <w:rFonts w:eastAsiaTheme="minorEastAsia"/>
              <w:noProof/>
              <w:lang w:eastAsia="de-DE"/>
            </w:rPr>
          </w:pPr>
          <w:del w:id="138" w:author="J.-P. K." w:date="2016-01-02T12:52:00Z">
            <w:r w:rsidRPr="00CF1F33" w:rsidDel="00CF1F33">
              <w:rPr>
                <w:noProof/>
                <w:rPrChange w:id="139" w:author="J.-P. K." w:date="2016-01-02T12:52:00Z">
                  <w:rPr>
                    <w:rStyle w:val="Hyperlink"/>
                    <w:noProof/>
                  </w:rPr>
                </w:rPrChange>
              </w:rPr>
              <w:delText>1.1</w:delText>
            </w:r>
            <w:r w:rsidDel="00CF1F33">
              <w:rPr>
                <w:rFonts w:eastAsiaTheme="minorEastAsia"/>
                <w:noProof/>
                <w:lang w:eastAsia="de-DE"/>
              </w:rPr>
              <w:tab/>
            </w:r>
            <w:r w:rsidRPr="00CF1F33" w:rsidDel="00CF1F33">
              <w:rPr>
                <w:noProof/>
                <w:rPrChange w:id="140" w:author="J.-P. K." w:date="2016-01-02T12:52:00Z">
                  <w:rPr>
                    <w:rStyle w:val="Hyperlink"/>
                    <w:noProof/>
                  </w:rPr>
                </w:rPrChange>
              </w:rPr>
              <w:delText>Ausgangsituation</w:delText>
            </w:r>
            <w:r w:rsidDel="00CF1F33">
              <w:rPr>
                <w:noProof/>
                <w:webHidden/>
              </w:rPr>
              <w:tab/>
              <w:delText>3</w:delText>
            </w:r>
          </w:del>
        </w:p>
        <w:p w14:paraId="013000D8" w14:textId="77777777" w:rsidR="002C7DF9" w:rsidDel="00CF1F33" w:rsidRDefault="002C7DF9">
          <w:pPr>
            <w:pStyle w:val="Verzeichnis2"/>
            <w:tabs>
              <w:tab w:val="left" w:pos="880"/>
              <w:tab w:val="right" w:leader="dot" w:pos="9062"/>
            </w:tabs>
            <w:rPr>
              <w:del w:id="141" w:author="J.-P. K." w:date="2016-01-02T12:52:00Z"/>
              <w:rFonts w:eastAsiaTheme="minorEastAsia"/>
              <w:noProof/>
              <w:lang w:eastAsia="de-DE"/>
            </w:rPr>
          </w:pPr>
          <w:del w:id="142" w:author="J.-P. K." w:date="2016-01-02T12:52:00Z">
            <w:r w:rsidRPr="00CF1F33" w:rsidDel="00CF1F33">
              <w:rPr>
                <w:noProof/>
                <w:rPrChange w:id="143" w:author="J.-P. K." w:date="2016-01-02T12:52:00Z">
                  <w:rPr>
                    <w:rStyle w:val="Hyperlink"/>
                    <w:noProof/>
                  </w:rPr>
                </w:rPrChange>
              </w:rPr>
              <w:delText>1.2</w:delText>
            </w:r>
            <w:r w:rsidDel="00CF1F33">
              <w:rPr>
                <w:rFonts w:eastAsiaTheme="minorEastAsia"/>
                <w:noProof/>
                <w:lang w:eastAsia="de-DE"/>
              </w:rPr>
              <w:tab/>
            </w:r>
            <w:r w:rsidRPr="00CF1F33" w:rsidDel="00CF1F33">
              <w:rPr>
                <w:noProof/>
                <w:rPrChange w:id="144" w:author="J.-P. K." w:date="2016-01-02T12:52:00Z">
                  <w:rPr>
                    <w:rStyle w:val="Hyperlink"/>
                    <w:noProof/>
                  </w:rPr>
                </w:rPrChange>
              </w:rPr>
              <w:delText>Zielsetzung</w:delText>
            </w:r>
            <w:r w:rsidDel="00CF1F33">
              <w:rPr>
                <w:noProof/>
                <w:webHidden/>
              </w:rPr>
              <w:tab/>
              <w:delText>3</w:delText>
            </w:r>
          </w:del>
        </w:p>
        <w:p w14:paraId="299D0EE0" w14:textId="77777777" w:rsidR="002C7DF9" w:rsidDel="00CF1F33" w:rsidRDefault="002C7DF9">
          <w:pPr>
            <w:pStyle w:val="Verzeichnis3"/>
            <w:tabs>
              <w:tab w:val="left" w:pos="1320"/>
              <w:tab w:val="right" w:leader="dot" w:pos="9062"/>
            </w:tabs>
            <w:rPr>
              <w:del w:id="145" w:author="J.-P. K." w:date="2016-01-02T12:52:00Z"/>
              <w:rFonts w:eastAsiaTheme="minorEastAsia"/>
              <w:noProof/>
              <w:lang w:eastAsia="de-DE"/>
            </w:rPr>
          </w:pPr>
          <w:del w:id="146" w:author="J.-P. K." w:date="2016-01-02T12:52:00Z">
            <w:r w:rsidRPr="00CF1F33" w:rsidDel="00CF1F33">
              <w:rPr>
                <w:noProof/>
                <w:rPrChange w:id="147" w:author="J.-P. K." w:date="2016-01-02T12:52:00Z">
                  <w:rPr>
                    <w:rStyle w:val="Hyperlink"/>
                    <w:noProof/>
                  </w:rPr>
                </w:rPrChange>
              </w:rPr>
              <w:delText>1.2.1</w:delText>
            </w:r>
            <w:r w:rsidDel="00CF1F33">
              <w:rPr>
                <w:rFonts w:eastAsiaTheme="minorEastAsia"/>
                <w:noProof/>
                <w:lang w:eastAsia="de-DE"/>
              </w:rPr>
              <w:tab/>
            </w:r>
            <w:r w:rsidRPr="00CF1F33" w:rsidDel="00CF1F33">
              <w:rPr>
                <w:noProof/>
                <w:rPrChange w:id="148" w:author="J.-P. K." w:date="2016-01-02T12:52:00Z">
                  <w:rPr>
                    <w:rStyle w:val="Hyperlink"/>
                    <w:noProof/>
                  </w:rPr>
                </w:rPrChange>
              </w:rPr>
              <w:delText>Konzept</w:delText>
            </w:r>
            <w:r w:rsidDel="00CF1F33">
              <w:rPr>
                <w:noProof/>
                <w:webHidden/>
              </w:rPr>
              <w:tab/>
              <w:delText>3</w:delText>
            </w:r>
          </w:del>
        </w:p>
        <w:p w14:paraId="095067E5" w14:textId="77777777" w:rsidR="002C7DF9" w:rsidDel="00CF1F33" w:rsidRDefault="002C7DF9">
          <w:pPr>
            <w:pStyle w:val="Verzeichnis3"/>
            <w:tabs>
              <w:tab w:val="left" w:pos="1320"/>
              <w:tab w:val="right" w:leader="dot" w:pos="9062"/>
            </w:tabs>
            <w:rPr>
              <w:del w:id="149" w:author="J.-P. K." w:date="2016-01-02T12:52:00Z"/>
              <w:rFonts w:eastAsiaTheme="minorEastAsia"/>
              <w:noProof/>
              <w:lang w:eastAsia="de-DE"/>
            </w:rPr>
          </w:pPr>
          <w:del w:id="150" w:author="J.-P. K." w:date="2016-01-02T12:52:00Z">
            <w:r w:rsidRPr="00CF1F33" w:rsidDel="00CF1F33">
              <w:rPr>
                <w:noProof/>
                <w:rPrChange w:id="151" w:author="J.-P. K." w:date="2016-01-02T12:52:00Z">
                  <w:rPr>
                    <w:rStyle w:val="Hyperlink"/>
                    <w:noProof/>
                  </w:rPr>
                </w:rPrChange>
              </w:rPr>
              <w:delText>1.2.2</w:delText>
            </w:r>
            <w:r w:rsidDel="00CF1F33">
              <w:rPr>
                <w:rFonts w:eastAsiaTheme="minorEastAsia"/>
                <w:noProof/>
                <w:lang w:eastAsia="de-DE"/>
              </w:rPr>
              <w:tab/>
            </w:r>
            <w:r w:rsidRPr="00CF1F33" w:rsidDel="00CF1F33">
              <w:rPr>
                <w:noProof/>
                <w:rPrChange w:id="152" w:author="J.-P. K." w:date="2016-01-02T12:52:00Z">
                  <w:rPr>
                    <w:rStyle w:val="Hyperlink"/>
                    <w:noProof/>
                  </w:rPr>
                </w:rPrChange>
              </w:rPr>
              <w:delText>Zielgruppe</w:delText>
            </w:r>
            <w:r w:rsidDel="00CF1F33">
              <w:rPr>
                <w:noProof/>
                <w:webHidden/>
              </w:rPr>
              <w:tab/>
              <w:delText>3</w:delText>
            </w:r>
          </w:del>
        </w:p>
        <w:p w14:paraId="6CAE63DD" w14:textId="77777777" w:rsidR="002C7DF9" w:rsidDel="00CF1F33" w:rsidRDefault="002C7DF9">
          <w:pPr>
            <w:pStyle w:val="Verzeichnis3"/>
            <w:tabs>
              <w:tab w:val="left" w:pos="1320"/>
              <w:tab w:val="right" w:leader="dot" w:pos="9062"/>
            </w:tabs>
            <w:rPr>
              <w:del w:id="153" w:author="J.-P. K." w:date="2016-01-02T12:52:00Z"/>
              <w:rFonts w:eastAsiaTheme="minorEastAsia"/>
              <w:noProof/>
              <w:lang w:eastAsia="de-DE"/>
            </w:rPr>
          </w:pPr>
          <w:del w:id="154" w:author="J.-P. K." w:date="2016-01-02T12:52:00Z">
            <w:r w:rsidRPr="00CF1F33" w:rsidDel="00CF1F33">
              <w:rPr>
                <w:noProof/>
                <w:rPrChange w:id="155" w:author="J.-P. K." w:date="2016-01-02T12:52:00Z">
                  <w:rPr>
                    <w:rStyle w:val="Hyperlink"/>
                    <w:noProof/>
                  </w:rPr>
                </w:rPrChange>
              </w:rPr>
              <w:delText>1.2.3</w:delText>
            </w:r>
            <w:r w:rsidDel="00CF1F33">
              <w:rPr>
                <w:rFonts w:eastAsiaTheme="minorEastAsia"/>
                <w:noProof/>
                <w:lang w:eastAsia="de-DE"/>
              </w:rPr>
              <w:tab/>
            </w:r>
            <w:r w:rsidRPr="00CF1F33" w:rsidDel="00CF1F33">
              <w:rPr>
                <w:noProof/>
                <w:rPrChange w:id="156" w:author="J.-P. K." w:date="2016-01-02T12:52:00Z">
                  <w:rPr>
                    <w:rStyle w:val="Hyperlink"/>
                    <w:noProof/>
                  </w:rPr>
                </w:rPrChange>
              </w:rPr>
              <w:delText>Allgemeine Beschreibung der Funktionen</w:delText>
            </w:r>
            <w:r w:rsidDel="00CF1F33">
              <w:rPr>
                <w:noProof/>
                <w:webHidden/>
              </w:rPr>
              <w:tab/>
              <w:delText>3</w:delText>
            </w:r>
          </w:del>
        </w:p>
        <w:p w14:paraId="793A0929" w14:textId="77777777" w:rsidR="002C7DF9" w:rsidDel="00CF1F33" w:rsidRDefault="002C7DF9">
          <w:pPr>
            <w:pStyle w:val="Verzeichnis3"/>
            <w:tabs>
              <w:tab w:val="left" w:pos="1320"/>
              <w:tab w:val="right" w:leader="dot" w:pos="9062"/>
            </w:tabs>
            <w:rPr>
              <w:del w:id="157" w:author="J.-P. K." w:date="2016-01-02T12:52:00Z"/>
              <w:rFonts w:eastAsiaTheme="minorEastAsia"/>
              <w:noProof/>
              <w:lang w:eastAsia="de-DE"/>
            </w:rPr>
          </w:pPr>
          <w:del w:id="158" w:author="J.-P. K." w:date="2016-01-02T12:52:00Z">
            <w:r w:rsidRPr="00CF1F33" w:rsidDel="00CF1F33">
              <w:rPr>
                <w:noProof/>
                <w:rPrChange w:id="159" w:author="J.-P. K." w:date="2016-01-02T12:52:00Z">
                  <w:rPr>
                    <w:rStyle w:val="Hyperlink"/>
                    <w:noProof/>
                  </w:rPr>
                </w:rPrChange>
              </w:rPr>
              <w:delText>1.2.4</w:delText>
            </w:r>
            <w:r w:rsidDel="00CF1F33">
              <w:rPr>
                <w:rFonts w:eastAsiaTheme="minorEastAsia"/>
                <w:noProof/>
                <w:lang w:eastAsia="de-DE"/>
              </w:rPr>
              <w:tab/>
            </w:r>
            <w:r w:rsidRPr="00CF1F33" w:rsidDel="00CF1F33">
              <w:rPr>
                <w:noProof/>
                <w:rPrChange w:id="160" w:author="J.-P. K." w:date="2016-01-02T12:52:00Z">
                  <w:rPr>
                    <w:rStyle w:val="Hyperlink"/>
                    <w:noProof/>
                  </w:rPr>
                </w:rPrChange>
              </w:rPr>
              <w:delText>Genutzte Medien</w:delText>
            </w:r>
            <w:r w:rsidDel="00CF1F33">
              <w:rPr>
                <w:noProof/>
                <w:webHidden/>
              </w:rPr>
              <w:tab/>
              <w:delText>4</w:delText>
            </w:r>
          </w:del>
        </w:p>
        <w:p w14:paraId="427E5378" w14:textId="77777777" w:rsidR="002C7DF9" w:rsidDel="00CF1F33" w:rsidRDefault="002C7DF9">
          <w:pPr>
            <w:pStyle w:val="Verzeichnis3"/>
            <w:tabs>
              <w:tab w:val="left" w:pos="1320"/>
              <w:tab w:val="right" w:leader="dot" w:pos="9062"/>
            </w:tabs>
            <w:rPr>
              <w:del w:id="161" w:author="J.-P. K." w:date="2016-01-02T12:52:00Z"/>
              <w:rFonts w:eastAsiaTheme="minorEastAsia"/>
              <w:noProof/>
              <w:lang w:eastAsia="de-DE"/>
            </w:rPr>
          </w:pPr>
          <w:del w:id="162" w:author="J.-P. K." w:date="2016-01-02T12:52:00Z">
            <w:r w:rsidRPr="00CF1F33" w:rsidDel="00CF1F33">
              <w:rPr>
                <w:noProof/>
                <w:rPrChange w:id="163" w:author="J.-P. K." w:date="2016-01-02T12:52:00Z">
                  <w:rPr>
                    <w:rStyle w:val="Hyperlink"/>
                    <w:noProof/>
                  </w:rPr>
                </w:rPrChange>
              </w:rPr>
              <w:delText>1.2.5</w:delText>
            </w:r>
            <w:r w:rsidDel="00CF1F33">
              <w:rPr>
                <w:rFonts w:eastAsiaTheme="minorEastAsia"/>
                <w:noProof/>
                <w:lang w:eastAsia="de-DE"/>
              </w:rPr>
              <w:tab/>
            </w:r>
            <w:r w:rsidRPr="00CF1F33" w:rsidDel="00CF1F33">
              <w:rPr>
                <w:noProof/>
                <w:rPrChange w:id="164" w:author="J.-P. K." w:date="2016-01-02T12:52:00Z">
                  <w:rPr>
                    <w:rStyle w:val="Hyperlink"/>
                    <w:noProof/>
                  </w:rPr>
                </w:rPrChange>
              </w:rPr>
              <w:delText>Rahmenbedingungen</w:delText>
            </w:r>
            <w:r w:rsidDel="00CF1F33">
              <w:rPr>
                <w:noProof/>
                <w:webHidden/>
              </w:rPr>
              <w:tab/>
              <w:delText>4</w:delText>
            </w:r>
          </w:del>
        </w:p>
        <w:p w14:paraId="0354F9E4" w14:textId="77777777" w:rsidR="002C7DF9" w:rsidDel="00CF1F33" w:rsidRDefault="002C7DF9">
          <w:pPr>
            <w:pStyle w:val="Verzeichnis3"/>
            <w:tabs>
              <w:tab w:val="left" w:pos="1320"/>
              <w:tab w:val="right" w:leader="dot" w:pos="9062"/>
            </w:tabs>
            <w:rPr>
              <w:del w:id="165" w:author="J.-P. K." w:date="2016-01-02T12:52:00Z"/>
              <w:rFonts w:eastAsiaTheme="minorEastAsia"/>
              <w:noProof/>
              <w:lang w:eastAsia="de-DE"/>
            </w:rPr>
          </w:pPr>
          <w:del w:id="166" w:author="J.-P. K." w:date="2016-01-02T12:52:00Z">
            <w:r w:rsidRPr="00CF1F33" w:rsidDel="00CF1F33">
              <w:rPr>
                <w:noProof/>
                <w:rPrChange w:id="167" w:author="J.-P. K." w:date="2016-01-02T12:52:00Z">
                  <w:rPr>
                    <w:rStyle w:val="Hyperlink"/>
                    <w:noProof/>
                  </w:rPr>
                </w:rPrChange>
              </w:rPr>
              <w:delText>1.2.6</w:delText>
            </w:r>
            <w:r w:rsidDel="00CF1F33">
              <w:rPr>
                <w:rFonts w:eastAsiaTheme="minorEastAsia"/>
                <w:noProof/>
                <w:lang w:eastAsia="de-DE"/>
              </w:rPr>
              <w:tab/>
            </w:r>
            <w:r w:rsidRPr="00CF1F33" w:rsidDel="00CF1F33">
              <w:rPr>
                <w:noProof/>
                <w:rPrChange w:id="168" w:author="J.-P. K." w:date="2016-01-02T12:52:00Z">
                  <w:rPr>
                    <w:rStyle w:val="Hyperlink"/>
                    <w:noProof/>
                  </w:rPr>
                </w:rPrChange>
              </w:rPr>
              <w:delText>Technische Umgebung</w:delText>
            </w:r>
            <w:r w:rsidDel="00CF1F33">
              <w:rPr>
                <w:noProof/>
                <w:webHidden/>
              </w:rPr>
              <w:tab/>
              <w:delText>4</w:delText>
            </w:r>
          </w:del>
        </w:p>
        <w:p w14:paraId="6E034464" w14:textId="77777777" w:rsidR="002C7DF9" w:rsidDel="00CF1F33" w:rsidRDefault="002C7DF9">
          <w:pPr>
            <w:pStyle w:val="Verzeichnis3"/>
            <w:tabs>
              <w:tab w:val="left" w:pos="1320"/>
              <w:tab w:val="right" w:leader="dot" w:pos="9062"/>
            </w:tabs>
            <w:rPr>
              <w:del w:id="169" w:author="J.-P. K." w:date="2016-01-02T12:52:00Z"/>
              <w:rFonts w:eastAsiaTheme="minorEastAsia"/>
              <w:noProof/>
              <w:lang w:eastAsia="de-DE"/>
            </w:rPr>
          </w:pPr>
          <w:del w:id="170" w:author="J.-P. K." w:date="2016-01-02T12:52:00Z">
            <w:r w:rsidRPr="00CF1F33" w:rsidDel="00CF1F33">
              <w:rPr>
                <w:noProof/>
                <w:rPrChange w:id="171" w:author="J.-P. K." w:date="2016-01-02T12:52:00Z">
                  <w:rPr>
                    <w:rStyle w:val="Hyperlink"/>
                    <w:noProof/>
                  </w:rPr>
                </w:rPrChange>
              </w:rPr>
              <w:delText>1.2.7</w:delText>
            </w:r>
            <w:r w:rsidDel="00CF1F33">
              <w:rPr>
                <w:rFonts w:eastAsiaTheme="minorEastAsia"/>
                <w:noProof/>
                <w:lang w:eastAsia="de-DE"/>
              </w:rPr>
              <w:tab/>
            </w:r>
            <w:r w:rsidRPr="00CF1F33" w:rsidDel="00CF1F33">
              <w:rPr>
                <w:noProof/>
                <w:rPrChange w:id="172" w:author="J.-P. K." w:date="2016-01-02T12:52:00Z">
                  <w:rPr>
                    <w:rStyle w:val="Hyperlink"/>
                    <w:noProof/>
                  </w:rPr>
                </w:rPrChange>
              </w:rPr>
              <w:delText>Einsatzbedingungen</w:delText>
            </w:r>
            <w:r w:rsidDel="00CF1F33">
              <w:rPr>
                <w:noProof/>
                <w:webHidden/>
              </w:rPr>
              <w:tab/>
              <w:delText>4</w:delText>
            </w:r>
          </w:del>
        </w:p>
        <w:p w14:paraId="0E63A2C0" w14:textId="77777777" w:rsidR="002C7DF9" w:rsidDel="00CF1F33" w:rsidRDefault="002C7DF9">
          <w:pPr>
            <w:pStyle w:val="Verzeichnis3"/>
            <w:tabs>
              <w:tab w:val="left" w:pos="1320"/>
              <w:tab w:val="right" w:leader="dot" w:pos="9062"/>
            </w:tabs>
            <w:rPr>
              <w:del w:id="173" w:author="J.-P. K." w:date="2016-01-02T12:52:00Z"/>
              <w:rFonts w:eastAsiaTheme="minorEastAsia"/>
              <w:noProof/>
              <w:lang w:eastAsia="de-DE"/>
            </w:rPr>
          </w:pPr>
          <w:del w:id="174" w:author="J.-P. K." w:date="2016-01-02T12:52:00Z">
            <w:r w:rsidRPr="00CF1F33" w:rsidDel="00CF1F33">
              <w:rPr>
                <w:noProof/>
                <w:rPrChange w:id="175" w:author="J.-P. K." w:date="2016-01-02T12:52:00Z">
                  <w:rPr>
                    <w:rStyle w:val="Hyperlink"/>
                    <w:noProof/>
                  </w:rPr>
                </w:rPrChange>
              </w:rPr>
              <w:delText>1.2.8</w:delText>
            </w:r>
            <w:r w:rsidDel="00CF1F33">
              <w:rPr>
                <w:rFonts w:eastAsiaTheme="minorEastAsia"/>
                <w:noProof/>
                <w:lang w:eastAsia="de-DE"/>
              </w:rPr>
              <w:tab/>
            </w:r>
            <w:r w:rsidRPr="00CF1F33" w:rsidDel="00CF1F33">
              <w:rPr>
                <w:noProof/>
                <w:rPrChange w:id="176" w:author="J.-P. K." w:date="2016-01-02T12:52:00Z">
                  <w:rPr>
                    <w:rStyle w:val="Hyperlink"/>
                    <w:noProof/>
                  </w:rPr>
                </w:rPrChange>
              </w:rPr>
              <w:delText>Rechtliches:</w:delText>
            </w:r>
            <w:r w:rsidDel="00CF1F33">
              <w:rPr>
                <w:noProof/>
                <w:webHidden/>
              </w:rPr>
              <w:tab/>
              <w:delText>4</w:delText>
            </w:r>
          </w:del>
        </w:p>
        <w:p w14:paraId="1F6751E1" w14:textId="77777777" w:rsidR="002C7DF9" w:rsidDel="00CF1F33" w:rsidRDefault="002C7DF9">
          <w:pPr>
            <w:pStyle w:val="Verzeichnis3"/>
            <w:tabs>
              <w:tab w:val="left" w:pos="1320"/>
              <w:tab w:val="right" w:leader="dot" w:pos="9062"/>
            </w:tabs>
            <w:rPr>
              <w:del w:id="177" w:author="J.-P. K." w:date="2016-01-02T12:52:00Z"/>
              <w:rFonts w:eastAsiaTheme="minorEastAsia"/>
              <w:noProof/>
              <w:lang w:eastAsia="de-DE"/>
            </w:rPr>
          </w:pPr>
          <w:del w:id="178" w:author="J.-P. K." w:date="2016-01-02T12:52:00Z">
            <w:r w:rsidRPr="00CF1F33" w:rsidDel="00CF1F33">
              <w:rPr>
                <w:noProof/>
                <w:rPrChange w:id="179" w:author="J.-P. K." w:date="2016-01-02T12:52:00Z">
                  <w:rPr>
                    <w:rStyle w:val="Hyperlink"/>
                    <w:noProof/>
                  </w:rPr>
                </w:rPrChange>
              </w:rPr>
              <w:delText>1.2.9</w:delText>
            </w:r>
            <w:r w:rsidDel="00CF1F33">
              <w:rPr>
                <w:rFonts w:eastAsiaTheme="minorEastAsia"/>
                <w:noProof/>
                <w:lang w:eastAsia="de-DE"/>
              </w:rPr>
              <w:tab/>
            </w:r>
            <w:r w:rsidRPr="00CF1F33" w:rsidDel="00CF1F33">
              <w:rPr>
                <w:noProof/>
                <w:rPrChange w:id="180" w:author="J.-P. K." w:date="2016-01-02T12:52:00Z">
                  <w:rPr>
                    <w:rStyle w:val="Hyperlink"/>
                    <w:noProof/>
                  </w:rPr>
                </w:rPrChange>
              </w:rPr>
              <w:delText>Vorkenntnisse</w:delText>
            </w:r>
            <w:r w:rsidDel="00CF1F33">
              <w:rPr>
                <w:noProof/>
                <w:webHidden/>
              </w:rPr>
              <w:tab/>
              <w:delText>4</w:delText>
            </w:r>
          </w:del>
        </w:p>
        <w:p w14:paraId="59BCEC12" w14:textId="77777777" w:rsidR="002C7DF9" w:rsidDel="00CF1F33" w:rsidRDefault="002C7DF9">
          <w:pPr>
            <w:pStyle w:val="Verzeichnis3"/>
            <w:tabs>
              <w:tab w:val="left" w:pos="1320"/>
              <w:tab w:val="right" w:leader="dot" w:pos="9062"/>
            </w:tabs>
            <w:rPr>
              <w:del w:id="181" w:author="J.-P. K." w:date="2016-01-02T12:52:00Z"/>
              <w:rFonts w:eastAsiaTheme="minorEastAsia"/>
              <w:noProof/>
              <w:lang w:eastAsia="de-DE"/>
            </w:rPr>
          </w:pPr>
          <w:del w:id="182" w:author="J.-P. K." w:date="2016-01-02T12:52:00Z">
            <w:r w:rsidRPr="00CF1F33" w:rsidDel="00CF1F33">
              <w:rPr>
                <w:noProof/>
                <w:rPrChange w:id="183" w:author="J.-P. K." w:date="2016-01-02T12:52:00Z">
                  <w:rPr>
                    <w:rStyle w:val="Hyperlink"/>
                    <w:noProof/>
                  </w:rPr>
                </w:rPrChange>
              </w:rPr>
              <w:delText>1.2.10</w:delText>
            </w:r>
            <w:r w:rsidDel="00CF1F33">
              <w:rPr>
                <w:rFonts w:eastAsiaTheme="minorEastAsia"/>
                <w:noProof/>
                <w:lang w:eastAsia="de-DE"/>
              </w:rPr>
              <w:tab/>
            </w:r>
            <w:r w:rsidRPr="00CF1F33" w:rsidDel="00CF1F33">
              <w:rPr>
                <w:noProof/>
                <w:rPrChange w:id="184" w:author="J.-P. K." w:date="2016-01-02T12:52:00Z">
                  <w:rPr>
                    <w:rStyle w:val="Hyperlink"/>
                    <w:noProof/>
                  </w:rPr>
                </w:rPrChange>
              </w:rPr>
              <w:delText>Einschränkungen</w:delText>
            </w:r>
            <w:r w:rsidDel="00CF1F33">
              <w:rPr>
                <w:noProof/>
                <w:webHidden/>
              </w:rPr>
              <w:tab/>
              <w:delText>4</w:delText>
            </w:r>
          </w:del>
        </w:p>
        <w:p w14:paraId="3FB94562" w14:textId="77777777" w:rsidR="002C7DF9" w:rsidDel="00CF1F33" w:rsidRDefault="002C7DF9">
          <w:pPr>
            <w:pStyle w:val="Verzeichnis2"/>
            <w:tabs>
              <w:tab w:val="left" w:pos="880"/>
              <w:tab w:val="right" w:leader="dot" w:pos="9062"/>
            </w:tabs>
            <w:rPr>
              <w:del w:id="185" w:author="J.-P. K." w:date="2016-01-02T12:52:00Z"/>
              <w:rFonts w:eastAsiaTheme="minorEastAsia"/>
              <w:noProof/>
              <w:lang w:eastAsia="de-DE"/>
            </w:rPr>
          </w:pPr>
          <w:del w:id="186" w:author="J.-P. K." w:date="2016-01-02T12:52:00Z">
            <w:r w:rsidRPr="00CF1F33" w:rsidDel="00CF1F33">
              <w:rPr>
                <w:noProof/>
                <w:rPrChange w:id="187" w:author="J.-P. K." w:date="2016-01-02T12:52:00Z">
                  <w:rPr>
                    <w:rStyle w:val="Hyperlink"/>
                    <w:noProof/>
                  </w:rPr>
                </w:rPrChange>
              </w:rPr>
              <w:delText>1.3</w:delText>
            </w:r>
            <w:r w:rsidDel="00CF1F33">
              <w:rPr>
                <w:rFonts w:eastAsiaTheme="minorEastAsia"/>
                <w:noProof/>
                <w:lang w:eastAsia="de-DE"/>
              </w:rPr>
              <w:tab/>
            </w:r>
            <w:r w:rsidRPr="00CF1F33" w:rsidDel="00CF1F33">
              <w:rPr>
                <w:noProof/>
                <w:rPrChange w:id="188" w:author="J.-P. K." w:date="2016-01-02T12:52:00Z">
                  <w:rPr>
                    <w:rStyle w:val="Hyperlink"/>
                    <w:noProof/>
                  </w:rPr>
                </w:rPrChange>
              </w:rPr>
              <w:delText>Meilensteine</w:delText>
            </w:r>
            <w:r w:rsidDel="00CF1F33">
              <w:rPr>
                <w:noProof/>
                <w:webHidden/>
              </w:rPr>
              <w:tab/>
              <w:delText>4</w:delText>
            </w:r>
          </w:del>
        </w:p>
        <w:p w14:paraId="41A78815" w14:textId="77777777" w:rsidR="002C7DF9" w:rsidDel="00CF1F33" w:rsidRDefault="002C7DF9">
          <w:pPr>
            <w:pStyle w:val="Verzeichnis1"/>
            <w:tabs>
              <w:tab w:val="left" w:pos="440"/>
              <w:tab w:val="right" w:leader="dot" w:pos="9062"/>
            </w:tabs>
            <w:rPr>
              <w:del w:id="189" w:author="J.-P. K." w:date="2016-01-02T12:52:00Z"/>
              <w:rFonts w:eastAsiaTheme="minorEastAsia"/>
              <w:noProof/>
              <w:lang w:eastAsia="de-DE"/>
            </w:rPr>
          </w:pPr>
          <w:del w:id="190" w:author="J.-P. K." w:date="2016-01-02T12:52:00Z">
            <w:r w:rsidRPr="00CF1F33" w:rsidDel="00CF1F33">
              <w:rPr>
                <w:noProof/>
                <w:rPrChange w:id="191" w:author="J.-P. K." w:date="2016-01-02T12:52:00Z">
                  <w:rPr>
                    <w:rStyle w:val="Hyperlink"/>
                    <w:noProof/>
                  </w:rPr>
                </w:rPrChange>
              </w:rPr>
              <w:delText>2</w:delText>
            </w:r>
            <w:r w:rsidDel="00CF1F33">
              <w:rPr>
                <w:rFonts w:eastAsiaTheme="minorEastAsia"/>
                <w:noProof/>
                <w:lang w:eastAsia="de-DE"/>
              </w:rPr>
              <w:tab/>
            </w:r>
            <w:r w:rsidRPr="00CF1F33" w:rsidDel="00CF1F33">
              <w:rPr>
                <w:noProof/>
                <w:rPrChange w:id="192" w:author="J.-P. K." w:date="2016-01-02T12:52:00Z">
                  <w:rPr>
                    <w:rStyle w:val="Hyperlink"/>
                    <w:noProof/>
                  </w:rPr>
                </w:rPrChange>
              </w:rPr>
              <w:delText>Organisation</w:delText>
            </w:r>
            <w:r w:rsidDel="00CF1F33">
              <w:rPr>
                <w:noProof/>
                <w:webHidden/>
              </w:rPr>
              <w:tab/>
              <w:delText>5</w:delText>
            </w:r>
          </w:del>
        </w:p>
        <w:p w14:paraId="531C7268" w14:textId="77777777" w:rsidR="002C7DF9" w:rsidDel="00CF1F33" w:rsidRDefault="002C7DF9">
          <w:pPr>
            <w:pStyle w:val="Verzeichnis2"/>
            <w:tabs>
              <w:tab w:val="left" w:pos="880"/>
              <w:tab w:val="right" w:leader="dot" w:pos="9062"/>
            </w:tabs>
            <w:rPr>
              <w:del w:id="193" w:author="J.-P. K." w:date="2016-01-02T12:52:00Z"/>
              <w:rFonts w:eastAsiaTheme="minorEastAsia"/>
              <w:noProof/>
              <w:lang w:eastAsia="de-DE"/>
            </w:rPr>
          </w:pPr>
          <w:del w:id="194" w:author="J.-P. K." w:date="2016-01-02T12:52:00Z">
            <w:r w:rsidRPr="00CF1F33" w:rsidDel="00CF1F33">
              <w:rPr>
                <w:noProof/>
                <w:rPrChange w:id="195" w:author="J.-P. K." w:date="2016-01-02T12:52:00Z">
                  <w:rPr>
                    <w:rStyle w:val="Hyperlink"/>
                    <w:noProof/>
                  </w:rPr>
                </w:rPrChange>
              </w:rPr>
              <w:delText>2.1</w:delText>
            </w:r>
            <w:r w:rsidDel="00CF1F33">
              <w:rPr>
                <w:rFonts w:eastAsiaTheme="minorEastAsia"/>
                <w:noProof/>
                <w:lang w:eastAsia="de-DE"/>
              </w:rPr>
              <w:tab/>
            </w:r>
            <w:r w:rsidRPr="00CF1F33" w:rsidDel="00CF1F33">
              <w:rPr>
                <w:noProof/>
                <w:rPrChange w:id="196" w:author="J.-P. K." w:date="2016-01-02T12:52:00Z">
                  <w:rPr>
                    <w:rStyle w:val="Hyperlink"/>
                    <w:noProof/>
                  </w:rPr>
                </w:rPrChange>
              </w:rPr>
              <w:delText>Aufbauorganisation</w:delText>
            </w:r>
            <w:r w:rsidDel="00CF1F33">
              <w:rPr>
                <w:noProof/>
                <w:webHidden/>
              </w:rPr>
              <w:tab/>
              <w:delText>5</w:delText>
            </w:r>
          </w:del>
        </w:p>
        <w:p w14:paraId="055DE563" w14:textId="77777777" w:rsidR="002C7DF9" w:rsidDel="00CF1F33" w:rsidRDefault="002C7DF9">
          <w:pPr>
            <w:pStyle w:val="Verzeichnis3"/>
            <w:tabs>
              <w:tab w:val="left" w:pos="1320"/>
              <w:tab w:val="right" w:leader="dot" w:pos="9062"/>
            </w:tabs>
            <w:rPr>
              <w:del w:id="197" w:author="J.-P. K." w:date="2016-01-02T12:52:00Z"/>
              <w:rFonts w:eastAsiaTheme="minorEastAsia"/>
              <w:noProof/>
              <w:lang w:eastAsia="de-DE"/>
            </w:rPr>
          </w:pPr>
          <w:del w:id="198" w:author="J.-P. K." w:date="2016-01-02T12:52:00Z">
            <w:r w:rsidRPr="00CF1F33" w:rsidDel="00CF1F33">
              <w:rPr>
                <w:noProof/>
                <w:rPrChange w:id="199" w:author="J.-P. K." w:date="2016-01-02T12:52:00Z">
                  <w:rPr>
                    <w:rStyle w:val="Hyperlink"/>
                    <w:noProof/>
                  </w:rPr>
                </w:rPrChange>
              </w:rPr>
              <w:delText>2.1.1</w:delText>
            </w:r>
            <w:r w:rsidDel="00CF1F33">
              <w:rPr>
                <w:rFonts w:eastAsiaTheme="minorEastAsia"/>
                <w:noProof/>
                <w:lang w:eastAsia="de-DE"/>
              </w:rPr>
              <w:tab/>
            </w:r>
            <w:r w:rsidRPr="00CF1F33" w:rsidDel="00CF1F33">
              <w:rPr>
                <w:noProof/>
                <w:rPrChange w:id="200" w:author="J.-P. K." w:date="2016-01-02T12:52:00Z">
                  <w:rPr>
                    <w:rStyle w:val="Hyperlink"/>
                    <w:noProof/>
                  </w:rPr>
                </w:rPrChange>
              </w:rPr>
              <w:delText>(1PL-3TP-12PM)</w:delText>
            </w:r>
            <w:r w:rsidDel="00CF1F33">
              <w:rPr>
                <w:noProof/>
                <w:webHidden/>
              </w:rPr>
              <w:tab/>
              <w:delText>5</w:delText>
            </w:r>
          </w:del>
        </w:p>
        <w:p w14:paraId="7E35C620" w14:textId="77777777" w:rsidR="002C7DF9" w:rsidDel="00CF1F33" w:rsidRDefault="002C7DF9">
          <w:pPr>
            <w:pStyle w:val="Verzeichnis3"/>
            <w:tabs>
              <w:tab w:val="left" w:pos="1320"/>
              <w:tab w:val="right" w:leader="dot" w:pos="9062"/>
            </w:tabs>
            <w:rPr>
              <w:del w:id="201" w:author="J.-P. K." w:date="2016-01-02T12:52:00Z"/>
              <w:rFonts w:eastAsiaTheme="minorEastAsia"/>
              <w:noProof/>
              <w:lang w:eastAsia="de-DE"/>
            </w:rPr>
          </w:pPr>
          <w:del w:id="202" w:author="J.-P. K." w:date="2016-01-02T12:52:00Z">
            <w:r w:rsidRPr="00CF1F33" w:rsidDel="00CF1F33">
              <w:rPr>
                <w:noProof/>
                <w:rPrChange w:id="203" w:author="J.-P. K." w:date="2016-01-02T12:52:00Z">
                  <w:rPr>
                    <w:rStyle w:val="Hyperlink"/>
                    <w:noProof/>
                  </w:rPr>
                </w:rPrChange>
              </w:rPr>
              <w:delText>2.1.2</w:delText>
            </w:r>
            <w:r w:rsidDel="00CF1F33">
              <w:rPr>
                <w:rFonts w:eastAsiaTheme="minorEastAsia"/>
                <w:noProof/>
                <w:lang w:eastAsia="de-DE"/>
              </w:rPr>
              <w:tab/>
            </w:r>
            <w:r w:rsidRPr="00CF1F33" w:rsidDel="00CF1F33">
              <w:rPr>
                <w:noProof/>
                <w:rPrChange w:id="204" w:author="J.-P. K." w:date="2016-01-02T12:52:00Z">
                  <w:rPr>
                    <w:rStyle w:val="Hyperlink"/>
                    <w:noProof/>
                  </w:rPr>
                </w:rPrChange>
              </w:rPr>
              <w:delText>Taskforces</w:delText>
            </w:r>
            <w:r w:rsidDel="00CF1F33">
              <w:rPr>
                <w:noProof/>
                <w:webHidden/>
              </w:rPr>
              <w:tab/>
              <w:delText>5</w:delText>
            </w:r>
          </w:del>
        </w:p>
        <w:p w14:paraId="6FFEBE8C" w14:textId="77777777" w:rsidR="002C7DF9" w:rsidDel="00CF1F33" w:rsidRDefault="002C7DF9">
          <w:pPr>
            <w:pStyle w:val="Verzeichnis2"/>
            <w:tabs>
              <w:tab w:val="left" w:pos="880"/>
              <w:tab w:val="right" w:leader="dot" w:pos="9062"/>
            </w:tabs>
            <w:rPr>
              <w:del w:id="205" w:author="J.-P. K." w:date="2016-01-02T12:52:00Z"/>
              <w:rFonts w:eastAsiaTheme="minorEastAsia"/>
              <w:noProof/>
              <w:lang w:eastAsia="de-DE"/>
            </w:rPr>
          </w:pPr>
          <w:del w:id="206" w:author="J.-P. K." w:date="2016-01-02T12:52:00Z">
            <w:r w:rsidRPr="00CF1F33" w:rsidDel="00CF1F33">
              <w:rPr>
                <w:noProof/>
                <w:rPrChange w:id="207" w:author="J.-P. K." w:date="2016-01-02T12:52:00Z">
                  <w:rPr>
                    <w:rStyle w:val="Hyperlink"/>
                    <w:noProof/>
                  </w:rPr>
                </w:rPrChange>
              </w:rPr>
              <w:delText>2.2</w:delText>
            </w:r>
            <w:r w:rsidDel="00CF1F33">
              <w:rPr>
                <w:rFonts w:eastAsiaTheme="minorEastAsia"/>
                <w:noProof/>
                <w:lang w:eastAsia="de-DE"/>
              </w:rPr>
              <w:tab/>
            </w:r>
            <w:r w:rsidRPr="00CF1F33" w:rsidDel="00CF1F33">
              <w:rPr>
                <w:noProof/>
                <w:rPrChange w:id="208" w:author="J.-P. K." w:date="2016-01-02T12:52:00Z">
                  <w:rPr>
                    <w:rStyle w:val="Hyperlink"/>
                    <w:noProof/>
                  </w:rPr>
                </w:rPrChange>
              </w:rPr>
              <w:delText>Skillsheet</w:delText>
            </w:r>
            <w:r w:rsidDel="00CF1F33">
              <w:rPr>
                <w:noProof/>
                <w:webHidden/>
              </w:rPr>
              <w:tab/>
              <w:delText>5</w:delText>
            </w:r>
          </w:del>
        </w:p>
        <w:p w14:paraId="1AE0E3B1" w14:textId="77777777" w:rsidR="002C7DF9" w:rsidDel="00CF1F33" w:rsidRDefault="002C7DF9">
          <w:pPr>
            <w:pStyle w:val="Verzeichnis1"/>
            <w:tabs>
              <w:tab w:val="left" w:pos="440"/>
              <w:tab w:val="right" w:leader="dot" w:pos="9062"/>
            </w:tabs>
            <w:rPr>
              <w:del w:id="209" w:author="J.-P. K." w:date="2016-01-02T12:52:00Z"/>
              <w:rFonts w:eastAsiaTheme="minorEastAsia"/>
              <w:noProof/>
              <w:lang w:eastAsia="de-DE"/>
            </w:rPr>
          </w:pPr>
          <w:del w:id="210" w:author="J.-P. K." w:date="2016-01-02T12:52:00Z">
            <w:r w:rsidRPr="00CF1F33" w:rsidDel="00CF1F33">
              <w:rPr>
                <w:noProof/>
                <w:rPrChange w:id="211" w:author="J.-P. K." w:date="2016-01-02T12:52:00Z">
                  <w:rPr>
                    <w:rStyle w:val="Hyperlink"/>
                    <w:noProof/>
                  </w:rPr>
                </w:rPrChange>
              </w:rPr>
              <w:delText>3</w:delText>
            </w:r>
            <w:r w:rsidDel="00CF1F33">
              <w:rPr>
                <w:rFonts w:eastAsiaTheme="minorEastAsia"/>
                <w:noProof/>
                <w:lang w:eastAsia="de-DE"/>
              </w:rPr>
              <w:tab/>
            </w:r>
            <w:r w:rsidRPr="00CF1F33" w:rsidDel="00CF1F33">
              <w:rPr>
                <w:noProof/>
                <w:rPrChange w:id="212" w:author="J.-P. K." w:date="2016-01-02T12:52:00Z">
                  <w:rPr>
                    <w:rStyle w:val="Hyperlink"/>
                    <w:noProof/>
                  </w:rPr>
                </w:rPrChange>
              </w:rPr>
              <w:delText>Ablaufsteuerung</w:delText>
            </w:r>
            <w:r w:rsidDel="00CF1F33">
              <w:rPr>
                <w:noProof/>
                <w:webHidden/>
              </w:rPr>
              <w:tab/>
              <w:delText>6</w:delText>
            </w:r>
          </w:del>
        </w:p>
        <w:p w14:paraId="408BC741" w14:textId="77777777" w:rsidR="002C7DF9" w:rsidDel="00CF1F33" w:rsidRDefault="002C7DF9">
          <w:pPr>
            <w:pStyle w:val="Verzeichnis2"/>
            <w:tabs>
              <w:tab w:val="left" w:pos="880"/>
              <w:tab w:val="right" w:leader="dot" w:pos="9062"/>
            </w:tabs>
            <w:rPr>
              <w:del w:id="213" w:author="J.-P. K." w:date="2016-01-02T12:52:00Z"/>
              <w:rFonts w:eastAsiaTheme="minorEastAsia"/>
              <w:noProof/>
              <w:lang w:eastAsia="de-DE"/>
            </w:rPr>
          </w:pPr>
          <w:del w:id="214" w:author="J.-P. K." w:date="2016-01-02T12:52:00Z">
            <w:r w:rsidRPr="00CF1F33" w:rsidDel="00CF1F33">
              <w:rPr>
                <w:noProof/>
                <w:rPrChange w:id="215" w:author="J.-P. K." w:date="2016-01-02T12:52:00Z">
                  <w:rPr>
                    <w:rStyle w:val="Hyperlink"/>
                    <w:noProof/>
                  </w:rPr>
                </w:rPrChange>
              </w:rPr>
              <w:delText>3.1</w:delText>
            </w:r>
            <w:r w:rsidDel="00CF1F33">
              <w:rPr>
                <w:rFonts w:eastAsiaTheme="minorEastAsia"/>
                <w:noProof/>
                <w:lang w:eastAsia="de-DE"/>
              </w:rPr>
              <w:tab/>
            </w:r>
            <w:r w:rsidRPr="00CF1F33" w:rsidDel="00CF1F33">
              <w:rPr>
                <w:noProof/>
                <w:rPrChange w:id="216" w:author="J.-P. K." w:date="2016-01-02T12:52:00Z">
                  <w:rPr>
                    <w:rStyle w:val="Hyperlink"/>
                    <w:noProof/>
                  </w:rPr>
                </w:rPrChange>
              </w:rPr>
              <w:delText>Phasenmodell</w:delText>
            </w:r>
            <w:r w:rsidDel="00CF1F33">
              <w:rPr>
                <w:noProof/>
                <w:webHidden/>
              </w:rPr>
              <w:tab/>
              <w:delText>6</w:delText>
            </w:r>
          </w:del>
        </w:p>
        <w:p w14:paraId="4D67ED2B" w14:textId="77777777" w:rsidR="002C7DF9" w:rsidDel="00CF1F33" w:rsidRDefault="002C7DF9">
          <w:pPr>
            <w:pStyle w:val="Verzeichnis2"/>
            <w:tabs>
              <w:tab w:val="left" w:pos="880"/>
              <w:tab w:val="right" w:leader="dot" w:pos="9062"/>
            </w:tabs>
            <w:rPr>
              <w:del w:id="217" w:author="J.-P. K." w:date="2016-01-02T12:52:00Z"/>
              <w:rFonts w:eastAsiaTheme="minorEastAsia"/>
              <w:noProof/>
              <w:lang w:eastAsia="de-DE"/>
            </w:rPr>
          </w:pPr>
          <w:del w:id="218" w:author="J.-P. K." w:date="2016-01-02T12:52:00Z">
            <w:r w:rsidRPr="00CF1F33" w:rsidDel="00CF1F33">
              <w:rPr>
                <w:noProof/>
                <w:rPrChange w:id="219" w:author="J.-P. K." w:date="2016-01-02T12:52:00Z">
                  <w:rPr>
                    <w:rStyle w:val="Hyperlink"/>
                    <w:noProof/>
                  </w:rPr>
                </w:rPrChange>
              </w:rPr>
              <w:delText>3.2</w:delText>
            </w:r>
            <w:r w:rsidDel="00CF1F33">
              <w:rPr>
                <w:rFonts w:eastAsiaTheme="minorEastAsia"/>
                <w:noProof/>
                <w:lang w:eastAsia="de-DE"/>
              </w:rPr>
              <w:tab/>
            </w:r>
            <w:r w:rsidRPr="00CF1F33" w:rsidDel="00CF1F33">
              <w:rPr>
                <w:noProof/>
                <w:rPrChange w:id="220" w:author="J.-P. K." w:date="2016-01-02T12:52:00Z">
                  <w:rPr>
                    <w:rStyle w:val="Hyperlink"/>
                    <w:noProof/>
                  </w:rPr>
                </w:rPrChange>
              </w:rPr>
              <w:delText>Scrum</w:delText>
            </w:r>
            <w:r w:rsidDel="00CF1F33">
              <w:rPr>
                <w:noProof/>
                <w:webHidden/>
              </w:rPr>
              <w:tab/>
              <w:delText>6</w:delText>
            </w:r>
          </w:del>
        </w:p>
        <w:p w14:paraId="27025B52" w14:textId="77777777" w:rsidR="002C7DF9" w:rsidDel="00CF1F33" w:rsidRDefault="002C7DF9">
          <w:pPr>
            <w:pStyle w:val="Verzeichnis2"/>
            <w:tabs>
              <w:tab w:val="left" w:pos="880"/>
              <w:tab w:val="right" w:leader="dot" w:pos="9062"/>
            </w:tabs>
            <w:rPr>
              <w:del w:id="221" w:author="J.-P. K." w:date="2016-01-02T12:52:00Z"/>
              <w:rFonts w:eastAsiaTheme="minorEastAsia"/>
              <w:noProof/>
              <w:lang w:eastAsia="de-DE"/>
            </w:rPr>
          </w:pPr>
          <w:del w:id="222" w:author="J.-P. K." w:date="2016-01-02T12:52:00Z">
            <w:r w:rsidRPr="00CF1F33" w:rsidDel="00CF1F33">
              <w:rPr>
                <w:noProof/>
                <w:rPrChange w:id="223" w:author="J.-P. K." w:date="2016-01-02T12:52:00Z">
                  <w:rPr>
                    <w:rStyle w:val="Hyperlink"/>
                    <w:noProof/>
                  </w:rPr>
                </w:rPrChange>
              </w:rPr>
              <w:delText>3.3</w:delText>
            </w:r>
            <w:r w:rsidDel="00CF1F33">
              <w:rPr>
                <w:rFonts w:eastAsiaTheme="minorEastAsia"/>
                <w:noProof/>
                <w:lang w:eastAsia="de-DE"/>
              </w:rPr>
              <w:tab/>
            </w:r>
            <w:r w:rsidRPr="00CF1F33" w:rsidDel="00CF1F33">
              <w:rPr>
                <w:noProof/>
                <w:rPrChange w:id="224" w:author="J.-P. K." w:date="2016-01-02T12:52:00Z">
                  <w:rPr>
                    <w:rStyle w:val="Hyperlink"/>
                    <w:noProof/>
                  </w:rPr>
                </w:rPrChange>
              </w:rPr>
              <w:delText>Extreme Programming</w:delText>
            </w:r>
            <w:r w:rsidDel="00CF1F33">
              <w:rPr>
                <w:noProof/>
                <w:webHidden/>
              </w:rPr>
              <w:tab/>
              <w:delText>6</w:delText>
            </w:r>
          </w:del>
        </w:p>
        <w:p w14:paraId="20762452" w14:textId="77777777" w:rsidR="002C7DF9" w:rsidDel="00CF1F33" w:rsidRDefault="002C7DF9">
          <w:pPr>
            <w:pStyle w:val="Verzeichnis1"/>
            <w:tabs>
              <w:tab w:val="left" w:pos="440"/>
              <w:tab w:val="right" w:leader="dot" w:pos="9062"/>
            </w:tabs>
            <w:rPr>
              <w:del w:id="225" w:author="J.-P. K." w:date="2016-01-02T12:52:00Z"/>
              <w:rFonts w:eastAsiaTheme="minorEastAsia"/>
              <w:noProof/>
              <w:lang w:eastAsia="de-DE"/>
            </w:rPr>
          </w:pPr>
          <w:del w:id="226" w:author="J.-P. K." w:date="2016-01-02T12:52:00Z">
            <w:r w:rsidRPr="00CF1F33" w:rsidDel="00CF1F33">
              <w:rPr>
                <w:noProof/>
                <w:rPrChange w:id="227" w:author="J.-P. K." w:date="2016-01-02T12:52:00Z">
                  <w:rPr>
                    <w:rStyle w:val="Hyperlink"/>
                    <w:noProof/>
                  </w:rPr>
                </w:rPrChange>
              </w:rPr>
              <w:delText>4</w:delText>
            </w:r>
            <w:r w:rsidDel="00CF1F33">
              <w:rPr>
                <w:rFonts w:eastAsiaTheme="minorEastAsia"/>
                <w:noProof/>
                <w:lang w:eastAsia="de-DE"/>
              </w:rPr>
              <w:tab/>
            </w:r>
            <w:r w:rsidRPr="00CF1F33" w:rsidDel="00CF1F33">
              <w:rPr>
                <w:noProof/>
                <w:rPrChange w:id="228" w:author="J.-P. K." w:date="2016-01-02T12:52:00Z">
                  <w:rPr>
                    <w:rStyle w:val="Hyperlink"/>
                    <w:noProof/>
                  </w:rPr>
                </w:rPrChange>
              </w:rPr>
              <w:delText>Risikomanagement</w:delText>
            </w:r>
            <w:r w:rsidDel="00CF1F33">
              <w:rPr>
                <w:noProof/>
                <w:webHidden/>
              </w:rPr>
              <w:tab/>
              <w:delText>7</w:delText>
            </w:r>
          </w:del>
        </w:p>
        <w:p w14:paraId="6F5C14DC" w14:textId="77777777" w:rsidR="002C7DF9" w:rsidDel="00CF1F33" w:rsidRDefault="002C7DF9">
          <w:pPr>
            <w:pStyle w:val="Verzeichnis2"/>
            <w:tabs>
              <w:tab w:val="left" w:pos="880"/>
              <w:tab w:val="right" w:leader="dot" w:pos="9062"/>
            </w:tabs>
            <w:rPr>
              <w:del w:id="229" w:author="J.-P. K." w:date="2016-01-02T12:52:00Z"/>
              <w:rFonts w:eastAsiaTheme="minorEastAsia"/>
              <w:noProof/>
              <w:lang w:eastAsia="de-DE"/>
            </w:rPr>
          </w:pPr>
          <w:del w:id="230" w:author="J.-P. K." w:date="2016-01-02T12:52:00Z">
            <w:r w:rsidRPr="00CF1F33" w:rsidDel="00CF1F33">
              <w:rPr>
                <w:noProof/>
                <w:rPrChange w:id="231" w:author="J.-P. K." w:date="2016-01-02T12:52:00Z">
                  <w:rPr>
                    <w:rStyle w:val="Hyperlink"/>
                    <w:noProof/>
                  </w:rPr>
                </w:rPrChange>
              </w:rPr>
              <w:delText>4.1</w:delText>
            </w:r>
            <w:r w:rsidDel="00CF1F33">
              <w:rPr>
                <w:rFonts w:eastAsiaTheme="minorEastAsia"/>
                <w:noProof/>
                <w:lang w:eastAsia="de-DE"/>
              </w:rPr>
              <w:tab/>
            </w:r>
            <w:r w:rsidRPr="00CF1F33" w:rsidDel="00CF1F33">
              <w:rPr>
                <w:noProof/>
                <w:rPrChange w:id="232" w:author="J.-P. K." w:date="2016-01-02T12:52:00Z">
                  <w:rPr>
                    <w:rStyle w:val="Hyperlink"/>
                    <w:noProof/>
                  </w:rPr>
                </w:rPrChange>
              </w:rPr>
              <w:delText>Stakeholderanalyse</w:delText>
            </w:r>
            <w:r w:rsidDel="00CF1F33">
              <w:rPr>
                <w:noProof/>
                <w:webHidden/>
              </w:rPr>
              <w:tab/>
              <w:delText>7</w:delText>
            </w:r>
          </w:del>
        </w:p>
        <w:p w14:paraId="3A99292B" w14:textId="77777777" w:rsidR="002C7DF9" w:rsidDel="00CF1F33" w:rsidRDefault="002C7DF9">
          <w:pPr>
            <w:pStyle w:val="Verzeichnis3"/>
            <w:tabs>
              <w:tab w:val="left" w:pos="1320"/>
              <w:tab w:val="right" w:leader="dot" w:pos="9062"/>
            </w:tabs>
            <w:rPr>
              <w:del w:id="233" w:author="J.-P. K." w:date="2016-01-02T12:52:00Z"/>
              <w:rFonts w:eastAsiaTheme="minorEastAsia"/>
              <w:noProof/>
              <w:lang w:eastAsia="de-DE"/>
            </w:rPr>
          </w:pPr>
          <w:del w:id="234" w:author="J.-P. K." w:date="2016-01-02T12:52:00Z">
            <w:r w:rsidRPr="00CF1F33" w:rsidDel="00CF1F33">
              <w:rPr>
                <w:noProof/>
                <w:rPrChange w:id="235" w:author="J.-P. K." w:date="2016-01-02T12:52:00Z">
                  <w:rPr>
                    <w:rStyle w:val="Hyperlink"/>
                    <w:noProof/>
                  </w:rPr>
                </w:rPrChange>
              </w:rPr>
              <w:delText>4.1.1</w:delText>
            </w:r>
            <w:r w:rsidDel="00CF1F33">
              <w:rPr>
                <w:rFonts w:eastAsiaTheme="minorEastAsia"/>
                <w:noProof/>
                <w:lang w:eastAsia="de-DE"/>
              </w:rPr>
              <w:tab/>
            </w:r>
            <w:r w:rsidRPr="00CF1F33" w:rsidDel="00CF1F33">
              <w:rPr>
                <w:noProof/>
                <w:rPrChange w:id="236" w:author="J.-P. K." w:date="2016-01-02T12:52:00Z">
                  <w:rPr>
                    <w:rStyle w:val="Hyperlink"/>
                    <w:noProof/>
                  </w:rPr>
                </w:rPrChange>
              </w:rPr>
              <w:delText>Intern</w:delText>
            </w:r>
            <w:r w:rsidDel="00CF1F33">
              <w:rPr>
                <w:noProof/>
                <w:webHidden/>
              </w:rPr>
              <w:tab/>
              <w:delText>7</w:delText>
            </w:r>
          </w:del>
        </w:p>
        <w:p w14:paraId="20CD2A2B" w14:textId="77777777" w:rsidR="002C7DF9" w:rsidDel="00CF1F33" w:rsidRDefault="002C7DF9">
          <w:pPr>
            <w:pStyle w:val="Verzeichnis3"/>
            <w:tabs>
              <w:tab w:val="left" w:pos="1320"/>
              <w:tab w:val="right" w:leader="dot" w:pos="9062"/>
            </w:tabs>
            <w:rPr>
              <w:del w:id="237" w:author="J.-P. K." w:date="2016-01-02T12:52:00Z"/>
              <w:rFonts w:eastAsiaTheme="minorEastAsia"/>
              <w:noProof/>
              <w:lang w:eastAsia="de-DE"/>
            </w:rPr>
          </w:pPr>
          <w:del w:id="238" w:author="J.-P. K." w:date="2016-01-02T12:52:00Z">
            <w:r w:rsidRPr="00CF1F33" w:rsidDel="00CF1F33">
              <w:rPr>
                <w:noProof/>
                <w:rPrChange w:id="239" w:author="J.-P. K." w:date="2016-01-02T12:52:00Z">
                  <w:rPr>
                    <w:rStyle w:val="Hyperlink"/>
                    <w:noProof/>
                  </w:rPr>
                </w:rPrChange>
              </w:rPr>
              <w:delText>4.1.2</w:delText>
            </w:r>
            <w:r w:rsidDel="00CF1F33">
              <w:rPr>
                <w:rFonts w:eastAsiaTheme="minorEastAsia"/>
                <w:noProof/>
                <w:lang w:eastAsia="de-DE"/>
              </w:rPr>
              <w:tab/>
            </w:r>
            <w:r w:rsidRPr="00CF1F33" w:rsidDel="00CF1F33">
              <w:rPr>
                <w:noProof/>
                <w:rPrChange w:id="240" w:author="J.-P. K." w:date="2016-01-02T12:52:00Z">
                  <w:rPr>
                    <w:rStyle w:val="Hyperlink"/>
                    <w:noProof/>
                  </w:rPr>
                </w:rPrChange>
              </w:rPr>
              <w:delText>Extern</w:delText>
            </w:r>
            <w:r w:rsidDel="00CF1F33">
              <w:rPr>
                <w:noProof/>
                <w:webHidden/>
              </w:rPr>
              <w:tab/>
              <w:delText>7</w:delText>
            </w:r>
          </w:del>
        </w:p>
        <w:p w14:paraId="79D77B66" w14:textId="77777777" w:rsidR="002C7DF9" w:rsidDel="00CF1F33" w:rsidRDefault="002C7DF9">
          <w:pPr>
            <w:pStyle w:val="Verzeichnis2"/>
            <w:tabs>
              <w:tab w:val="left" w:pos="880"/>
              <w:tab w:val="right" w:leader="dot" w:pos="9062"/>
            </w:tabs>
            <w:rPr>
              <w:del w:id="241" w:author="J.-P. K." w:date="2016-01-02T12:52:00Z"/>
              <w:rFonts w:eastAsiaTheme="minorEastAsia"/>
              <w:noProof/>
              <w:lang w:eastAsia="de-DE"/>
            </w:rPr>
          </w:pPr>
          <w:del w:id="242" w:author="J.-P. K." w:date="2016-01-02T12:52:00Z">
            <w:r w:rsidRPr="00CF1F33" w:rsidDel="00CF1F33">
              <w:rPr>
                <w:noProof/>
                <w:rPrChange w:id="243" w:author="J.-P. K." w:date="2016-01-02T12:52:00Z">
                  <w:rPr>
                    <w:rStyle w:val="Hyperlink"/>
                    <w:noProof/>
                  </w:rPr>
                </w:rPrChange>
              </w:rPr>
              <w:delText>4.2</w:delText>
            </w:r>
            <w:r w:rsidDel="00CF1F33">
              <w:rPr>
                <w:rFonts w:eastAsiaTheme="minorEastAsia"/>
                <w:noProof/>
                <w:lang w:eastAsia="de-DE"/>
              </w:rPr>
              <w:tab/>
            </w:r>
            <w:r w:rsidRPr="00CF1F33" w:rsidDel="00CF1F33">
              <w:rPr>
                <w:noProof/>
                <w:rPrChange w:id="244" w:author="J.-P. K." w:date="2016-01-02T12:52:00Z">
                  <w:rPr>
                    <w:rStyle w:val="Hyperlink"/>
                    <w:noProof/>
                  </w:rPr>
                </w:rPrChange>
              </w:rPr>
              <w:delText>Umweltanalyse</w:delText>
            </w:r>
            <w:r w:rsidDel="00CF1F33">
              <w:rPr>
                <w:noProof/>
                <w:webHidden/>
              </w:rPr>
              <w:tab/>
              <w:delText>7</w:delText>
            </w:r>
          </w:del>
        </w:p>
        <w:p w14:paraId="5AA5F8B5" w14:textId="77777777" w:rsidR="00597D84" w:rsidRDefault="00597D84">
          <w:r>
            <w:rPr>
              <w:b/>
              <w:bCs/>
            </w:rPr>
            <w:fldChar w:fldCharType="end"/>
          </w:r>
        </w:p>
      </w:sdtContent>
    </w:sdt>
    <w:p w14:paraId="2C430CF3" w14:textId="77777777" w:rsidR="00597D84" w:rsidRDefault="00597D84">
      <w:pPr>
        <w:rPr>
          <w:sz w:val="80"/>
          <w:szCs w:val="80"/>
        </w:rPr>
      </w:pPr>
    </w:p>
    <w:p w14:paraId="23548DE9" w14:textId="77777777" w:rsidR="00597D84" w:rsidRDefault="00597D84">
      <w:pPr>
        <w:rPr>
          <w:rFonts w:asciiTheme="majorHAnsi" w:eastAsiaTheme="majorEastAsia" w:hAnsiTheme="majorHAnsi" w:cstheme="majorBidi"/>
          <w:color w:val="2E74B5" w:themeColor="accent1" w:themeShade="BF"/>
          <w:sz w:val="32"/>
          <w:szCs w:val="32"/>
        </w:rPr>
      </w:pPr>
      <w:r>
        <w:br w:type="page"/>
      </w:r>
    </w:p>
    <w:p w14:paraId="7DD4EFFE" w14:textId="77777777" w:rsidR="00A95B83" w:rsidRDefault="00A95B83" w:rsidP="0058701F">
      <w:pPr>
        <w:pStyle w:val="berschrift1"/>
      </w:pPr>
      <w:bookmarkStart w:id="245" w:name="_Toc439502483"/>
      <w:r>
        <w:lastRenderedPageBreak/>
        <w:t>Projektbeschreibung</w:t>
      </w:r>
      <w:bookmarkEnd w:id="245"/>
    </w:p>
    <w:p w14:paraId="6D07E6FF" w14:textId="77777777" w:rsidR="00A95B83" w:rsidRDefault="00A95B83" w:rsidP="00A95B83">
      <w:pPr>
        <w:pStyle w:val="berschrift2"/>
      </w:pPr>
      <w:bookmarkStart w:id="246" w:name="_Toc439502484"/>
      <w:r>
        <w:t>Ausgangsituation</w:t>
      </w:r>
      <w:bookmarkEnd w:id="246"/>
    </w:p>
    <w:p w14:paraId="6335AB10" w14:textId="77777777" w:rsidR="0052201C" w:rsidRPr="0052201C" w:rsidRDefault="0052201C" w:rsidP="0052201C"/>
    <w:p w14:paraId="1CF06A58" w14:textId="77777777" w:rsidR="00A95B83" w:rsidRDefault="00A95B83" w:rsidP="00A95B83">
      <w:pPr>
        <w:pStyle w:val="berschrift2"/>
        <w:rPr>
          <w:ins w:id="247" w:author="J.-P. K." w:date="2016-01-02T13:24:00Z"/>
        </w:rPr>
      </w:pPr>
      <w:bookmarkStart w:id="248" w:name="_Toc439502485"/>
      <w:commentRangeStart w:id="249"/>
      <w:r>
        <w:t>Zielsetzung</w:t>
      </w:r>
      <w:commentRangeEnd w:id="249"/>
      <w:r w:rsidR="007D2024">
        <w:rPr>
          <w:rStyle w:val="Kommentarzeichen"/>
          <w:rFonts w:asciiTheme="minorHAnsi" w:eastAsiaTheme="minorHAnsi" w:hAnsiTheme="minorHAnsi" w:cstheme="minorBidi"/>
          <w:color w:val="auto"/>
        </w:rPr>
        <w:commentReference w:id="249"/>
      </w:r>
      <w:bookmarkEnd w:id="248"/>
    </w:p>
    <w:p w14:paraId="2D15CA66" w14:textId="77777777" w:rsidR="00455330" w:rsidRPr="00455330" w:rsidRDefault="00455330" w:rsidP="00455330">
      <w:pPr>
        <w:rPr>
          <w:rPrChange w:id="250" w:author="J.-P. K." w:date="2016-01-02T13:24:00Z">
            <w:rPr/>
          </w:rPrChange>
        </w:rPr>
        <w:pPrChange w:id="251" w:author="J.-P. K." w:date="2016-01-02T13:24:00Z">
          <w:pPr>
            <w:pStyle w:val="berschrift2"/>
          </w:pPr>
        </w:pPrChange>
      </w:pPr>
    </w:p>
    <w:p w14:paraId="4E2C6A2A" w14:textId="77777777" w:rsidR="0052201C" w:rsidRDefault="007D2024" w:rsidP="0052201C">
      <w:pPr>
        <w:pStyle w:val="berschrift3"/>
      </w:pPr>
      <w:bookmarkStart w:id="252" w:name="h.81n87pq16mq5" w:colFirst="0" w:colLast="0"/>
      <w:bookmarkStart w:id="253" w:name="_Toc439502486"/>
      <w:bookmarkEnd w:id="252"/>
      <w:r>
        <w:t>Grobk</w:t>
      </w:r>
      <w:r w:rsidR="00285DFC">
        <w:t>onzept</w:t>
      </w:r>
      <w:bookmarkEnd w:id="253"/>
    </w:p>
    <w:p w14:paraId="18F1AFF1" w14:textId="1DA67983" w:rsidR="0052201C" w:rsidRDefault="0052201C" w:rsidP="0052201C">
      <w:r>
        <w:t>Mithilfe der mehrsprachigen Web</w:t>
      </w:r>
      <w:ins w:id="254" w:author="Nico Remus" w:date="2015-12-28T19:47:00Z">
        <w:r w:rsidR="00B171BB">
          <w:t>-Plattform</w:t>
        </w:r>
      </w:ins>
      <w:del w:id="255" w:author="Nico Remus" w:date="2015-12-28T19:47:00Z">
        <w:r w:rsidDel="00B171BB">
          <w:delText>site/App</w:delText>
        </w:r>
      </w:del>
      <w:r>
        <w:t xml:space="preserve"> soll es </w:t>
      </w:r>
      <w:del w:id="256" w:author="sheldon edward" w:date="2015-12-02T18:26:00Z">
        <w:r w:rsidDel="008715B8">
          <w:delText xml:space="preserve">Flüchtigen </w:delText>
        </w:r>
      </w:del>
      <w:ins w:id="257" w:author="Nico Remus" w:date="2015-12-28T19:47:00Z">
        <w:r w:rsidR="00B171BB">
          <w:t>Flüchtlingen</w:t>
        </w:r>
      </w:ins>
      <w:ins w:id="258" w:author="sheldon edward" w:date="2015-12-02T18:26:00Z">
        <w:del w:id="259" w:author="Nico Remus" w:date="2015-12-28T19:47:00Z">
          <w:r w:rsidR="008715B8" w:rsidDel="00B171BB">
            <w:delText>Asylbewerber</w:delText>
          </w:r>
        </w:del>
        <w:r w:rsidR="008715B8">
          <w:t xml:space="preserve"> </w:t>
        </w:r>
      </w:ins>
      <w:r>
        <w:t>und</w:t>
      </w:r>
      <w:ins w:id="260" w:author="Nico Remus" w:date="2015-12-28T19:47:00Z">
        <w:r w:rsidR="00B171BB">
          <w:t xml:space="preserve"> besonders</w:t>
        </w:r>
      </w:ins>
      <w:r>
        <w:t xml:space="preserve"> Asylsuchenden</w:t>
      </w:r>
      <w:ins w:id="261" w:author="Nico Remus" w:date="2015-12-28T19:47:00Z">
        <w:r w:rsidR="00B171BB">
          <w:t xml:space="preserve"> </w:t>
        </w:r>
      </w:ins>
      <w:del w:id="262" w:author="Nico Remus" w:date="2015-12-28T19:51:00Z">
        <w:r w:rsidDel="00B171BB">
          <w:delText xml:space="preserve"> </w:delText>
        </w:r>
      </w:del>
      <w:r>
        <w:t>vereinfacht werden</w:t>
      </w:r>
      <w:ins w:id="263" w:author="Nico Remus" w:date="2015-12-28T19:51:00Z">
        <w:r w:rsidR="00B171BB">
          <w:t>,</w:t>
        </w:r>
      </w:ins>
      <w:r>
        <w:t xml:space="preserve"> sich in Deutschland zurecht zu finden. </w:t>
      </w:r>
      <w:ins w:id="264" w:author="Nico Remus" w:date="2015-12-28T19:53:00Z">
        <w:r w:rsidR="00B171BB">
          <w:t>Um dies zu erreichen</w:t>
        </w:r>
      </w:ins>
      <w:del w:id="265" w:author="Nico Remus" w:date="2015-12-28T19:53:00Z">
        <w:r w:rsidDel="00B171BB">
          <w:delText>Dazu</w:delText>
        </w:r>
      </w:del>
      <w:r>
        <w:t xml:space="preserve"> sollen möglichst alle benötigten Info</w:t>
      </w:r>
      <w:ins w:id="266" w:author="Nico Remus" w:date="2015-12-28T20:03:00Z">
        <w:r w:rsidR="00CD2D96">
          <w:t>rmationen</w:t>
        </w:r>
      </w:ins>
      <w:del w:id="267" w:author="Nico Remus" w:date="2015-12-28T20:03:00Z">
        <w:r w:rsidDel="00CD2D96">
          <w:delText>s</w:delText>
        </w:r>
      </w:del>
      <w:r>
        <w:t xml:space="preserve"> für ein</w:t>
      </w:r>
      <w:ins w:id="268" w:author="Nico Remus" w:date="2015-12-28T19:52:00Z">
        <w:r w:rsidR="00B171BB">
          <w:t xml:space="preserve"> schnelles Zurechtfinden und gute Integration gesammelt und aufbereitet werden,</w:t>
        </w:r>
      </w:ins>
      <w:del w:id="269" w:author="Nico Remus" w:date="2015-12-28T19:52:00Z">
        <w:r w:rsidDel="00B171BB">
          <w:delText>en guten Start</w:delText>
        </w:r>
      </w:del>
      <w:r>
        <w:t xml:space="preserve"> und</w:t>
      </w:r>
      <w:ins w:id="270" w:author="Nico Remus" w:date="2015-12-28T19:53:00Z">
        <w:r w:rsidR="00B171BB">
          <w:t xml:space="preserve"> dazu</w:t>
        </w:r>
      </w:ins>
      <w:r>
        <w:t xml:space="preserve"> weitere hilfreiche Funktionen integriert </w:t>
      </w:r>
      <w:del w:id="271" w:author="Nico Remus" w:date="2015-12-28T20:04:00Z">
        <w:r w:rsidDel="0075252C">
          <w:delText>sein</w:delText>
        </w:r>
      </w:del>
      <w:ins w:id="272" w:author="Nico Remus" w:date="2015-12-28T20:04:00Z">
        <w:r w:rsidR="0075252C">
          <w:t>werden</w:t>
        </w:r>
      </w:ins>
      <w:r>
        <w:t>. Diese sollten möglichst genau auf die Anforderungen der Flüchtlinge zugeschnitten sein</w:t>
      </w:r>
      <w:del w:id="273" w:author="sheldon edward" w:date="2015-12-02T18:27:00Z">
        <w:r w:rsidDel="008715B8">
          <w:delText>.</w:delText>
        </w:r>
      </w:del>
      <w:ins w:id="274" w:author="sheldon edward" w:date="2015-12-02T18:27:00Z">
        <w:r w:rsidR="008715B8">
          <w:t>,</w:t>
        </w:r>
      </w:ins>
      <w:del w:id="275" w:author="sheldon edward" w:date="2015-12-02T18:27:00Z">
        <w:r w:rsidDel="008715B8">
          <w:delText xml:space="preserve"> Dazu gehört </w:delText>
        </w:r>
      </w:del>
      <w:ins w:id="276" w:author="sheldon edward" w:date="2015-12-02T18:27:00Z">
        <w:del w:id="277" w:author="Nico Remus" w:date="2015-12-28T20:05:00Z">
          <w:r w:rsidR="008715B8" w:rsidDel="0075252C">
            <w:delText xml:space="preserve"> mit</w:delText>
          </w:r>
        </w:del>
        <w:r w:rsidR="008715B8">
          <w:t xml:space="preserve"> </w:t>
        </w:r>
      </w:ins>
      <w:r>
        <w:t>unter anderem eine sehr einfache Benutzeroberfläche</w:t>
      </w:r>
      <w:ins w:id="278" w:author="sheldon edward" w:date="2015-12-02T18:27:00Z">
        <w:r w:rsidR="008715B8">
          <w:t>,</w:t>
        </w:r>
      </w:ins>
      <w:r>
        <w:t xml:space="preserve"> die sofort verständlich ist und intuitiv bedienet werden kann</w:t>
      </w:r>
      <w:ins w:id="279" w:author="sheldon edward" w:date="2015-12-02T18:28:00Z">
        <w:r w:rsidR="008715B8">
          <w:t>.</w:t>
        </w:r>
      </w:ins>
      <w:del w:id="280" w:author="sheldon edward" w:date="2015-12-02T18:27:00Z">
        <w:r w:rsidDel="008715B8">
          <w:delText xml:space="preserve"> </w:delText>
        </w:r>
      </w:del>
      <w:del w:id="281" w:author="sheldon edward" w:date="2015-12-02T18:28:00Z">
        <w:r w:rsidDel="008715B8">
          <w:delText>– alle überflüssigen Informationen und Schnick schnack sollten nicht enthalten sein.</w:delText>
        </w:r>
      </w:del>
      <w:r>
        <w:t xml:space="preserve"> </w:t>
      </w:r>
      <w:del w:id="282" w:author="sheldon edward" w:date="2015-12-02T18:28:00Z">
        <w:r w:rsidDel="008715B8">
          <w:delText xml:space="preserve">Frei nach dem Motto „keep it simple“. </w:delText>
        </w:r>
      </w:del>
      <w:ins w:id="283" w:author="sheldon edward" w:date="2015-12-02T18:28:00Z">
        <w:r w:rsidR="008715B8">
          <w:t xml:space="preserve"> </w:t>
        </w:r>
      </w:ins>
      <w:del w:id="284" w:author="sheldon edward" w:date="2015-12-02T18:33:00Z">
        <w:r w:rsidDel="008715B8">
          <w:delText>Auch sollten in anderen Websites aufwändig gebaute Funktionalitäten möglichst nicht</w:delText>
        </w:r>
      </w:del>
      <w:del w:id="285" w:author="sheldon edward" w:date="2015-12-02T18:32:00Z">
        <w:r w:rsidDel="008715B8">
          <w:delText xml:space="preserve"> </w:delText>
        </w:r>
      </w:del>
      <w:del w:id="286" w:author="sheldon edward" w:date="2015-12-02T18:33:00Z">
        <w:r w:rsidDel="008715B8">
          <w:delText xml:space="preserve"> nach gebaut werden.</w:delText>
        </w:r>
      </w:del>
      <w:ins w:id="287" w:author="sheldon edward" w:date="2015-12-02T18:33:00Z">
        <w:r w:rsidR="008715B8">
          <w:t>Im Zuge der Projektarbeit</w:t>
        </w:r>
      </w:ins>
      <w:r>
        <w:t xml:space="preserve"> </w:t>
      </w:r>
      <w:ins w:id="288" w:author="sheldon edward" w:date="2015-12-02T18:33:00Z">
        <w:r w:rsidR="008715B8">
          <w:t xml:space="preserve">nutzten wir bereits </w:t>
        </w:r>
      </w:ins>
      <w:ins w:id="289" w:author="sheldon edward" w:date="2015-12-02T18:34:00Z">
        <w:r w:rsidR="008715B8">
          <w:t>bestehende</w:t>
        </w:r>
      </w:ins>
      <w:ins w:id="290" w:author="sheldon edward" w:date="2015-12-02T18:33:00Z">
        <w:r w:rsidR="008715B8">
          <w:t xml:space="preserve"> Anwendungen anderer Webseiten oder verlinkten auf diese, bspw. </w:t>
        </w:r>
      </w:ins>
      <w:ins w:id="291" w:author="sheldon edward" w:date="2015-12-02T18:34:00Z">
        <w:r w:rsidR="008715B8">
          <w:t xml:space="preserve">Open Street </w:t>
        </w:r>
        <w:proofErr w:type="spellStart"/>
        <w:r w:rsidR="008715B8">
          <w:t>Map</w:t>
        </w:r>
        <w:proofErr w:type="spellEnd"/>
        <w:r w:rsidR="008715B8">
          <w:t xml:space="preserve"> oder ein Wiki.</w:t>
        </w:r>
      </w:ins>
    </w:p>
    <w:p w14:paraId="0AF76C7F" w14:textId="77777777" w:rsidR="0052201C" w:rsidRDefault="0052201C" w:rsidP="0052201C">
      <w:r>
        <w:t xml:space="preserve">Darüber hinaus stellt es die Prüfungsleistung der DWI 13 in dem Kurs „Softwareengineering“ </w:t>
      </w:r>
      <w:del w:id="292" w:author="sheldon edward" w:date="2015-12-02T18:34:00Z">
        <w:r w:rsidDel="001A5D11">
          <w:delText xml:space="preserve"> </w:delText>
        </w:r>
      </w:del>
      <w:r>
        <w:t xml:space="preserve">dar. Ein Anspruch an die Software wie vergleichbare Projekte muss gegeben sein, um ein entsprechend gutes Ergebnis präsentieren zu können. </w:t>
      </w:r>
    </w:p>
    <w:p w14:paraId="510A039A" w14:textId="79711089" w:rsidR="0052201C" w:rsidRDefault="0052201C" w:rsidP="0052201C"/>
    <w:p w14:paraId="0838FF05" w14:textId="77777777" w:rsidR="0052201C" w:rsidRDefault="0052201C" w:rsidP="0052201C">
      <w:pPr>
        <w:pStyle w:val="berschrift3"/>
      </w:pPr>
      <w:bookmarkStart w:id="293" w:name="h.i2o87621qy6v" w:colFirst="0" w:colLast="0"/>
      <w:bookmarkStart w:id="294" w:name="_Toc439502487"/>
      <w:bookmarkEnd w:id="293"/>
      <w:r>
        <w:t>Zielgruppe</w:t>
      </w:r>
      <w:bookmarkEnd w:id="294"/>
    </w:p>
    <w:p w14:paraId="0D9C0EA7" w14:textId="33BE12D0" w:rsidR="0052201C" w:rsidRDefault="0052201C" w:rsidP="0052201C">
      <w:pPr>
        <w:rPr>
          <w:ins w:id="295" w:author="J.-P. K." w:date="2016-01-02T13:24:00Z"/>
        </w:rPr>
      </w:pPr>
      <w:r>
        <w:t xml:space="preserve">Die Zielgruppe der zu erstellenden Website/App sind zum einen die </w:t>
      </w:r>
      <w:ins w:id="296" w:author="sheldon edward" w:date="2015-12-02T18:35:00Z">
        <w:r w:rsidR="001A5D11">
          <w:t xml:space="preserve">Asylbewerber </w:t>
        </w:r>
      </w:ins>
      <w:del w:id="297" w:author="sheldon edward" w:date="2015-12-02T18:35:00Z">
        <w:r w:rsidDel="001A5D11">
          <w:delText xml:space="preserve">Flüchtlinge </w:delText>
        </w:r>
      </w:del>
      <w:r>
        <w:t>und Asylsuchende, zum anderen die Helfer.</w:t>
      </w:r>
    </w:p>
    <w:p w14:paraId="38026C65" w14:textId="77777777" w:rsidR="00455330" w:rsidRDefault="00455330" w:rsidP="0052201C">
      <w:pPr>
        <w:rPr>
          <w:ins w:id="298" w:author="J.-P. K." w:date="2016-01-02T12:32:00Z"/>
        </w:rPr>
      </w:pPr>
    </w:p>
    <w:p w14:paraId="507E72D4" w14:textId="1A3E09C3" w:rsidR="00025B3D" w:rsidRDefault="00025B3D">
      <w:pPr>
        <w:pStyle w:val="berschrift3"/>
        <w:rPr>
          <w:ins w:id="299" w:author="J.-P. K." w:date="2016-01-02T12:32:00Z"/>
        </w:rPr>
        <w:pPrChange w:id="300" w:author="J.-P. K." w:date="2016-01-02T12:32:00Z">
          <w:pPr/>
        </w:pPrChange>
      </w:pPr>
      <w:bookmarkStart w:id="301" w:name="_Toc439502488"/>
      <w:ins w:id="302" w:author="J.-P. K." w:date="2016-01-02T12:32:00Z">
        <w:r>
          <w:t>Funktion und benötigte Rechte der Benutzergruppen</w:t>
        </w:r>
        <w:bookmarkEnd w:id="301"/>
      </w:ins>
    </w:p>
    <w:p w14:paraId="2D97BEA7" w14:textId="15220FAE" w:rsidR="00025B3D" w:rsidRDefault="00025B3D">
      <w:pPr>
        <w:rPr>
          <w:ins w:id="303" w:author="J.-P. K." w:date="2016-01-02T12:32:00Z"/>
        </w:rPr>
      </w:pPr>
      <w:ins w:id="304" w:author="J.-P. K." w:date="2016-01-02T12:34:00Z">
        <w:r>
          <w:t>Nicht e</w:t>
        </w:r>
      </w:ins>
      <w:ins w:id="305" w:author="J.-P. K." w:date="2016-01-02T12:32:00Z">
        <w:r>
          <w:t>ingeloggter normaler Benutzer (z.B. Asylbewerber):</w:t>
        </w:r>
      </w:ins>
      <w:ins w:id="306" w:author="J.-P. K." w:date="2016-01-02T12:33:00Z">
        <w:r>
          <w:t xml:space="preserve"> keine besonderen Rechte. Kann alles anzeigen, aber nichts bearbeiten</w:t>
        </w:r>
      </w:ins>
      <w:ins w:id="307" w:author="J.-P. K." w:date="2016-01-02T12:34:00Z">
        <w:r>
          <w:t xml:space="preserve">. </w:t>
        </w:r>
      </w:ins>
      <w:ins w:id="308" w:author="J.-P. K." w:date="2016-01-02T12:40:00Z">
        <w:r>
          <w:t xml:space="preserve">Benutzt die Website genauso wie das Wikipedia. </w:t>
        </w:r>
      </w:ins>
      <w:ins w:id="309" w:author="J.-P. K." w:date="2016-01-02T12:34:00Z">
        <w:r>
          <w:t>Gespeicherte Daten: keine notwendig für den Hauptprozess</w:t>
        </w:r>
      </w:ins>
    </w:p>
    <w:p w14:paraId="7CB6E768" w14:textId="0D1CB344" w:rsidR="00025B3D" w:rsidRDefault="00025B3D">
      <w:pPr>
        <w:rPr>
          <w:ins w:id="310" w:author="J.-P. K." w:date="2016-01-02T12:32:00Z"/>
        </w:rPr>
      </w:pPr>
      <w:ins w:id="311" w:author="J.-P. K." w:date="2016-01-02T12:32:00Z">
        <w:r>
          <w:t>Eingeloggter Benutzer (Helfer):</w:t>
        </w:r>
      </w:ins>
      <w:ins w:id="312" w:author="J.-P. K." w:date="2016-01-02T12:33:00Z">
        <w:r>
          <w:t xml:space="preserve"> erweiterte Benutzerrechte. Kann das Wiki bearbeiten.</w:t>
        </w:r>
      </w:ins>
      <w:ins w:id="313" w:author="J.-P. K." w:date="2016-01-02T12:34:00Z">
        <w:r>
          <w:t xml:space="preserve"> </w:t>
        </w:r>
      </w:ins>
      <w:ins w:id="314" w:author="J.-P. K." w:date="2016-01-02T12:40:00Z">
        <w:r>
          <w:t xml:space="preserve">Benutzt die Website genauso wie das Wikipedia. </w:t>
        </w:r>
      </w:ins>
      <w:ins w:id="315" w:author="J.-P. K." w:date="2016-01-02T12:34:00Z">
        <w:r>
          <w:t>G</w:t>
        </w:r>
      </w:ins>
      <w:ins w:id="316" w:author="J.-P. K." w:date="2016-01-02T12:35:00Z">
        <w:r>
          <w:t>espeicherte Daten: Die Session des Nutzers, die Benutzerrechte bzw. Rolle und den Verein für den er tätig ist (bestimmt die Bearbeitungsrechte).</w:t>
        </w:r>
      </w:ins>
    </w:p>
    <w:p w14:paraId="06C3A44B" w14:textId="650ECCE4" w:rsidR="00025B3D" w:rsidRPr="00025B3D" w:rsidRDefault="00025B3D">
      <w:pPr>
        <w:rPr>
          <w:ins w:id="317" w:author="J.-P. K." w:date="2016-01-02T12:31:00Z"/>
        </w:rPr>
      </w:pPr>
      <w:ins w:id="318" w:author="J.-P. K." w:date="2016-01-02T12:32:00Z">
        <w:r>
          <w:t>Administrator:</w:t>
        </w:r>
      </w:ins>
      <w:ins w:id="319" w:author="J.-P. K." w:date="2016-01-02T12:33:00Z">
        <w:r>
          <w:t xml:space="preserve"> vollständige Rechte. Er darf alles bearbeiten, neu anfügen, löschen usw.</w:t>
        </w:r>
      </w:ins>
      <w:ins w:id="320" w:author="J.-P. K." w:date="2016-01-02T12:40:00Z">
        <w:r>
          <w:t xml:space="preserve"> Benutzt alle bereitgestellten Funktionen, auch welche über die Website hinaus. </w:t>
        </w:r>
      </w:ins>
      <w:ins w:id="321" w:author="J.-P. K." w:date="2016-01-02T12:41:00Z">
        <w:r>
          <w:t xml:space="preserve">So z.B. um einen Neuen </w:t>
        </w:r>
        <w:proofErr w:type="spellStart"/>
        <w:r>
          <w:t>Build</w:t>
        </w:r>
        <w:proofErr w:type="spellEnd"/>
        <w:r>
          <w:t xml:space="preserve"> auf den </w:t>
        </w:r>
        <w:proofErr w:type="spellStart"/>
        <w:r>
          <w:t>Application</w:t>
        </w:r>
        <w:proofErr w:type="spellEnd"/>
        <w:r>
          <w:t xml:space="preserve"> Server zu pushen. </w:t>
        </w:r>
      </w:ins>
      <w:ins w:id="322" w:author="J.-P. K." w:date="2016-01-02T12:40:00Z">
        <w:r>
          <w:t>Gespeicherte Daten:</w:t>
        </w:r>
      </w:ins>
      <w:ins w:id="323" w:author="J.-P. K." w:date="2016-01-02T12:35:00Z">
        <w:r>
          <w:t xml:space="preserve"> Die Session des Nutzers, die Benutzerrechte bzw. Rolle.</w:t>
        </w:r>
      </w:ins>
    </w:p>
    <w:p w14:paraId="1C83CDE3" w14:textId="0F447663" w:rsidR="00025B3D" w:rsidRDefault="00025B3D" w:rsidP="0052201C"/>
    <w:p w14:paraId="36EADA1C" w14:textId="77777777" w:rsidR="0052201C" w:rsidRDefault="0052201C" w:rsidP="0052201C">
      <w:pPr>
        <w:pStyle w:val="berschrift3"/>
        <w:rPr>
          <w:ins w:id="324" w:author="sheldon edward" w:date="2015-12-02T18:35:00Z"/>
        </w:rPr>
      </w:pPr>
      <w:bookmarkStart w:id="325" w:name="h.hwl0hmkouqy" w:colFirst="0" w:colLast="0"/>
      <w:bookmarkStart w:id="326" w:name="_Toc439502489"/>
      <w:bookmarkEnd w:id="325"/>
      <w:r>
        <w:t>Allgemeine Beschreibung der Funktionen</w:t>
      </w:r>
      <w:bookmarkEnd w:id="326"/>
    </w:p>
    <w:p w14:paraId="6036A3F0" w14:textId="24D19A12" w:rsidR="001A5D11" w:rsidRPr="001A5D11" w:rsidRDefault="005277D2">
      <w:pPr>
        <w:pPrChange w:id="327" w:author="sheldon edward" w:date="2015-12-02T18:36:00Z">
          <w:pPr>
            <w:pStyle w:val="berschrift3"/>
          </w:pPr>
        </w:pPrChange>
      </w:pPr>
      <w:ins w:id="328" w:author="sheldon edward" w:date="2015-12-02T18:44:00Z">
        <w:r>
          <w:t xml:space="preserve">Wir nutzen verschiedene Funktionen aus bereits existierenden Webseiten und Anwendungen, dabei spezifizieren </w:t>
        </w:r>
      </w:ins>
      <w:ins w:id="329" w:author="sheldon edward" w:date="2015-12-02T18:45:00Z">
        <w:r>
          <w:t>wir den Umfang nach unseren Anforderungen. Hier folge</w:t>
        </w:r>
      </w:ins>
      <w:ins w:id="330" w:author="sheldon edward" w:date="2015-12-02T18:46:00Z">
        <w:r>
          <w:t>n die zu implantierenden Funktionen:</w:t>
        </w:r>
      </w:ins>
    </w:p>
    <w:p w14:paraId="6ABE3BE9" w14:textId="1DE473AE" w:rsidR="0052201C" w:rsidRDefault="0052201C" w:rsidP="0052201C">
      <w:pPr>
        <w:numPr>
          <w:ilvl w:val="0"/>
          <w:numId w:val="8"/>
        </w:numPr>
        <w:spacing w:after="0" w:line="276" w:lineRule="auto"/>
        <w:ind w:hanging="360"/>
        <w:contextualSpacing/>
      </w:pPr>
      <w:del w:id="331" w:author="sheldon edward" w:date="2015-12-02T18:35:00Z">
        <w:r w:rsidDel="001A5D11">
          <w:tab/>
        </w:r>
      </w:del>
      <w:r>
        <w:t xml:space="preserve">Übersichtliche, thematische, einfach zugängliche Informationssammlung </w:t>
      </w:r>
    </w:p>
    <w:p w14:paraId="1F0D4E63" w14:textId="77777777" w:rsidR="0052201C" w:rsidRDefault="0052201C" w:rsidP="0052201C">
      <w:pPr>
        <w:numPr>
          <w:ilvl w:val="1"/>
          <w:numId w:val="8"/>
        </w:numPr>
        <w:spacing w:after="0" w:line="276" w:lineRule="auto"/>
        <w:ind w:hanging="360"/>
        <w:contextualSpacing/>
      </w:pPr>
      <w:r>
        <w:tab/>
        <w:t>Behördenkontaktdaten zu den jeweiligen Standorten</w:t>
      </w:r>
    </w:p>
    <w:p w14:paraId="5C84DF4A" w14:textId="77777777" w:rsidR="0052201C" w:rsidRDefault="0052201C" w:rsidP="0052201C">
      <w:pPr>
        <w:numPr>
          <w:ilvl w:val="1"/>
          <w:numId w:val="8"/>
        </w:numPr>
        <w:spacing w:after="0" w:line="276" w:lineRule="auto"/>
        <w:ind w:hanging="360"/>
        <w:contextualSpacing/>
      </w:pPr>
      <w:r>
        <w:lastRenderedPageBreak/>
        <w:tab/>
        <w:t>Rechtliches Einmaleins</w:t>
      </w:r>
    </w:p>
    <w:p w14:paraId="707703FB" w14:textId="77777777" w:rsidR="0052201C" w:rsidRDefault="0052201C" w:rsidP="0052201C">
      <w:pPr>
        <w:numPr>
          <w:ilvl w:val="1"/>
          <w:numId w:val="8"/>
        </w:numPr>
        <w:spacing w:after="0" w:line="276" w:lineRule="auto"/>
        <w:ind w:hanging="360"/>
        <w:contextualSpacing/>
      </w:pPr>
      <w:r>
        <w:tab/>
        <w:t>Anlaufstationen für z.B. kurzfristige Unterkünfte / Tafel / DRK</w:t>
      </w:r>
    </w:p>
    <w:p w14:paraId="20E095D1" w14:textId="77777777" w:rsidR="0052201C" w:rsidRDefault="0052201C" w:rsidP="0052201C">
      <w:pPr>
        <w:numPr>
          <w:ilvl w:val="1"/>
          <w:numId w:val="8"/>
        </w:numPr>
        <w:spacing w:after="0" w:line="276" w:lineRule="auto"/>
        <w:ind w:hanging="360"/>
        <w:contextualSpacing/>
      </w:pPr>
      <w:r>
        <w:tab/>
        <w:t xml:space="preserve">Infos der lokalen </w:t>
      </w:r>
      <w:proofErr w:type="spellStart"/>
      <w:r>
        <w:t>Refugee</w:t>
      </w:r>
      <w:proofErr w:type="spellEnd"/>
      <w:r>
        <w:t xml:space="preserve"> Law </w:t>
      </w:r>
      <w:proofErr w:type="spellStart"/>
      <w:r>
        <w:t>Clinics</w:t>
      </w:r>
      <w:proofErr w:type="spellEnd"/>
      <w:r>
        <w:t xml:space="preserve"> / andere lokale Vereine</w:t>
      </w:r>
    </w:p>
    <w:p w14:paraId="62E0407A" w14:textId="77777777" w:rsidR="0052201C" w:rsidRDefault="0052201C" w:rsidP="0052201C">
      <w:pPr>
        <w:numPr>
          <w:ilvl w:val="1"/>
          <w:numId w:val="8"/>
        </w:numPr>
        <w:spacing w:after="0" w:line="276" w:lineRule="auto"/>
        <w:ind w:hanging="360"/>
        <w:contextualSpacing/>
      </w:pPr>
      <w:r>
        <w:tab/>
        <w:t>häufig genutzte Rufnummern (Notrufnummern) + deren Aufgabengebiete</w:t>
      </w:r>
    </w:p>
    <w:p w14:paraId="50166215" w14:textId="77777777" w:rsidR="0052201C" w:rsidRDefault="0052201C" w:rsidP="0052201C">
      <w:pPr>
        <w:numPr>
          <w:ilvl w:val="1"/>
          <w:numId w:val="8"/>
        </w:numPr>
        <w:spacing w:after="0" w:line="276" w:lineRule="auto"/>
        <w:ind w:hanging="360"/>
        <w:contextualSpacing/>
      </w:pPr>
      <w:r>
        <w:tab/>
        <w:t>Gesundheitssystem Kostenlose Ärzte Wo finde ich einen in meiner Nähe</w:t>
      </w:r>
    </w:p>
    <w:p w14:paraId="05BDB0B3" w14:textId="77777777" w:rsidR="0052201C" w:rsidRDefault="0052201C" w:rsidP="0052201C">
      <w:pPr>
        <w:numPr>
          <w:ilvl w:val="1"/>
          <w:numId w:val="8"/>
        </w:numPr>
        <w:spacing w:after="0" w:line="276" w:lineRule="auto"/>
        <w:ind w:hanging="360"/>
        <w:contextualSpacing/>
      </w:pPr>
      <w:r>
        <w:tab/>
        <w:t>Verknüpfungen zu anderen Hilfeseiten und Funktionalitäten</w:t>
      </w:r>
    </w:p>
    <w:p w14:paraId="59307A2C" w14:textId="77777777" w:rsidR="0052201C" w:rsidRDefault="0052201C" w:rsidP="0052201C">
      <w:pPr>
        <w:numPr>
          <w:ilvl w:val="1"/>
          <w:numId w:val="8"/>
        </w:numPr>
        <w:spacing w:after="0" w:line="276" w:lineRule="auto"/>
        <w:ind w:hanging="360"/>
        <w:contextualSpacing/>
      </w:pPr>
      <w:r>
        <w:tab/>
        <w:t>…</w:t>
      </w:r>
    </w:p>
    <w:p w14:paraId="33CBDE33" w14:textId="77777777" w:rsidR="0052201C" w:rsidRDefault="0052201C" w:rsidP="0052201C">
      <w:pPr>
        <w:numPr>
          <w:ilvl w:val="0"/>
          <w:numId w:val="8"/>
        </w:numPr>
        <w:spacing w:after="0" w:line="276" w:lineRule="auto"/>
        <w:ind w:hanging="360"/>
        <w:contextualSpacing/>
      </w:pPr>
      <w:r>
        <w:t>Sofern möglich – Ermittlung des Standortes und Darstellung der gesuchten Informationen auf einer Karte („wo bin ich und wo muss ich hin“)</w:t>
      </w:r>
    </w:p>
    <w:p w14:paraId="2F1819CE" w14:textId="77777777" w:rsidR="0052201C" w:rsidRDefault="0052201C" w:rsidP="0052201C">
      <w:pPr>
        <w:numPr>
          <w:ilvl w:val="0"/>
          <w:numId w:val="8"/>
        </w:numPr>
        <w:spacing w:after="0" w:line="276" w:lineRule="auto"/>
        <w:ind w:hanging="360"/>
        <w:contextualSpacing/>
      </w:pPr>
      <w:r>
        <w:t>Ein Wikipedia – dort kann gemeinschaftlich dran gearbeitet werden. Inhaltlich dreht es sich um tiefergehende Infos zu Standorten (Freizeitaktivitäten bspw.)</w:t>
      </w:r>
    </w:p>
    <w:p w14:paraId="4AA2AE0E" w14:textId="77777777" w:rsidR="0052201C" w:rsidRDefault="0052201C" w:rsidP="0052201C">
      <w:pPr>
        <w:numPr>
          <w:ilvl w:val="0"/>
          <w:numId w:val="9"/>
        </w:numPr>
        <w:spacing w:after="0" w:line="276" w:lineRule="auto"/>
        <w:ind w:hanging="360"/>
        <w:contextualSpacing/>
      </w:pPr>
      <w:r>
        <w:t xml:space="preserve">Ein Forum, aufgebaut wie ein schwarzes Brett und standortspezifisch, um Dienste anzugeben. Also eine Plattform für Helfer und hilfesuchende – was brauche ich genau? Wer kann mir helfen? </w:t>
      </w:r>
    </w:p>
    <w:p w14:paraId="5DFC2E18" w14:textId="77777777" w:rsidR="0052201C" w:rsidRDefault="0052201C" w:rsidP="0052201C">
      <w:pPr>
        <w:numPr>
          <w:ilvl w:val="0"/>
          <w:numId w:val="15"/>
        </w:numPr>
        <w:spacing w:after="0" w:line="276" w:lineRule="auto"/>
        <w:ind w:hanging="360"/>
        <w:contextualSpacing/>
      </w:pPr>
      <w:r>
        <w:t xml:space="preserve">Freizeitbeschäftigung: </w:t>
      </w:r>
      <w:proofErr w:type="spellStart"/>
      <w:r>
        <w:t>Map</w:t>
      </w:r>
      <w:proofErr w:type="spellEnd"/>
      <w:r>
        <w:t>/Wiki/Forum -&gt; was kann ich in meiner Umgebung machen? Fußball etc.</w:t>
      </w:r>
    </w:p>
    <w:p w14:paraId="2E8134D9" w14:textId="77777777" w:rsidR="0052201C" w:rsidRDefault="0052201C" w:rsidP="0052201C">
      <w:pPr>
        <w:numPr>
          <w:ilvl w:val="0"/>
          <w:numId w:val="11"/>
        </w:numPr>
        <w:spacing w:after="0" w:line="276" w:lineRule="auto"/>
        <w:ind w:hanging="360"/>
        <w:contextualSpacing/>
      </w:pPr>
      <w:r>
        <w:t>Eine Funktion die erlaubt, herauszufinden welche Materialien ich in welchem Laden finde. Was gibt es im Baumarkt, was finde ich im Supermarkt. Wie heißen die Supermärkte? Und dann direkt eine Integration „auf Karte anzeigen“ – dort werden dann die benötigten Kategorien eingeblendet. (fließender Übergang)</w:t>
      </w:r>
    </w:p>
    <w:p w14:paraId="2DD5326A" w14:textId="77777777" w:rsidR="0052201C" w:rsidRDefault="0052201C" w:rsidP="0052201C">
      <w:pPr>
        <w:numPr>
          <w:ilvl w:val="0"/>
          <w:numId w:val="7"/>
        </w:numPr>
        <w:spacing w:after="0" w:line="276" w:lineRule="auto"/>
        <w:ind w:hanging="360"/>
        <w:contextualSpacing/>
      </w:pPr>
      <w:r>
        <w:t>Suchfunktion: Einfaches Schlagwortfiltern. Ich möchte mich nicht durchklicken? Okay – ich such danach</w:t>
      </w:r>
    </w:p>
    <w:p w14:paraId="66FBCE38" w14:textId="77777777" w:rsidR="0052201C" w:rsidRDefault="0052201C" w:rsidP="0052201C">
      <w:pPr>
        <w:numPr>
          <w:ilvl w:val="0"/>
          <w:numId w:val="16"/>
        </w:numPr>
        <w:spacing w:after="0" w:line="276" w:lineRule="auto"/>
        <w:ind w:hanging="360"/>
        <w:contextualSpacing/>
        <w:rPr>
          <w:ins w:id="332" w:author="J.-P. K." w:date="2016-01-02T13:24:00Z"/>
        </w:rPr>
      </w:pPr>
      <w:r>
        <w:t xml:space="preserve">Formular Template: Deutschland hat ein Bürokratischer </w:t>
      </w:r>
      <w:proofErr w:type="spellStart"/>
      <w:r>
        <w:t>Djungel</w:t>
      </w:r>
      <w:proofErr w:type="spellEnd"/>
      <w:r>
        <w:t xml:space="preserve"> der allein für deutsche nicht immer durchschaubar ist – für Menschen die dann nicht einmal deutsch sprechen eine noch viel größere Herausforderung. Eine Standortbezogene Auflistung der benötigten Formularen mit Ausfüllhilfe: Was bedeutet das Feld oder das? Was muss ich hier eintragen?</w:t>
      </w:r>
    </w:p>
    <w:p w14:paraId="745149C4" w14:textId="77777777" w:rsidR="00455330" w:rsidRDefault="00455330" w:rsidP="00455330">
      <w:pPr>
        <w:spacing w:after="0" w:line="276" w:lineRule="auto"/>
        <w:ind w:left="720"/>
        <w:contextualSpacing/>
        <w:rPr>
          <w:ins w:id="333" w:author="J.-P. K." w:date="2016-01-02T13:24:00Z"/>
        </w:rPr>
        <w:pPrChange w:id="334" w:author="J.-P. K." w:date="2016-01-02T13:24:00Z">
          <w:pPr>
            <w:numPr>
              <w:numId w:val="16"/>
            </w:numPr>
            <w:spacing w:after="0" w:line="276" w:lineRule="auto"/>
            <w:ind w:left="720" w:hanging="360"/>
            <w:contextualSpacing/>
          </w:pPr>
        </w:pPrChange>
      </w:pPr>
    </w:p>
    <w:p w14:paraId="6DCCE9EF" w14:textId="77777777" w:rsidR="00455330" w:rsidRDefault="00455330" w:rsidP="00455330">
      <w:pPr>
        <w:spacing w:after="0" w:line="276" w:lineRule="auto"/>
        <w:ind w:left="720"/>
        <w:contextualSpacing/>
        <w:pPrChange w:id="335" w:author="J.-P. K." w:date="2016-01-02T13:24:00Z">
          <w:pPr>
            <w:numPr>
              <w:numId w:val="16"/>
            </w:numPr>
            <w:spacing w:after="0" w:line="276" w:lineRule="auto"/>
            <w:ind w:left="720" w:hanging="360"/>
            <w:contextualSpacing/>
          </w:pPr>
        </w:pPrChange>
      </w:pPr>
    </w:p>
    <w:p w14:paraId="65231FA5" w14:textId="476093DD" w:rsidR="0052201C" w:rsidDel="005277D2" w:rsidRDefault="0052201C" w:rsidP="0052201C">
      <w:pPr>
        <w:rPr>
          <w:del w:id="336" w:author="sheldon edward" w:date="2015-12-02T18:47:00Z"/>
        </w:rPr>
      </w:pPr>
      <w:bookmarkStart w:id="337" w:name="_Toc439502490"/>
      <w:bookmarkEnd w:id="337"/>
    </w:p>
    <w:p w14:paraId="0F81ECF6" w14:textId="0E0BFEB0" w:rsidR="0052201C" w:rsidRDefault="0052201C" w:rsidP="0052201C">
      <w:pPr>
        <w:pStyle w:val="berschrift3"/>
        <w:rPr>
          <w:ins w:id="338" w:author="sheldon edward" w:date="2015-12-02T18:46:00Z"/>
        </w:rPr>
      </w:pPr>
      <w:bookmarkStart w:id="339" w:name="h.bxdw5qzhu7pt" w:colFirst="0" w:colLast="0"/>
      <w:bookmarkEnd w:id="339"/>
      <w:del w:id="340" w:author="sheldon edward" w:date="2015-12-02T18:47:00Z">
        <w:r w:rsidDel="005277D2">
          <w:delText>Genutzte Medien</w:delText>
        </w:r>
      </w:del>
      <w:ins w:id="341" w:author="sheldon edward" w:date="2015-12-02T18:48:00Z">
        <w:r w:rsidR="005277D2">
          <w:t xml:space="preserve"> </w:t>
        </w:r>
        <w:bookmarkStart w:id="342" w:name="_Toc439502491"/>
        <w:r w:rsidR="005277D2">
          <w:t>Genutzte Plattformen</w:t>
        </w:r>
      </w:ins>
      <w:bookmarkEnd w:id="342"/>
    </w:p>
    <w:p w14:paraId="181060DC" w14:textId="401148DC" w:rsidR="005277D2" w:rsidDel="00455330" w:rsidRDefault="005277D2" w:rsidP="0052201C">
      <w:pPr>
        <w:rPr>
          <w:del w:id="343" w:author="J.-P. K." w:date="2016-01-02T13:23:00Z"/>
        </w:rPr>
      </w:pPr>
      <w:ins w:id="344" w:author="sheldon edward" w:date="2015-12-02T18:48:00Z">
        <w:r>
          <w:t>In der ers</w:t>
        </w:r>
      </w:ins>
      <w:ins w:id="345" w:author="sheldon edward" w:date="2015-12-02T18:49:00Z">
        <w:r>
          <w:t>ten Version fertigen wir eine Webseite an, die man aus den gängigen Browser abrufen kann. Diese Webseite wird immer weitergepflegt und erweitert. Z</w:t>
        </w:r>
      </w:ins>
      <w:ins w:id="346" w:author="sheldon edward" w:date="2015-12-02T18:50:00Z">
        <w:r>
          <w:t xml:space="preserve">usätzlich soll in den nächsten Version (Version 2 und höher) auch eine App für Smartphones entwickelt </w:t>
        </w:r>
      </w:ins>
      <w:ins w:id="347" w:author="sheldon edward" w:date="2015-12-02T18:51:00Z">
        <w:r>
          <w:t xml:space="preserve">werden. </w:t>
        </w:r>
      </w:ins>
    </w:p>
    <w:p w14:paraId="6937774C" w14:textId="77777777" w:rsidR="00455330" w:rsidRPr="005277D2" w:rsidRDefault="00455330">
      <w:pPr>
        <w:rPr>
          <w:ins w:id="348" w:author="J.-P. K." w:date="2016-01-02T13:24:00Z"/>
        </w:rPr>
        <w:pPrChange w:id="349" w:author="sheldon edward" w:date="2015-12-02T18:46:00Z">
          <w:pPr>
            <w:pStyle w:val="berschrift3"/>
          </w:pPr>
        </w:pPrChange>
      </w:pPr>
    </w:p>
    <w:p w14:paraId="066C620D" w14:textId="0EAE499A" w:rsidR="0052201C" w:rsidDel="005277D2" w:rsidRDefault="0052201C" w:rsidP="0052201C">
      <w:pPr>
        <w:numPr>
          <w:ilvl w:val="0"/>
          <w:numId w:val="12"/>
        </w:numPr>
        <w:spacing w:after="0" w:line="276" w:lineRule="auto"/>
        <w:ind w:hanging="360"/>
        <w:contextualSpacing/>
        <w:rPr>
          <w:del w:id="350" w:author="sheldon edward" w:date="2015-12-02T18:51:00Z"/>
        </w:rPr>
      </w:pPr>
      <w:del w:id="351" w:author="sheldon edward" w:date="2015-12-02T18:51:00Z">
        <w:r w:rsidDel="005277D2">
          <w:tab/>
          <w:delText>Webseite</w:delText>
        </w:r>
      </w:del>
    </w:p>
    <w:p w14:paraId="06FA478C" w14:textId="727F0497" w:rsidR="0052201C" w:rsidDel="005277D2" w:rsidRDefault="0052201C" w:rsidP="0052201C">
      <w:pPr>
        <w:numPr>
          <w:ilvl w:val="0"/>
          <w:numId w:val="12"/>
        </w:numPr>
        <w:spacing w:after="0" w:line="276" w:lineRule="auto"/>
        <w:ind w:hanging="360"/>
        <w:contextualSpacing/>
        <w:rPr>
          <w:del w:id="352" w:author="sheldon edward" w:date="2015-12-02T18:51:00Z"/>
        </w:rPr>
      </w:pPr>
      <w:del w:id="353" w:author="sheldon edward" w:date="2015-12-02T18:51:00Z">
        <w:r w:rsidDel="005277D2">
          <w:tab/>
          <w:delText>App (nicht in „Version 1.0)</w:delText>
        </w:r>
      </w:del>
    </w:p>
    <w:p w14:paraId="4A976986" w14:textId="77777777" w:rsidR="0052201C" w:rsidRDefault="0052201C" w:rsidP="0052201C"/>
    <w:p w14:paraId="2DB82534" w14:textId="77777777" w:rsidR="0052201C" w:rsidRDefault="0052201C" w:rsidP="0052201C">
      <w:pPr>
        <w:pStyle w:val="berschrift3"/>
        <w:rPr>
          <w:ins w:id="354" w:author="J.-P. K." w:date="2016-01-02T13:24:00Z"/>
        </w:rPr>
      </w:pPr>
      <w:bookmarkStart w:id="355" w:name="_Toc439502492"/>
      <w:r>
        <w:t>Rahmenbedingungen</w:t>
      </w:r>
      <w:bookmarkEnd w:id="355"/>
    </w:p>
    <w:p w14:paraId="0FE89A05" w14:textId="77777777" w:rsidR="00455330" w:rsidRPr="00455330" w:rsidRDefault="00455330" w:rsidP="00455330">
      <w:pPr>
        <w:rPr>
          <w:rPrChange w:id="356" w:author="J.-P. K." w:date="2016-01-02T13:24:00Z">
            <w:rPr/>
          </w:rPrChange>
        </w:rPr>
        <w:pPrChange w:id="357" w:author="J.-P. K." w:date="2016-01-02T13:24:00Z">
          <w:pPr>
            <w:pStyle w:val="berschrift3"/>
          </w:pPr>
        </w:pPrChange>
      </w:pPr>
    </w:p>
    <w:p w14:paraId="0C780879" w14:textId="77777777" w:rsidR="0052201C" w:rsidRDefault="0052201C" w:rsidP="0052201C">
      <w:pPr>
        <w:pStyle w:val="berschrift3"/>
      </w:pPr>
      <w:bookmarkStart w:id="358" w:name="h.pww4n79rjpco" w:colFirst="0" w:colLast="0"/>
      <w:bookmarkStart w:id="359" w:name="_Toc439502493"/>
      <w:bookmarkEnd w:id="358"/>
      <w:r>
        <w:t>Technische Umgebung</w:t>
      </w:r>
      <w:bookmarkEnd w:id="359"/>
    </w:p>
    <w:p w14:paraId="73E9AF7E" w14:textId="62C6D65D" w:rsidR="0052201C" w:rsidRDefault="0052201C" w:rsidP="0052201C">
      <w:del w:id="360" w:author="sheldon edward" w:date="2015-12-02T18:54:00Z">
        <w:r w:rsidDel="00420AFD">
          <w:delText xml:space="preserve">Die technische Lösung sollte möglichst in den Bereich des „no-Budgets“ fallen. Daher wird auf überwiegend Open-Source Software gesetzt. </w:delText>
        </w:r>
      </w:del>
      <w:ins w:id="361" w:author="sheldon edward" w:date="2015-12-02T18:53:00Z">
        <w:r w:rsidR="00420AFD">
          <w:t>Bei den technischen Lösungen sollen keine monetären Kosten anfallen, daher werden wir überw</w:t>
        </w:r>
      </w:ins>
      <w:ins w:id="362" w:author="sheldon edward" w:date="2015-12-02T18:54:00Z">
        <w:r w:rsidR="00420AFD">
          <w:t xml:space="preserve">iegend auf Open-Source Software nutzen. </w:t>
        </w:r>
      </w:ins>
      <w:r>
        <w:t xml:space="preserve">Das verwendete Modell soll eine Tier-3 Architektur sein – somit sind Skalierungsmöglichkeiten, falls ein durchschlagender Erfolg </w:t>
      </w:r>
      <w:del w:id="363" w:author="sheldon edward" w:date="2015-12-02T18:55:00Z">
        <w:r w:rsidDel="00420AFD">
          <w:delText>kommen sollte</w:delText>
        </w:r>
      </w:del>
      <w:ins w:id="364" w:author="sheldon edward" w:date="2015-12-02T18:55:00Z">
        <w:r w:rsidR="00420AFD">
          <w:t>eintritt</w:t>
        </w:r>
      </w:ins>
      <w:r>
        <w:t>, gegeben.</w:t>
      </w:r>
    </w:p>
    <w:p w14:paraId="66FE750C" w14:textId="055E20DE" w:rsidR="0052201C" w:rsidRDefault="0052201C" w:rsidP="0052201C">
      <w:pPr>
        <w:rPr>
          <w:ins w:id="365" w:author="J.-P. K." w:date="2016-01-02T13:24:00Z"/>
        </w:rPr>
      </w:pPr>
      <w:r>
        <w:t>Als Client kommen alle Geräte in Frage, welche Webs</w:t>
      </w:r>
      <w:ins w:id="366" w:author="sheldon edward" w:date="2015-12-02T18:52:00Z">
        <w:r w:rsidR="005A3E08">
          <w:t>e</w:t>
        </w:r>
      </w:ins>
      <w:r>
        <w:t>ite</w:t>
      </w:r>
      <w:ins w:id="367" w:author="sheldon edward" w:date="2015-12-02T18:52:00Z">
        <w:r w:rsidR="005A3E08">
          <w:t>n</w:t>
        </w:r>
      </w:ins>
      <w:del w:id="368" w:author="sheldon edward" w:date="2015-12-02T18:52:00Z">
        <w:r w:rsidDel="005A3E08">
          <w:delText>s</w:delText>
        </w:r>
      </w:del>
      <w:r>
        <w:t xml:space="preserve"> darstellen können. (Desktop PC, Laptop, Tablet, Smartphone).</w:t>
      </w:r>
    </w:p>
    <w:p w14:paraId="69696B82" w14:textId="77777777" w:rsidR="00455330" w:rsidRDefault="00455330" w:rsidP="0052201C"/>
    <w:p w14:paraId="4ADD4C5D" w14:textId="77777777" w:rsidR="0052201C" w:rsidRDefault="0052201C" w:rsidP="0052201C">
      <w:pPr>
        <w:pStyle w:val="berschrift3"/>
      </w:pPr>
      <w:bookmarkStart w:id="369" w:name="h.vvybf5zi3sg2" w:colFirst="0" w:colLast="0"/>
      <w:bookmarkStart w:id="370" w:name="_Toc439502494"/>
      <w:bookmarkEnd w:id="369"/>
      <w:r>
        <w:lastRenderedPageBreak/>
        <w:t>Einsatzbedingungen</w:t>
      </w:r>
      <w:bookmarkEnd w:id="370"/>
    </w:p>
    <w:p w14:paraId="26C7610E" w14:textId="77777777" w:rsidR="0052201C" w:rsidRDefault="0052201C" w:rsidP="0052201C">
      <w:r>
        <w:t>Geltende Sicherheitsstandards müssen erfüllt sein. Insbesondere sobald Nutzerdaten gespeichert werden, ist dies unumgänglich.</w:t>
      </w:r>
    </w:p>
    <w:p w14:paraId="49E324AF" w14:textId="345F4BCF" w:rsidR="0052201C" w:rsidRDefault="0052201C" w:rsidP="0052201C">
      <w:pPr>
        <w:rPr>
          <w:ins w:id="371" w:author="J.-P. K." w:date="2016-01-02T13:24:00Z"/>
        </w:rPr>
      </w:pPr>
      <w:r>
        <w:t>Die Webs</w:t>
      </w:r>
      <w:ins w:id="372" w:author="sheldon edward" w:date="2015-12-02T18:52:00Z">
        <w:r w:rsidR="00420AFD">
          <w:t>e</w:t>
        </w:r>
      </w:ins>
      <w:r>
        <w:t>ite sollte innerhalb üblicher Reaktionszeiten agieren (max. 3 Sekunden beim Kunden).</w:t>
      </w:r>
    </w:p>
    <w:p w14:paraId="4EEDCEE5" w14:textId="77777777" w:rsidR="00455330" w:rsidRDefault="00455330" w:rsidP="0052201C"/>
    <w:p w14:paraId="2A033C2C" w14:textId="77777777" w:rsidR="0052201C" w:rsidRDefault="0052201C" w:rsidP="0052201C">
      <w:pPr>
        <w:pStyle w:val="berschrift3"/>
        <w:rPr>
          <w:ins w:id="373" w:author="J.-P. K." w:date="2016-01-02T13:24:00Z"/>
        </w:rPr>
      </w:pPr>
      <w:bookmarkStart w:id="374" w:name="_Toc439502495"/>
      <w:r>
        <w:t>Rechtliches</w:t>
      </w:r>
      <w:del w:id="375" w:author="J.-P. K." w:date="2016-01-02T13:24:00Z">
        <w:r w:rsidDel="00455330">
          <w:delText>:</w:delText>
        </w:r>
      </w:del>
      <w:bookmarkEnd w:id="374"/>
    </w:p>
    <w:p w14:paraId="60759DC1" w14:textId="77777777" w:rsidR="00455330" w:rsidRPr="00455330" w:rsidRDefault="00455330" w:rsidP="00455330">
      <w:pPr>
        <w:rPr>
          <w:rPrChange w:id="376" w:author="J.-P. K." w:date="2016-01-02T13:24:00Z">
            <w:rPr/>
          </w:rPrChange>
        </w:rPr>
        <w:pPrChange w:id="377" w:author="J.-P. K." w:date="2016-01-02T13:24:00Z">
          <w:pPr>
            <w:pStyle w:val="berschrift3"/>
          </w:pPr>
        </w:pPrChange>
      </w:pPr>
    </w:p>
    <w:p w14:paraId="59281B5B" w14:textId="77777777" w:rsidR="0052201C" w:rsidRDefault="0052201C" w:rsidP="0052201C">
      <w:pPr>
        <w:pStyle w:val="berschrift3"/>
      </w:pPr>
      <w:bookmarkStart w:id="378" w:name="h.n2cappxx30mq" w:colFirst="0" w:colLast="0"/>
      <w:bookmarkStart w:id="379" w:name="_Toc439502496"/>
      <w:bookmarkEnd w:id="378"/>
      <w:r>
        <w:t>Vorkenntnisse</w:t>
      </w:r>
      <w:bookmarkEnd w:id="379"/>
    </w:p>
    <w:p w14:paraId="72AE54D0" w14:textId="6FDE04BB" w:rsidR="0052201C" w:rsidRDefault="0052201C" w:rsidP="0052201C">
      <w:pPr>
        <w:numPr>
          <w:ilvl w:val="0"/>
          <w:numId w:val="14"/>
        </w:numPr>
        <w:spacing w:after="0" w:line="276" w:lineRule="auto"/>
        <w:ind w:hanging="360"/>
        <w:contextualSpacing/>
        <w:rPr>
          <w:ins w:id="380" w:author="J.-P. K." w:date="2016-01-02T13:24:00Z"/>
        </w:rPr>
      </w:pPr>
      <w:del w:id="381" w:author="sheldon edward" w:date="2015-12-02T18:55:00Z">
        <w:r w:rsidDel="00420AFD">
          <w:delText>Standard Hochschulwissen. Keine Besonderen Qualifikationen vorhanden.</w:delText>
        </w:r>
      </w:del>
      <w:ins w:id="382" w:author="sheldon edward" w:date="2015-12-02T18:55:00Z">
        <w:r w:rsidR="00420AFD">
          <w:t>Die einzigen Vorkenntnisse besitzen wi</w:t>
        </w:r>
      </w:ins>
      <w:ins w:id="383" w:author="sheldon edward" w:date="2015-12-02T18:56:00Z">
        <w:r w:rsidR="00420AFD">
          <w:t>r aus den Inhalten, des im Rahmen des dualen Studiums der Wirtschaftsinformatik angeeignet haben.</w:t>
        </w:r>
      </w:ins>
      <w:ins w:id="384" w:author="sheldon edward" w:date="2015-12-02T18:57:00Z">
        <w:r w:rsidR="00420AFD">
          <w:t xml:space="preserve"> Darunter fallen Programmierkenntnisse, wie das Programmieren mit </w:t>
        </w:r>
      </w:ins>
      <w:ins w:id="385" w:author="sheldon edward" w:date="2015-12-02T18:59:00Z">
        <w:r w:rsidR="00420AFD">
          <w:t xml:space="preserve">u. a. </w:t>
        </w:r>
      </w:ins>
      <w:ins w:id="386" w:author="sheldon edward" w:date="2015-12-02T18:57:00Z">
        <w:r w:rsidR="00420AFD">
          <w:t xml:space="preserve">Java, </w:t>
        </w:r>
      </w:ins>
      <w:ins w:id="387" w:author="sheldon edward" w:date="2015-12-02T18:58:00Z">
        <w:r w:rsidR="00420AFD">
          <w:t>SQL</w:t>
        </w:r>
      </w:ins>
      <w:ins w:id="388" w:author="sheldon edward" w:date="2015-12-02T18:57:00Z">
        <w:r w:rsidR="00420AFD">
          <w:t>, sowie Projektmanagementkenntnis</w:t>
        </w:r>
      </w:ins>
      <w:ins w:id="389" w:author="sheldon edward" w:date="2015-12-02T18:58:00Z">
        <w:r w:rsidR="00420AFD">
          <w:t>se (unterstützt mit Microsoft Project).</w:t>
        </w:r>
      </w:ins>
    </w:p>
    <w:p w14:paraId="18DADFEC" w14:textId="77777777" w:rsidR="00455330" w:rsidRDefault="00455330" w:rsidP="00455330">
      <w:pPr>
        <w:spacing w:after="0" w:line="276" w:lineRule="auto"/>
        <w:contextualSpacing/>
        <w:pPrChange w:id="390" w:author="J.-P. K." w:date="2016-01-02T13:24:00Z">
          <w:pPr>
            <w:numPr>
              <w:numId w:val="14"/>
            </w:numPr>
            <w:spacing w:after="0" w:line="276" w:lineRule="auto"/>
            <w:ind w:left="720" w:hanging="360"/>
            <w:contextualSpacing/>
          </w:pPr>
        </w:pPrChange>
      </w:pPr>
    </w:p>
    <w:p w14:paraId="24F898D7" w14:textId="77777777" w:rsidR="0052201C" w:rsidRDefault="0052201C" w:rsidP="0052201C">
      <w:pPr>
        <w:pStyle w:val="berschrift3"/>
      </w:pPr>
      <w:bookmarkStart w:id="391" w:name="h.pre3xv7wcz3u" w:colFirst="0" w:colLast="0"/>
      <w:bookmarkStart w:id="392" w:name="_Toc439502497"/>
      <w:bookmarkEnd w:id="391"/>
      <w:r>
        <w:t>Einschränkungen</w:t>
      </w:r>
      <w:bookmarkEnd w:id="392"/>
    </w:p>
    <w:p w14:paraId="700C2B85" w14:textId="0CE3E979" w:rsidR="0052201C" w:rsidRDefault="0052201C" w:rsidP="00420AFD">
      <w:pPr>
        <w:numPr>
          <w:ilvl w:val="0"/>
          <w:numId w:val="17"/>
        </w:numPr>
        <w:spacing w:after="0" w:line="276" w:lineRule="auto"/>
        <w:ind w:hanging="360"/>
        <w:contextualSpacing/>
      </w:pPr>
      <w:r>
        <w:t xml:space="preserve">Durch fehlendes tiefergehendes </w:t>
      </w:r>
      <w:proofErr w:type="spellStart"/>
      <w:r>
        <w:t>Know</w:t>
      </w:r>
      <w:proofErr w:type="spellEnd"/>
      <w:r>
        <w:t xml:space="preserve"> </w:t>
      </w:r>
      <w:proofErr w:type="spellStart"/>
      <w:r>
        <w:t>how</w:t>
      </w:r>
      <w:proofErr w:type="spellEnd"/>
      <w:r>
        <w:t xml:space="preserve"> an vielen Stellen, ist eine 80% Lösung ausreichend. Es muss kein technisches Meisterwerk sein – vor allem da nur sehr begrenzte Zeit vorhanden ist im Rahmen des Projektes. Weiterentwicklung nach Abschluss der Ersten Phase steht derzeitig nicht fest.</w:t>
      </w:r>
      <w:ins w:id="393" w:author="sheldon edward" w:date="2015-12-02T19:00:00Z">
        <w:r w:rsidR="00420AFD">
          <w:t xml:space="preserve"> Aufgrund begrenzter Ressourcen wird eine fertige Lösung nicht </w:t>
        </w:r>
      </w:ins>
      <w:ins w:id="394" w:author="sheldon edward" w:date="2015-12-02T19:01:00Z">
        <w:r w:rsidR="00420AFD">
          <w:t>möglich sein.</w:t>
        </w:r>
        <w:r w:rsidR="00831879">
          <w:t xml:space="preserve"> D</w:t>
        </w:r>
      </w:ins>
      <w:ins w:id="395" w:author="sheldon edward" w:date="2015-12-02T19:03:00Z">
        <w:r w:rsidR="00831879">
          <w:t>ie erste Version (diese wird Frau Wieland als Abschlussarbeit eingereicht)</w:t>
        </w:r>
      </w:ins>
      <w:ins w:id="396" w:author="sheldon edward" w:date="2015-12-02T19:04:00Z">
        <w:r w:rsidR="00831879">
          <w:t xml:space="preserve"> bedarf weitere Arbeit, um alle Anwendungen zu implementieren und eine App</w:t>
        </w:r>
      </w:ins>
      <w:ins w:id="397" w:author="sheldon edward" w:date="2015-12-02T19:05:00Z">
        <w:r w:rsidR="00831879">
          <w:t xml:space="preserve"> zu erstellen. </w:t>
        </w:r>
      </w:ins>
      <w:ins w:id="398" w:author="sheldon edward" w:date="2015-12-02T19:06:00Z">
        <w:r w:rsidR="00831879">
          <w:t>D</w:t>
        </w:r>
      </w:ins>
      <w:ins w:id="399" w:author="sheldon edward" w:date="2015-12-02T19:05:00Z">
        <w:r w:rsidR="00831879">
          <w:t xml:space="preserve">ie Weiterentwicklung nach der ersten Version </w:t>
        </w:r>
      </w:ins>
      <w:ins w:id="400" w:author="sheldon edward" w:date="2015-12-02T19:07:00Z">
        <w:r w:rsidR="00831879">
          <w:t>ist</w:t>
        </w:r>
      </w:ins>
      <w:ins w:id="401" w:author="sheldon edward" w:date="2015-12-02T19:05:00Z">
        <w:r w:rsidR="00831879">
          <w:t xml:space="preserve"> noch nich</w:t>
        </w:r>
      </w:ins>
      <w:ins w:id="402" w:author="sheldon edward" w:date="2015-12-02T19:06:00Z">
        <w:r w:rsidR="00831879">
          <w:t xml:space="preserve">t </w:t>
        </w:r>
      </w:ins>
      <w:ins w:id="403" w:author="sheldon edward" w:date="2015-12-02T19:07:00Z">
        <w:r w:rsidR="00831879">
          <w:t>festgelegt</w:t>
        </w:r>
      </w:ins>
      <w:ins w:id="404" w:author="sheldon edward" w:date="2015-12-02T19:05:00Z">
        <w:r w:rsidR="00831879">
          <w:t>.</w:t>
        </w:r>
      </w:ins>
    </w:p>
    <w:p w14:paraId="1DEE8F18" w14:textId="77777777" w:rsidR="0052201C" w:rsidRDefault="00CF1F33" w:rsidP="0052201C">
      <w:pPr>
        <w:rPr>
          <w:ins w:id="405" w:author="J.-P. K." w:date="2016-01-02T13:24:00Z"/>
        </w:rPr>
      </w:pPr>
      <w:sdt>
        <w:sdtPr>
          <w:id w:val="-206341450"/>
          <w:citation/>
        </w:sdtPr>
        <w:sdtContent>
          <w:r w:rsidR="007D2024">
            <w:fldChar w:fldCharType="begin"/>
          </w:r>
          <w:r w:rsidR="007D2024">
            <w:instrText xml:space="preserve">CITATION Klo \p 1-3 \l 1031 </w:instrText>
          </w:r>
          <w:r w:rsidR="007D2024">
            <w:fldChar w:fldCharType="separate"/>
          </w:r>
          <w:r w:rsidR="007D2024">
            <w:rPr>
              <w:noProof/>
            </w:rPr>
            <w:t>(Klodinski, S. 1-3)</w:t>
          </w:r>
          <w:r w:rsidR="007D2024">
            <w:fldChar w:fldCharType="end"/>
          </w:r>
        </w:sdtContent>
      </w:sdt>
      <w:r w:rsidR="007D2024">
        <w:rPr>
          <w:rStyle w:val="Funotenzeichen"/>
        </w:rPr>
        <w:footnoteReference w:id="1"/>
      </w:r>
    </w:p>
    <w:p w14:paraId="1FCD242C" w14:textId="77777777" w:rsidR="00455330" w:rsidRPr="0052201C" w:rsidRDefault="00455330" w:rsidP="0052201C"/>
    <w:p w14:paraId="63F45645" w14:textId="69F4EE53" w:rsidR="00E34EF5" w:rsidDel="00455330" w:rsidRDefault="00E34EF5" w:rsidP="00A4793C">
      <w:pPr>
        <w:pStyle w:val="berschrift2"/>
        <w:rPr>
          <w:del w:id="406" w:author="J.-P. K." w:date="2016-01-02T13:25:00Z"/>
        </w:rPr>
      </w:pPr>
      <w:bookmarkStart w:id="407" w:name="_Toc439502498"/>
      <w:commentRangeStart w:id="408"/>
      <w:r>
        <w:t>Meilensteine</w:t>
      </w:r>
      <w:commentRangeEnd w:id="408"/>
      <w:r w:rsidR="007D2024">
        <w:rPr>
          <w:rStyle w:val="Kommentarzeichen"/>
          <w:rFonts w:asciiTheme="minorHAnsi" w:eastAsiaTheme="minorHAnsi" w:hAnsiTheme="minorHAnsi" w:cstheme="minorBidi"/>
          <w:color w:val="auto"/>
        </w:rPr>
        <w:commentReference w:id="408"/>
      </w:r>
      <w:bookmarkEnd w:id="407"/>
    </w:p>
    <w:p w14:paraId="7B2D8B4F" w14:textId="77777777" w:rsidR="002B5F0C" w:rsidRDefault="002B5F0C" w:rsidP="00A4793C">
      <w:pPr>
        <w:pStyle w:val="berschrift2"/>
        <w:rPr>
          <w:ins w:id="409" w:author="Nico Remus" w:date="2015-12-01T13:49:00Z"/>
          <w:rStyle w:val="berschrift4Zchn"/>
        </w:rPr>
        <w:pPrChange w:id="410" w:author="J.-P. K." w:date="2016-01-02T13:25:00Z">
          <w:pPr/>
        </w:pPrChange>
      </w:pPr>
    </w:p>
    <w:p w14:paraId="2F9E8B01" w14:textId="4FDD123A" w:rsidR="000F0F7C" w:rsidRPr="000F0F7C" w:rsidDel="002B5F0C" w:rsidRDefault="002B5F0C" w:rsidP="000F0F7C">
      <w:pPr>
        <w:pStyle w:val="berschrift3"/>
        <w:numPr>
          <w:ilvl w:val="0"/>
          <w:numId w:val="0"/>
        </w:numPr>
        <w:ind w:left="992"/>
        <w:rPr>
          <w:del w:id="411" w:author="Nico Remus" w:date="2015-12-01T13:48:00Z"/>
        </w:rPr>
      </w:pPr>
      <w:ins w:id="412" w:author="Nico Remus" w:date="2015-12-01T13:49:00Z">
        <w:r w:rsidRPr="002B5F0C">
          <w:rPr>
            <w:rStyle w:val="berschrift4Zchn"/>
          </w:rPr>
          <w:t>https://docs.google.com/spreadsheets/d/1Ssdn-gzXDYjQ3ldQSXaKPz8bGzdTRwECd5rJbsxSwsw/edit?usp=sharing</w:t>
        </w:r>
      </w:ins>
      <w:del w:id="413" w:author="Nico Remus" w:date="2015-12-01T13:48:00Z">
        <w:r w:rsidR="000F0F7C" w:rsidRPr="000F0F7C" w:rsidDel="002B5F0C">
          <w:rPr>
            <w:rStyle w:val="berschrift4Zchn"/>
          </w:rPr>
          <w:delText>Initialmeeting</w:delText>
        </w:r>
        <w:r w:rsidR="000F0F7C" w:rsidDel="002B5F0C">
          <w:rPr>
            <w:rStyle w:val="berschrift4Zchn"/>
          </w:rPr>
          <w:delText xml:space="preserve"> 09.10.2015</w:delText>
        </w:r>
        <w:r w:rsidR="000F0F7C" w:rsidDel="002B5F0C">
          <w:rPr>
            <w:rStyle w:val="Funotenzeichen"/>
          </w:rPr>
          <w:footnoteReference w:id="2"/>
        </w:r>
      </w:del>
    </w:p>
    <w:p w14:paraId="70477B74" w14:textId="659FBA5E" w:rsidR="000F0F7C" w:rsidDel="002B5F0C" w:rsidRDefault="000F0F7C" w:rsidP="000F0F7C">
      <w:pPr>
        <w:rPr>
          <w:del w:id="416" w:author="Nico Remus" w:date="2015-12-01T13:48:00Z"/>
        </w:rPr>
      </w:pPr>
      <w:del w:id="417" w:author="Nico Remus" w:date="2015-12-01T13:48:00Z">
        <w:r w:rsidDel="002B5F0C">
          <w:delText xml:space="preserve">Datum </w:delText>
        </w:r>
        <w:r w:rsidDel="002B5F0C">
          <w:tab/>
        </w:r>
        <w:r w:rsidDel="002B5F0C">
          <w:tab/>
        </w:r>
        <w:r w:rsidDel="002B5F0C">
          <w:tab/>
          <w:delText>09.10.2015</w:delText>
        </w:r>
      </w:del>
    </w:p>
    <w:p w14:paraId="01580608" w14:textId="752CDF29" w:rsidR="000F0F7C" w:rsidDel="002B5F0C" w:rsidRDefault="000F0F7C" w:rsidP="000F0F7C">
      <w:pPr>
        <w:rPr>
          <w:del w:id="418" w:author="Nico Remus" w:date="2015-12-01T13:48:00Z"/>
        </w:rPr>
      </w:pPr>
      <w:del w:id="419" w:author="Nico Remus" w:date="2015-12-01T13:48:00Z">
        <w:r w:rsidDel="002B5F0C">
          <w:delText>Schriftführung:</w:delText>
        </w:r>
        <w:r w:rsidDel="002B5F0C">
          <w:tab/>
        </w:r>
        <w:r w:rsidDel="002B5F0C">
          <w:tab/>
          <w:delText>Nico Remus</w:delText>
        </w:r>
      </w:del>
    </w:p>
    <w:p w14:paraId="28EC222C" w14:textId="465087A5" w:rsidR="000F0F7C" w:rsidDel="002B5F0C" w:rsidRDefault="000F0F7C" w:rsidP="000F0F7C">
      <w:pPr>
        <w:rPr>
          <w:del w:id="420" w:author="Nico Remus" w:date="2015-12-01T13:48:00Z"/>
        </w:rPr>
      </w:pPr>
      <w:del w:id="421" w:author="Nico Remus" w:date="2015-12-01T13:48:00Z">
        <w:r w:rsidDel="002B5F0C">
          <w:delText>Anlass: Initiales Meeting SoftwareEntwicklung</w:delText>
        </w:r>
      </w:del>
    </w:p>
    <w:p w14:paraId="05E7AD7C" w14:textId="6DDB8C93" w:rsidR="000F0F7C" w:rsidDel="002B5F0C" w:rsidRDefault="000F0F7C" w:rsidP="000F0F7C">
      <w:pPr>
        <w:rPr>
          <w:del w:id="422" w:author="Nico Remus" w:date="2015-12-01T13:48:00Z"/>
        </w:rPr>
      </w:pPr>
      <w:del w:id="423" w:author="Nico Remus" w:date="2015-12-01T13:48:00Z">
        <w:r w:rsidDel="002B5F0C">
          <w:delText>14.00-15:00</w:delText>
        </w:r>
      </w:del>
    </w:p>
    <w:p w14:paraId="23F70F34" w14:textId="74E9AB89" w:rsidR="000F0F7C" w:rsidDel="002B5F0C" w:rsidRDefault="000F0F7C" w:rsidP="000F0F7C">
      <w:pPr>
        <w:rPr>
          <w:del w:id="424" w:author="Nico Remus" w:date="2015-12-01T13:48:00Z"/>
        </w:rPr>
      </w:pPr>
      <w:del w:id="425" w:author="Nico Remus" w:date="2015-12-01T13:48:00Z">
        <w:r w:rsidDel="002B5F0C">
          <w:delText>Agenda:</w:delText>
        </w:r>
      </w:del>
    </w:p>
    <w:p w14:paraId="580F12F8" w14:textId="504C3C61" w:rsidR="000F0F7C" w:rsidDel="002B5F0C" w:rsidRDefault="000F0F7C" w:rsidP="000F0F7C">
      <w:pPr>
        <w:rPr>
          <w:del w:id="426" w:author="Nico Remus" w:date="2015-12-01T13:48:00Z"/>
        </w:rPr>
      </w:pPr>
      <w:del w:id="427" w:author="Nico Remus" w:date="2015-12-01T13:48:00Z">
        <w:r w:rsidDel="002B5F0C">
          <w:delText>Konzeptvorstellung und Besprechung</w:delText>
        </w:r>
      </w:del>
    </w:p>
    <w:p w14:paraId="5557AAD1" w14:textId="5A4A8E8F" w:rsidR="000F0F7C" w:rsidDel="002B5F0C" w:rsidRDefault="000F0F7C" w:rsidP="000F0F7C">
      <w:pPr>
        <w:rPr>
          <w:del w:id="428" w:author="Nico Remus" w:date="2015-12-01T13:48:00Z"/>
        </w:rPr>
      </w:pPr>
      <w:del w:id="429" w:author="Nico Remus" w:date="2015-12-01T13:48:00Z">
        <w:r w:rsidDel="002B5F0C">
          <w:delText>Individuelle Vorstellungsrunde</w:delText>
        </w:r>
      </w:del>
    </w:p>
    <w:p w14:paraId="1F40F9AE" w14:textId="720937B4" w:rsidR="000F0F7C" w:rsidDel="002B5F0C" w:rsidRDefault="000F0F7C" w:rsidP="000F0F7C">
      <w:pPr>
        <w:rPr>
          <w:del w:id="430" w:author="Nico Remus" w:date="2015-12-01T13:48:00Z"/>
        </w:rPr>
      </w:pPr>
      <w:del w:id="431" w:author="Nico Remus" w:date="2015-12-01T13:48:00Z">
        <w:r w:rsidDel="002B5F0C">
          <w:delText>Anpassung der Teams</w:delText>
        </w:r>
      </w:del>
    </w:p>
    <w:p w14:paraId="1AB75551" w14:textId="4473DFA0" w:rsidR="000F0F7C" w:rsidDel="002B5F0C" w:rsidRDefault="000F0F7C" w:rsidP="000F0F7C">
      <w:pPr>
        <w:rPr>
          <w:del w:id="432" w:author="Nico Remus" w:date="2015-12-01T13:48:00Z"/>
        </w:rPr>
      </w:pPr>
      <w:del w:id="433" w:author="Nico Remus" w:date="2015-12-01T13:48:00Z">
        <w:r w:rsidDel="002B5F0C">
          <w:delText>Festlegen von Regelterminen und Meilensteinen</w:delText>
        </w:r>
      </w:del>
    </w:p>
    <w:p w14:paraId="0650B462" w14:textId="0822D22C" w:rsidR="000F0F7C" w:rsidRPr="000F0F7C" w:rsidDel="002B5F0C" w:rsidRDefault="000F0F7C" w:rsidP="000F0F7C">
      <w:pPr>
        <w:pStyle w:val="berschrift3"/>
        <w:numPr>
          <w:ilvl w:val="0"/>
          <w:numId w:val="0"/>
        </w:numPr>
        <w:ind w:left="992"/>
        <w:rPr>
          <w:del w:id="434" w:author="Nico Remus" w:date="2015-12-01T13:48:00Z"/>
        </w:rPr>
      </w:pPr>
      <w:del w:id="435" w:author="Nico Remus" w:date="2015-12-01T13:48:00Z">
        <w:r w:rsidRPr="000F0F7C" w:rsidDel="002B5F0C">
          <w:rPr>
            <w:rStyle w:val="berschrift4Zchn"/>
          </w:rPr>
          <w:delText>Initialmeeting</w:delText>
        </w:r>
        <w:r w:rsidDel="002B5F0C">
          <w:rPr>
            <w:rStyle w:val="berschrift4Zchn"/>
          </w:rPr>
          <w:delText xml:space="preserve"> 20.10.2015</w:delText>
        </w:r>
        <w:r w:rsidDel="002B5F0C">
          <w:rPr>
            <w:rStyle w:val="Funotenzeichen"/>
          </w:rPr>
          <w:footnoteReference w:id="3"/>
        </w:r>
      </w:del>
    </w:p>
    <w:p w14:paraId="6124D0AB" w14:textId="121FBE83" w:rsidR="000F0F7C" w:rsidDel="002B5F0C" w:rsidRDefault="000F0F7C" w:rsidP="000F0F7C">
      <w:pPr>
        <w:rPr>
          <w:del w:id="438" w:author="Nico Remus" w:date="2015-12-01T13:48:00Z"/>
        </w:rPr>
      </w:pPr>
      <w:del w:id="439" w:author="Nico Remus" w:date="2015-12-01T13:48:00Z">
        <w:r w:rsidDel="002B5F0C">
          <w:delText xml:space="preserve">Priorisierung der Funktionalitäten </w:delText>
        </w:r>
      </w:del>
    </w:p>
    <w:p w14:paraId="5C660B62" w14:textId="2EE9297D" w:rsidR="000F0F7C" w:rsidDel="002B5F0C" w:rsidRDefault="000F0F7C" w:rsidP="000F0F7C">
      <w:pPr>
        <w:rPr>
          <w:del w:id="440" w:author="Nico Remus" w:date="2015-12-01T13:48:00Z"/>
        </w:rPr>
      </w:pPr>
      <w:del w:id="441" w:author="Nico Remus" w:date="2015-12-01T13:48:00Z">
        <w:r w:rsidDel="002B5F0C">
          <w:delText>Beschluss der 4 Phasen</w:delText>
        </w:r>
      </w:del>
    </w:p>
    <w:p w14:paraId="51CF9195" w14:textId="30637035" w:rsidR="000F0F7C" w:rsidRPr="000F0F7C" w:rsidDel="002B5F0C" w:rsidRDefault="000F0F7C" w:rsidP="000F0F7C">
      <w:pPr>
        <w:pStyle w:val="berschrift3"/>
        <w:numPr>
          <w:ilvl w:val="0"/>
          <w:numId w:val="0"/>
        </w:numPr>
        <w:ind w:left="992"/>
        <w:rPr>
          <w:del w:id="442" w:author="Nico Remus" w:date="2015-12-01T13:48:00Z"/>
        </w:rPr>
      </w:pPr>
      <w:del w:id="443" w:author="Nico Remus" w:date="2015-12-01T13:48:00Z">
        <w:r w:rsidDel="002B5F0C">
          <w:rPr>
            <w:rStyle w:val="berschrift4Zchn"/>
          </w:rPr>
          <w:delText>Blanko</w:delText>
        </w:r>
      </w:del>
    </w:p>
    <w:p w14:paraId="2310D8F2" w14:textId="706337A6" w:rsidR="000F0F7C" w:rsidRDefault="000F0F7C" w:rsidP="000F0F7C"/>
    <w:p w14:paraId="585F9142" w14:textId="77777777" w:rsidR="00597D84" w:rsidRPr="00597D84" w:rsidRDefault="00597D84" w:rsidP="0058701F">
      <w:pPr>
        <w:pStyle w:val="berschrift1"/>
      </w:pPr>
      <w:bookmarkStart w:id="444" w:name="_Toc439502499"/>
      <w:r w:rsidRPr="00597D84">
        <w:t>Organisation</w:t>
      </w:r>
      <w:bookmarkEnd w:id="444"/>
    </w:p>
    <w:p w14:paraId="6554668B" w14:textId="77777777" w:rsidR="00597D84" w:rsidRDefault="00A95B83" w:rsidP="00597D84">
      <w:pPr>
        <w:pStyle w:val="berschrift2"/>
      </w:pPr>
      <w:bookmarkStart w:id="445" w:name="_Toc439502500"/>
      <w:r>
        <w:t>Aufbauorganisation</w:t>
      </w:r>
      <w:bookmarkEnd w:id="445"/>
    </w:p>
    <w:p w14:paraId="5D7D1020" w14:textId="1D0B82E8" w:rsidR="00972D70" w:rsidRDefault="00A95B83" w:rsidP="00972D70">
      <w:pPr>
        <w:pStyle w:val="berschrift3"/>
      </w:pPr>
      <w:commentRangeStart w:id="446"/>
      <w:commentRangeStart w:id="447"/>
      <w:commentRangeStart w:id="448"/>
      <w:del w:id="449" w:author="Nico Remus" w:date="2015-11-28T16:56:00Z">
        <w:r w:rsidDel="009867CE">
          <w:delText>(1PL-3TP-12PM)</w:delText>
        </w:r>
        <w:commentRangeEnd w:id="446"/>
        <w:r w:rsidR="00972D70" w:rsidDel="009867CE">
          <w:rPr>
            <w:rStyle w:val="Kommentarzeichen"/>
            <w:rFonts w:asciiTheme="minorHAnsi" w:eastAsiaTheme="minorHAnsi" w:hAnsiTheme="minorHAnsi" w:cstheme="minorBidi"/>
            <w:color w:val="auto"/>
          </w:rPr>
          <w:commentReference w:id="446"/>
        </w:r>
      </w:del>
      <w:bookmarkStart w:id="450" w:name="_Toc439502501"/>
      <w:commentRangeEnd w:id="447"/>
      <w:ins w:id="451" w:author="Nico Remus" w:date="2015-11-28T16:54:00Z">
        <w:r w:rsidR="009867CE">
          <w:t>Projekt Hierarchie</w:t>
        </w:r>
      </w:ins>
      <w:r w:rsidR="00785680">
        <w:rPr>
          <w:rStyle w:val="Kommentarzeichen"/>
          <w:rFonts w:asciiTheme="minorHAnsi" w:eastAsiaTheme="minorHAnsi" w:hAnsiTheme="minorHAnsi" w:cstheme="minorBidi"/>
          <w:color w:val="auto"/>
        </w:rPr>
        <w:commentReference w:id="447"/>
      </w:r>
      <w:commentRangeEnd w:id="448"/>
      <w:r w:rsidR="009867CE">
        <w:rPr>
          <w:rStyle w:val="Kommentarzeichen"/>
          <w:rFonts w:asciiTheme="minorHAnsi" w:eastAsiaTheme="minorHAnsi" w:hAnsiTheme="minorHAnsi" w:cstheme="minorBidi"/>
          <w:color w:val="auto"/>
        </w:rPr>
        <w:commentReference w:id="448"/>
      </w:r>
      <w:bookmarkEnd w:id="450"/>
    </w:p>
    <w:p w14:paraId="0BDF976D" w14:textId="77777777" w:rsidR="00123D99" w:rsidRPr="00123D99" w:rsidRDefault="00123D99" w:rsidP="00123D99"/>
    <w:p w14:paraId="21E095AF" w14:textId="026CF63F" w:rsidR="00972D70" w:rsidRPr="00972D70" w:rsidRDefault="00972D70" w:rsidP="00972D70">
      <w:pPr>
        <w:ind w:left="360"/>
        <w:rPr>
          <w:sz w:val="20"/>
        </w:rPr>
      </w:pPr>
      <w:r>
        <w:rPr>
          <w:sz w:val="20"/>
        </w:rPr>
        <w:t xml:space="preserve">Das Projekt wurde mit drei Teilprojektgruppen initialisiert. Diese sollten die unterschiedlichen Aspekte des Projekts vorbereiten und eine </w:t>
      </w:r>
      <w:r w:rsidR="008C697F">
        <w:rPr>
          <w:sz w:val="20"/>
        </w:rPr>
        <w:t xml:space="preserve">thematisch </w:t>
      </w:r>
      <w:r>
        <w:rPr>
          <w:sz w:val="20"/>
        </w:rPr>
        <w:t xml:space="preserve">untergliederte Basis bilden. In den späteren Phasen (siehe </w:t>
      </w:r>
      <w:r>
        <w:rPr>
          <w:sz w:val="20"/>
        </w:rPr>
        <w:fldChar w:fldCharType="begin"/>
      </w:r>
      <w:r>
        <w:rPr>
          <w:sz w:val="20"/>
        </w:rPr>
        <w:instrText xml:space="preserve"> REF _Ref436480200 \r \h </w:instrText>
      </w:r>
      <w:r>
        <w:rPr>
          <w:sz w:val="20"/>
        </w:rPr>
      </w:r>
      <w:r>
        <w:rPr>
          <w:sz w:val="20"/>
        </w:rPr>
        <w:fldChar w:fldCharType="separate"/>
      </w:r>
      <w:r w:rsidR="00044AF5">
        <w:rPr>
          <w:sz w:val="20"/>
        </w:rPr>
        <w:t>3.1</w:t>
      </w:r>
      <w:r>
        <w:rPr>
          <w:sz w:val="20"/>
        </w:rPr>
        <w:fldChar w:fldCharType="end"/>
      </w:r>
      <w:r>
        <w:rPr>
          <w:sz w:val="20"/>
        </w:rPr>
        <w:t>) werde diese Gruppen funktional weitestgehend aufgelöst.</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91"/>
        <w:gridCol w:w="1847"/>
        <w:gridCol w:w="1647"/>
        <w:gridCol w:w="1657"/>
      </w:tblGrid>
      <w:tr w:rsidR="008C0AA8" w:rsidRPr="008C0AA8" w14:paraId="5F297860" w14:textId="77777777" w:rsidTr="008C0AA8">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BD71F" w14:textId="30DCFCE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Projektlead</w:t>
            </w:r>
          </w:p>
        </w:tc>
        <w:tc>
          <w:tcPr>
            <w:tcW w:w="0" w:type="auto"/>
            <w:gridSpan w:val="3"/>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389142" w14:textId="77777777" w:rsidR="008C0AA8" w:rsidRPr="008C0AA8" w:rsidRDefault="008C0AA8" w:rsidP="008C0AA8">
            <w:pPr>
              <w:spacing w:after="0" w:line="240" w:lineRule="auto"/>
              <w:jc w:val="center"/>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p>
        </w:tc>
      </w:tr>
      <w:tr w:rsidR="008C0AA8" w:rsidRPr="008C0AA8" w14:paraId="38A74E62"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FBEE30"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5FED962E"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2DE9229D"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6E01E"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3C80A28F"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70B174FB"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E1B2A1" w14:textId="77777777" w:rsidR="008C0AA8" w:rsidRPr="008C0AA8" w:rsidRDefault="008C0AA8" w:rsidP="008C0AA8">
            <w:pPr>
              <w:spacing w:after="0" w:line="240" w:lineRule="auto"/>
              <w:jc w:val="center"/>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EC34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E626C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6A6BAC"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3</w:t>
            </w:r>
          </w:p>
        </w:tc>
      </w:tr>
      <w:tr w:rsidR="008C0AA8" w:rsidRPr="008C0AA8" w14:paraId="2179B7C2"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2E1B6AB"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lastRenderedPageBreak/>
              <w:t>Lead</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0829B722"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r w:rsidRPr="008C0AA8">
              <w:rPr>
                <w:rFonts w:ascii="Arial" w:eastAsia="Times New Roman" w:hAnsi="Arial" w:cs="Arial"/>
                <w:sz w:val="20"/>
                <w:szCs w:val="20"/>
                <w:lang w:eastAsia="de-DE"/>
              </w:rPr>
              <w:br/>
              <w:t>(134147)</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4363543D"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Stefan Ludowicy</w:t>
            </w:r>
            <w:r w:rsidRPr="008C0AA8">
              <w:rPr>
                <w:rFonts w:ascii="Arial" w:eastAsia="Times New Roman" w:hAnsi="Arial" w:cs="Arial"/>
                <w:sz w:val="20"/>
                <w:szCs w:val="20"/>
                <w:lang w:eastAsia="de-DE"/>
              </w:rPr>
              <w:br/>
              <w:t>(134131)</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54A38D8A"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Nico Remus</w:t>
            </w:r>
            <w:r w:rsidRPr="008C0AA8">
              <w:rPr>
                <w:rFonts w:ascii="Arial" w:eastAsia="Times New Roman" w:hAnsi="Arial" w:cs="Arial"/>
                <w:sz w:val="20"/>
                <w:szCs w:val="20"/>
                <w:lang w:eastAsia="de-DE"/>
              </w:rPr>
              <w:br/>
              <w:t>(134152)</w:t>
            </w:r>
          </w:p>
        </w:tc>
      </w:tr>
      <w:tr w:rsidR="008C0AA8" w:rsidRPr="008C0AA8" w14:paraId="5DE65208"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8B5209"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D704D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Aras </w:t>
            </w:r>
            <w:proofErr w:type="spellStart"/>
            <w:r w:rsidRPr="008C0AA8">
              <w:rPr>
                <w:rFonts w:ascii="Arial" w:eastAsia="Times New Roman" w:hAnsi="Arial" w:cs="Arial"/>
                <w:sz w:val="20"/>
                <w:szCs w:val="20"/>
                <w:lang w:eastAsia="de-DE"/>
              </w:rPr>
              <w:t>Mousavii</w:t>
            </w:r>
            <w:proofErr w:type="spellEnd"/>
            <w:r w:rsidRPr="008C0AA8">
              <w:rPr>
                <w:rFonts w:ascii="Arial" w:eastAsia="Times New Roman" w:hAnsi="Arial" w:cs="Arial"/>
                <w:sz w:val="20"/>
                <w:szCs w:val="20"/>
                <w:lang w:eastAsia="de-DE"/>
              </w:rPr>
              <w:br/>
              <w:t>(134242)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E0FF8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Philipp </w:t>
            </w:r>
            <w:proofErr w:type="spellStart"/>
            <w:r w:rsidRPr="008C0AA8">
              <w:rPr>
                <w:rFonts w:ascii="Arial" w:eastAsia="Times New Roman" w:hAnsi="Arial" w:cs="Arial"/>
                <w:sz w:val="20"/>
                <w:szCs w:val="20"/>
                <w:lang w:eastAsia="de-DE"/>
              </w:rPr>
              <w:t>Kneist</w:t>
            </w:r>
            <w:proofErr w:type="spellEnd"/>
            <w:r w:rsidRPr="008C0AA8">
              <w:rPr>
                <w:rFonts w:ascii="Arial" w:eastAsia="Times New Roman" w:hAnsi="Arial" w:cs="Arial"/>
                <w:sz w:val="20"/>
                <w:szCs w:val="20"/>
                <w:lang w:eastAsia="de-DE"/>
              </w:rPr>
              <w:br/>
              <w:t>(134159)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B78E99" w14:textId="74676349" w:rsidR="008C0AA8" w:rsidRPr="008C0AA8" w:rsidRDefault="008C0AA8" w:rsidP="008C0AA8">
            <w:pPr>
              <w:spacing w:after="0" w:line="240" w:lineRule="auto"/>
              <w:rPr>
                <w:rFonts w:ascii="Arial" w:eastAsia="Times New Roman" w:hAnsi="Arial" w:cs="Arial"/>
                <w:strike/>
                <w:sz w:val="20"/>
                <w:szCs w:val="20"/>
                <w:lang w:eastAsia="de-DE"/>
              </w:rPr>
            </w:pPr>
            <w:r w:rsidRPr="008C0AA8">
              <w:rPr>
                <w:rFonts w:ascii="Arial" w:eastAsia="Times New Roman" w:hAnsi="Arial" w:cs="Arial"/>
                <w:strike/>
                <w:sz w:val="20"/>
                <w:szCs w:val="20"/>
                <w:lang w:eastAsia="de-DE"/>
              </w:rPr>
              <w:t xml:space="preserve">Tobias </w:t>
            </w:r>
            <w:commentRangeStart w:id="452"/>
            <w:r w:rsidRPr="008C0AA8">
              <w:rPr>
                <w:rFonts w:ascii="Arial" w:eastAsia="Times New Roman" w:hAnsi="Arial" w:cs="Arial"/>
                <w:strike/>
                <w:sz w:val="20"/>
                <w:szCs w:val="20"/>
                <w:lang w:eastAsia="de-DE"/>
              </w:rPr>
              <w:t>Karhof</w:t>
            </w:r>
            <w:commentRangeEnd w:id="452"/>
            <w:r w:rsidR="00E256F5">
              <w:rPr>
                <w:rStyle w:val="Kommentarzeichen"/>
              </w:rPr>
              <w:commentReference w:id="452"/>
            </w:r>
            <w:r w:rsidRPr="008C0AA8">
              <w:rPr>
                <w:rFonts w:ascii="Arial" w:eastAsia="Times New Roman" w:hAnsi="Arial" w:cs="Arial"/>
                <w:strike/>
                <w:sz w:val="20"/>
                <w:szCs w:val="20"/>
                <w:lang w:eastAsia="de-DE"/>
              </w:rPr>
              <w:t xml:space="preserve"> </w:t>
            </w:r>
            <w:r w:rsidRPr="008C0AA8">
              <w:rPr>
                <w:rFonts w:ascii="Arial" w:eastAsia="Times New Roman" w:hAnsi="Arial" w:cs="Arial"/>
                <w:strike/>
                <w:sz w:val="20"/>
                <w:szCs w:val="20"/>
                <w:lang w:eastAsia="de-DE"/>
              </w:rPr>
              <w:br/>
              <w:t>(134124)</w:t>
            </w:r>
            <w:ins w:id="453" w:author="sheldon edward" w:date="2015-12-02T19:10:00Z">
              <w:r w:rsidR="00044AF5">
                <w:rPr>
                  <w:rStyle w:val="Funotenzeichen"/>
                  <w:rFonts w:ascii="Arial" w:eastAsia="Times New Roman" w:hAnsi="Arial" w:cs="Arial"/>
                  <w:strike/>
                  <w:sz w:val="20"/>
                  <w:szCs w:val="20"/>
                  <w:lang w:eastAsia="de-DE"/>
                </w:rPr>
                <w:footnoteReference w:id="4"/>
              </w:r>
            </w:ins>
          </w:p>
        </w:tc>
      </w:tr>
      <w:tr w:rsidR="008C0AA8" w:rsidRPr="008C0AA8" w14:paraId="66EC0835"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E5DD90" w14:textId="77777777" w:rsidR="008C0AA8" w:rsidRPr="008C0AA8" w:rsidRDefault="008C0AA8" w:rsidP="008C0AA8">
            <w:pPr>
              <w:spacing w:after="0" w:line="240" w:lineRule="auto"/>
              <w:rPr>
                <w:rFonts w:ascii="Arial" w:eastAsia="Times New Roman" w:hAnsi="Arial" w:cs="Arial"/>
                <w:strike/>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1C34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Sheldon Jesudasan</w:t>
            </w:r>
            <w:r w:rsidRPr="008C0AA8">
              <w:rPr>
                <w:rFonts w:ascii="Arial" w:eastAsia="Times New Roman" w:hAnsi="Arial" w:cs="Arial"/>
                <w:sz w:val="20"/>
                <w:szCs w:val="20"/>
                <w:lang w:eastAsia="de-DE"/>
              </w:rPr>
              <w:br/>
              <w:t>(134158)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DCFE4"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Sebastian </w:t>
            </w:r>
            <w:proofErr w:type="spellStart"/>
            <w:r w:rsidRPr="008C0AA8">
              <w:rPr>
                <w:rFonts w:ascii="Arial" w:eastAsia="Times New Roman" w:hAnsi="Arial" w:cs="Arial"/>
                <w:sz w:val="20"/>
                <w:szCs w:val="20"/>
                <w:lang w:eastAsia="de-DE"/>
              </w:rPr>
              <w:t>Treske</w:t>
            </w:r>
            <w:proofErr w:type="spellEnd"/>
            <w:r w:rsidRPr="008C0AA8">
              <w:rPr>
                <w:rFonts w:ascii="Arial" w:eastAsia="Times New Roman" w:hAnsi="Arial" w:cs="Arial"/>
                <w:sz w:val="20"/>
                <w:szCs w:val="20"/>
                <w:lang w:eastAsia="de-DE"/>
              </w:rPr>
              <w:br/>
              <w:t>(134153)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D27C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Jasmin </w:t>
            </w:r>
            <w:proofErr w:type="spellStart"/>
            <w:r w:rsidRPr="008C0AA8">
              <w:rPr>
                <w:rFonts w:ascii="Arial" w:eastAsia="Times New Roman" w:hAnsi="Arial" w:cs="Arial"/>
                <w:sz w:val="20"/>
                <w:szCs w:val="20"/>
                <w:lang w:eastAsia="de-DE"/>
              </w:rPr>
              <w:t>Clos</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(134108)</w:t>
            </w:r>
          </w:p>
        </w:tc>
      </w:tr>
      <w:tr w:rsidR="008C0AA8" w:rsidRPr="008C0AA8" w14:paraId="70704759"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03D052"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5B7EF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Christoph Ramp</w:t>
            </w:r>
            <w:r w:rsidRPr="008C0AA8">
              <w:rPr>
                <w:rFonts w:ascii="Arial" w:eastAsia="Times New Roman" w:hAnsi="Arial" w:cs="Arial"/>
                <w:sz w:val="20"/>
                <w:szCs w:val="20"/>
                <w:lang w:eastAsia="de-DE"/>
              </w:rPr>
              <w:br/>
              <w:t>(134136)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2341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Jan </w:t>
            </w:r>
            <w:proofErr w:type="spellStart"/>
            <w:r w:rsidRPr="008C0AA8">
              <w:rPr>
                <w:rFonts w:ascii="Arial" w:eastAsia="Times New Roman" w:hAnsi="Arial" w:cs="Arial"/>
                <w:sz w:val="20"/>
                <w:szCs w:val="20"/>
                <w:lang w:eastAsia="de-DE"/>
              </w:rPr>
              <w:t>Bickmann</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4AA2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Jean Klodzinski</w:t>
            </w:r>
            <w:r w:rsidRPr="008C0AA8">
              <w:rPr>
                <w:rFonts w:ascii="Arial" w:eastAsia="Times New Roman" w:hAnsi="Arial" w:cs="Arial"/>
                <w:sz w:val="20"/>
                <w:szCs w:val="20"/>
                <w:lang w:eastAsia="de-DE"/>
              </w:rPr>
              <w:br/>
              <w:t>(134125)</w:t>
            </w:r>
          </w:p>
        </w:tc>
      </w:tr>
      <w:tr w:rsidR="008C0AA8" w:rsidRPr="008C0AA8" w14:paraId="5E8F6ED6"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6E0F7B"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495C1"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Eric Skowronski </w:t>
            </w:r>
            <w:r w:rsidRPr="008C0AA8">
              <w:rPr>
                <w:rFonts w:ascii="Arial" w:eastAsia="Times New Roman" w:hAnsi="Arial" w:cs="Arial"/>
                <w:sz w:val="20"/>
                <w:szCs w:val="20"/>
                <w:lang w:eastAsia="de-DE"/>
              </w:rPr>
              <w:br/>
              <w:t>(134145)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021688"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73E57" w14:textId="77777777" w:rsidR="008C0AA8" w:rsidRPr="008C0AA8" w:rsidRDefault="008C0AA8" w:rsidP="008C0AA8">
            <w:pPr>
              <w:spacing w:after="0" w:line="240" w:lineRule="auto"/>
              <w:rPr>
                <w:rFonts w:ascii="Times New Roman" w:eastAsia="Times New Roman" w:hAnsi="Times New Roman" w:cs="Times New Roman"/>
                <w:sz w:val="20"/>
                <w:szCs w:val="20"/>
                <w:lang w:eastAsia="de-DE"/>
              </w:rPr>
            </w:pPr>
          </w:p>
        </w:tc>
      </w:tr>
    </w:tbl>
    <w:p w14:paraId="17357EBF" w14:textId="4937A157" w:rsidR="008C0AA8" w:rsidRPr="008C0AA8" w:rsidRDefault="008C0AA8" w:rsidP="008C0AA8">
      <w:r>
        <w:rPr>
          <w:rStyle w:val="Funotenzeichen"/>
        </w:rPr>
        <w:footnoteReference w:id="5"/>
      </w:r>
    </w:p>
    <w:p w14:paraId="08E9CCB6" w14:textId="77777777" w:rsidR="00517312" w:rsidRDefault="00517312">
      <w:pPr>
        <w:rPr>
          <w:rFonts w:asciiTheme="majorHAnsi" w:eastAsiaTheme="majorEastAsia" w:hAnsiTheme="majorHAnsi" w:cstheme="majorBidi"/>
          <w:i/>
          <w:iCs/>
          <w:color w:val="2E74B5" w:themeColor="accent1" w:themeShade="BF"/>
          <w:u w:val="single"/>
        </w:rPr>
      </w:pPr>
      <w:r>
        <w:br w:type="page"/>
      </w:r>
    </w:p>
    <w:p w14:paraId="5E8BBE1F" w14:textId="3D29D554" w:rsidR="00B72CC8" w:rsidRDefault="00972D70" w:rsidP="00B72CC8">
      <w:pPr>
        <w:pStyle w:val="berschrift4"/>
      </w:pPr>
      <w:r>
        <w:lastRenderedPageBreak/>
        <w:t>Projektleiter - PL</w:t>
      </w:r>
    </w:p>
    <w:p w14:paraId="39B9DEA1" w14:textId="23459F02" w:rsidR="00972D70" w:rsidRDefault="00972D70" w:rsidP="00972D70">
      <w:r>
        <w:t>Die Gesamtprojektleitung übernimmt Philipp Staats.</w:t>
      </w:r>
    </w:p>
    <w:p w14:paraId="738AD05F" w14:textId="0E4FF6DD" w:rsidR="00517312" w:rsidRDefault="00972D70" w:rsidP="00972D70">
      <w:commentRangeStart w:id="458"/>
      <w:r>
        <w:t xml:space="preserve">Die Rolle des Projektleiters dient der Gesamtkoordination des Projekts in Abstimmung mit den Teilprojektleitern. </w:t>
      </w:r>
      <w:r w:rsidR="00896F05">
        <w:t xml:space="preserve">Der Schwerpunkt liegt hierbei im Controlling. </w:t>
      </w:r>
      <w:r w:rsidR="00517312">
        <w:br/>
        <w:t xml:space="preserve">Zu den </w:t>
      </w:r>
      <w:proofErr w:type="spellStart"/>
      <w:r w:rsidR="00517312">
        <w:t>Controlling</w:t>
      </w:r>
      <w:r w:rsidR="004E1ECD">
        <w:t>aufgaben</w:t>
      </w:r>
      <w:proofErr w:type="spellEnd"/>
      <w:r w:rsidR="004E1ECD">
        <w:t xml:space="preserve"> werden die Steuerung der Teams sowie der Gruppenmeetings, aber auch Einhaltung von Terminen zählen. Dabei wird der Projektleiter in direkter Kommunikation mit dem PO (Fr. Wieland) stehen und über</w:t>
      </w:r>
      <w:ins w:id="459" w:author="Nico Remus" w:date="2015-11-28T16:26:00Z">
        <w:r w:rsidR="00273FF2">
          <w:t xml:space="preserve"> projektspezifische</w:t>
        </w:r>
      </w:ins>
      <w:r w:rsidR="004E1ECD">
        <w:t xml:space="preserve"> Missstände aber auch Erfolge in Kenntnis setzen. Er ist für das Risikomanagement verantwortlich, so dass bei projektgefährden Ereignissen der Handlungsbedarf von Ihm ausgehen muss.</w:t>
      </w:r>
    </w:p>
    <w:p w14:paraId="40F1D110" w14:textId="38DF8F57" w:rsidR="00972D70" w:rsidRPr="00972D70" w:rsidRDefault="00972D70" w:rsidP="00972D70">
      <w:r>
        <w:t xml:space="preserve">Fachliche Fragestellungen werden sind im Detail von den </w:t>
      </w:r>
      <w:proofErr w:type="spellStart"/>
      <w:r>
        <w:t>Know-How</w:t>
      </w:r>
      <w:proofErr w:type="spellEnd"/>
      <w:r>
        <w:t xml:space="preserve"> Trägern in den Task-Forces (siehe </w:t>
      </w:r>
      <w:r>
        <w:fldChar w:fldCharType="begin"/>
      </w:r>
      <w:r>
        <w:instrText xml:space="preserve"> REF _Ref436480645 \r \h </w:instrText>
      </w:r>
      <w:r>
        <w:fldChar w:fldCharType="separate"/>
      </w:r>
      <w:r w:rsidR="00044AF5">
        <w:t>2.1.2</w:t>
      </w:r>
      <w:r>
        <w:fldChar w:fldCharType="end"/>
      </w:r>
      <w:r>
        <w:t xml:space="preserve">) beschlossen. </w:t>
      </w:r>
      <w:commentRangeEnd w:id="458"/>
      <w:r w:rsidR="00123D99">
        <w:rPr>
          <w:rStyle w:val="Kommentarzeichen"/>
        </w:rPr>
        <w:commentReference w:id="458"/>
      </w:r>
    </w:p>
    <w:p w14:paraId="3209A65F" w14:textId="68D241F7" w:rsidR="00B72CC8" w:rsidRDefault="00123D99" w:rsidP="00B72CC8">
      <w:pPr>
        <w:pStyle w:val="berschrift4"/>
      </w:pPr>
      <w:r>
        <w:t xml:space="preserve">Teilprojektleiter </w:t>
      </w:r>
      <w:r w:rsidR="00896F05">
        <w:t>–</w:t>
      </w:r>
      <w:r>
        <w:t xml:space="preserve"> TPL</w:t>
      </w:r>
    </w:p>
    <w:p w14:paraId="37FA9C5F" w14:textId="5369B388" w:rsidR="00896F05" w:rsidRDefault="00896F05" w:rsidP="00896F05">
      <w:r>
        <w:t>Die Unterteilung des Projekts in drei Teilprojektgruppen dient der Entlastung des Projektleiters. Jede Teilprojektgruppe hat einen thematischen Schwerpunkt, nach welchem diese dem Projekt zuarbeitet. Gemeinsam leiten sie das Gesamtprojekt.</w:t>
      </w:r>
    </w:p>
    <w:p w14:paraId="749A0691" w14:textId="77777777" w:rsidR="00074E07" w:rsidRPr="00896F05" w:rsidRDefault="00074E07" w:rsidP="00074E07">
      <w:pPr>
        <w:pStyle w:val="Listenabsatz"/>
        <w:numPr>
          <w:ilvl w:val="0"/>
          <w:numId w:val="19"/>
        </w:numPr>
      </w:pPr>
      <w:r>
        <w:t xml:space="preserve">Research </w:t>
      </w:r>
      <w:r>
        <w:tab/>
      </w:r>
      <w:r>
        <w:tab/>
      </w:r>
      <w:r>
        <w:tab/>
        <w:t>- Philipp Staats</w:t>
      </w:r>
    </w:p>
    <w:p w14:paraId="53FAED5F" w14:textId="77777777" w:rsidR="00074E07" w:rsidRDefault="00074E07" w:rsidP="00074E07">
      <w:pPr>
        <w:pStyle w:val="Listenabsatz"/>
        <w:numPr>
          <w:ilvl w:val="0"/>
          <w:numId w:val="19"/>
        </w:numPr>
      </w:pPr>
      <w:r>
        <w:t>Technische Entwicklung</w:t>
      </w:r>
      <w:r>
        <w:tab/>
        <w:t>- Stefan Ludowicy</w:t>
      </w:r>
    </w:p>
    <w:p w14:paraId="5C7149B9" w14:textId="77777777" w:rsidR="00074E07" w:rsidRDefault="00074E07" w:rsidP="00074E07">
      <w:pPr>
        <w:pStyle w:val="Listenabsatz"/>
        <w:numPr>
          <w:ilvl w:val="0"/>
          <w:numId w:val="19"/>
        </w:numPr>
      </w:pPr>
      <w:r>
        <w:t>Solution Design</w:t>
      </w:r>
      <w:r>
        <w:tab/>
      </w:r>
      <w:r>
        <w:tab/>
      </w:r>
      <w:r>
        <w:tab/>
        <w:t>- Nico Remus</w:t>
      </w:r>
    </w:p>
    <w:p w14:paraId="3BC44BBB" w14:textId="77777777" w:rsidR="00074E07" w:rsidRPr="00896F05" w:rsidRDefault="00074E07" w:rsidP="00896F05"/>
    <w:p w14:paraId="37404EB3" w14:textId="7E8E46B8" w:rsidR="00B72CC8" w:rsidRPr="00B72CC8" w:rsidRDefault="00123D99" w:rsidP="00B72CC8">
      <w:pPr>
        <w:pStyle w:val="berschrift4"/>
      </w:pPr>
      <w:r>
        <w:t xml:space="preserve">Projektmitglied - </w:t>
      </w:r>
      <w:r w:rsidR="00B72CC8">
        <w:t>PM</w:t>
      </w:r>
    </w:p>
    <w:p w14:paraId="3917E7BE" w14:textId="77777777" w:rsidR="00A95B83" w:rsidRDefault="00A95B83" w:rsidP="00A95B83">
      <w:pPr>
        <w:pStyle w:val="berschrift3"/>
      </w:pPr>
      <w:bookmarkStart w:id="460" w:name="_Ref436480645"/>
      <w:bookmarkStart w:id="461" w:name="_Toc439502502"/>
      <w:proofErr w:type="spellStart"/>
      <w:r>
        <w:t>Taskforces</w:t>
      </w:r>
      <w:bookmarkEnd w:id="460"/>
      <w:bookmarkEnd w:id="461"/>
      <w:proofErr w:type="spellEnd"/>
    </w:p>
    <w:p w14:paraId="65223F22" w14:textId="77777777" w:rsidR="00A95B83" w:rsidRPr="00A95B83" w:rsidRDefault="00A95B83" w:rsidP="00A95B83">
      <w:pPr>
        <w:ind w:left="360"/>
        <w:rPr>
          <w:i/>
        </w:rPr>
      </w:pPr>
      <w:r>
        <w:rPr>
          <w:i/>
        </w:rPr>
        <w:t xml:space="preserve">(Aufbau nach Einsetzen der </w:t>
      </w:r>
      <w:proofErr w:type="spellStart"/>
      <w:r>
        <w:rPr>
          <w:i/>
        </w:rPr>
        <w:t>Scrum</w:t>
      </w:r>
      <w:proofErr w:type="spellEnd"/>
      <w:r>
        <w:rPr>
          <w:i/>
        </w:rPr>
        <w:t>-Methodik )</w:t>
      </w:r>
    </w:p>
    <w:p w14:paraId="6DDCF6C2" w14:textId="77777777" w:rsidR="00A95B83" w:rsidRDefault="00A95B83" w:rsidP="0058701F">
      <w:pPr>
        <w:pStyle w:val="berschrift4"/>
        <w:rPr>
          <w:ins w:id="462" w:author="J.-P. K." w:date="2016-01-02T12:53:00Z"/>
        </w:rPr>
      </w:pPr>
      <w:proofErr w:type="spellStart"/>
      <w:r>
        <w:t>Anfoteam</w:t>
      </w:r>
      <w:proofErr w:type="spellEnd"/>
    </w:p>
    <w:p w14:paraId="62F96BB1" w14:textId="77777777" w:rsidR="00CF1F33" w:rsidRDefault="00CF1F33" w:rsidP="00CF1F33">
      <w:pPr>
        <w:rPr>
          <w:ins w:id="463" w:author="J.-P. K." w:date="2016-01-02T12:53:00Z"/>
        </w:rPr>
        <w:pPrChange w:id="464" w:author="J.-P. K." w:date="2016-01-02T12:53:00Z">
          <w:pPr>
            <w:pStyle w:val="berschrift4"/>
          </w:pPr>
        </w:pPrChange>
      </w:pPr>
    </w:p>
    <w:p w14:paraId="15A54703" w14:textId="03D716CD" w:rsidR="00CF1F33" w:rsidRDefault="00CF1F33" w:rsidP="00CF1F33">
      <w:pPr>
        <w:rPr>
          <w:ins w:id="465" w:author="J.-P. K." w:date="2016-01-02T12:53:00Z"/>
        </w:rPr>
        <w:pPrChange w:id="466" w:author="J.-P. K." w:date="2016-01-02T12:53:00Z">
          <w:pPr>
            <w:pStyle w:val="berschrift4"/>
          </w:pPr>
        </w:pPrChange>
      </w:pPr>
      <w:ins w:id="467" w:author="J.-P. K." w:date="2016-01-02T12:53:00Z">
        <w:r>
          <w:t>Das komplette Anforderungsmanagementteam bestand aus folgenden Personen:</w:t>
        </w:r>
      </w:ins>
    </w:p>
    <w:p w14:paraId="571CB84C" w14:textId="63E686D1" w:rsidR="00CF1F33" w:rsidDel="00CF1F33" w:rsidRDefault="00CF1F33" w:rsidP="00A95B83">
      <w:pPr>
        <w:rPr>
          <w:del w:id="468" w:author="J.-P. K." w:date="2016-01-02T12:54:00Z"/>
        </w:rPr>
      </w:pPr>
      <w:ins w:id="469" w:author="J.-P. K." w:date="2016-01-02T12:54:00Z">
        <w:r w:rsidRPr="00CF1F33">
          <w:t xml:space="preserve">Jasmin </w:t>
        </w:r>
        <w:proofErr w:type="spellStart"/>
        <w:r w:rsidRPr="00CF1F33">
          <w:t>Clos</w:t>
        </w:r>
        <w:proofErr w:type="spellEnd"/>
        <w:r w:rsidRPr="00CF1F33">
          <w:t>, Stefan Ludowicy, Philipp S</w:t>
        </w:r>
        <w:r>
          <w:t>taats, Jean-Pierre Klodzinski, Nico Remus, Tobias Karhof (der uns leider verlassen hat)</w:t>
        </w:r>
      </w:ins>
    </w:p>
    <w:p w14:paraId="1DCEE648" w14:textId="77777777" w:rsidR="00CF1F33" w:rsidRDefault="00CF1F33" w:rsidP="00CF1F33">
      <w:pPr>
        <w:rPr>
          <w:ins w:id="470" w:author="J.-P. K." w:date="2016-01-02T12:54:00Z"/>
        </w:rPr>
        <w:pPrChange w:id="471" w:author="J.-P. K." w:date="2016-01-02T12:53:00Z">
          <w:pPr>
            <w:pStyle w:val="berschrift4"/>
          </w:pPr>
        </w:pPrChange>
      </w:pPr>
    </w:p>
    <w:p w14:paraId="312E4F82" w14:textId="4785BCFA" w:rsidR="00CF1F33" w:rsidRPr="00CF1F33" w:rsidRDefault="00CF1F33" w:rsidP="00CF1F33">
      <w:pPr>
        <w:rPr>
          <w:ins w:id="472" w:author="J.-P. K." w:date="2016-01-02T12:54:00Z"/>
          <w:rPrChange w:id="473" w:author="J.-P. K." w:date="2016-01-02T12:53:00Z">
            <w:rPr>
              <w:ins w:id="474" w:author="J.-P. K." w:date="2016-01-02T12:54:00Z"/>
            </w:rPr>
          </w:rPrChange>
        </w:rPr>
        <w:pPrChange w:id="475" w:author="J.-P. K." w:date="2016-01-02T12:53:00Z">
          <w:pPr>
            <w:pStyle w:val="berschrift4"/>
          </w:pPr>
        </w:pPrChange>
      </w:pPr>
      <w:ins w:id="476" w:author="J.-P. K." w:date="2016-01-02T12:54:00Z">
        <w:r>
          <w:t xml:space="preserve">Das </w:t>
        </w:r>
        <w:proofErr w:type="spellStart"/>
        <w:r>
          <w:t>Anf</w:t>
        </w:r>
      </w:ins>
      <w:ins w:id="477" w:author="J.-P. K." w:date="2016-01-02T12:55:00Z">
        <w:r>
          <w:t>o</w:t>
        </w:r>
        <w:proofErr w:type="spellEnd"/>
        <w:r>
          <w:t xml:space="preserve">-Team ist dafür zuständig neue Anforderungen in Form von Stories zu definieren und die Ergebnisse zu überprüfen. </w:t>
        </w:r>
        <w:proofErr w:type="spellStart"/>
        <w:r>
          <w:t>Darüberhinaus</w:t>
        </w:r>
        <w:proofErr w:type="spellEnd"/>
        <w:r>
          <w:t xml:space="preserve"> kümmert es sich um die Steuerung des Teams, falls es intern Probleme gibt. </w:t>
        </w:r>
      </w:ins>
      <w:ins w:id="478" w:author="J.-P. K." w:date="2016-01-02T12:56:00Z">
        <w:r>
          <w:t>Probleme sind unter anderem aufkommende Fragen oder wenn es einen Disput zwischen den Mitgliedern geben sollte.</w:t>
        </w:r>
      </w:ins>
    </w:p>
    <w:p w14:paraId="50F35089" w14:textId="77777777" w:rsidR="00A95B83" w:rsidRDefault="00A95B83" w:rsidP="00A95B83"/>
    <w:p w14:paraId="21656C84" w14:textId="5DA9B37B" w:rsidR="00A95B83" w:rsidRDefault="00A95B83" w:rsidP="0058701F">
      <w:pPr>
        <w:pStyle w:val="berschrift4"/>
        <w:rPr>
          <w:ins w:id="479" w:author="J.-P. K." w:date="2016-01-02T12:56:00Z"/>
        </w:rPr>
      </w:pPr>
      <w:proofErr w:type="spellStart"/>
      <w:r>
        <w:t>Scrum</w:t>
      </w:r>
      <w:proofErr w:type="spellEnd"/>
      <w:r>
        <w:t xml:space="preserve"> Masters</w:t>
      </w:r>
      <w:ins w:id="480" w:author="Nico Remus" w:date="2015-11-28T16:56:00Z">
        <w:r w:rsidR="009867CE">
          <w:rPr>
            <w:rStyle w:val="Funotenzeichen"/>
          </w:rPr>
          <w:footnoteReference w:id="6"/>
        </w:r>
      </w:ins>
    </w:p>
    <w:p w14:paraId="409D8D29" w14:textId="773D45F8" w:rsidR="00CF1F33" w:rsidRPr="00CF1F33" w:rsidRDefault="00CF1F33" w:rsidP="00CF1F33">
      <w:pPr>
        <w:rPr>
          <w:rPrChange w:id="482" w:author="J.-P. K." w:date="2016-01-02T12:56:00Z">
            <w:rPr/>
          </w:rPrChange>
        </w:rPr>
        <w:pPrChange w:id="483" w:author="J.-P. K." w:date="2016-01-02T12:56:00Z">
          <w:pPr>
            <w:pStyle w:val="berschrift4"/>
          </w:pPr>
        </w:pPrChange>
      </w:pPr>
      <w:ins w:id="484" w:author="J.-P. K." w:date="2016-01-02T12:56:00Z">
        <w:r>
          <w:t xml:space="preserve">Die beiden </w:t>
        </w:r>
        <w:proofErr w:type="spellStart"/>
        <w:r>
          <w:t>Scrum</w:t>
        </w:r>
        <w:proofErr w:type="spellEnd"/>
        <w:r>
          <w:t xml:space="preserve"> Master lauten:</w:t>
        </w:r>
      </w:ins>
    </w:p>
    <w:p w14:paraId="4B00C823" w14:textId="382B68FC" w:rsidR="00A95B83" w:rsidRDefault="00123D99" w:rsidP="00A95B83">
      <w:r>
        <w:t>Stefan Ludowicy und Jean</w:t>
      </w:r>
      <w:ins w:id="485" w:author="sheldon edward" w:date="2015-12-02T19:09:00Z">
        <w:r w:rsidR="00044AF5">
          <w:t>-Pierre Klodzinski</w:t>
        </w:r>
      </w:ins>
    </w:p>
    <w:p w14:paraId="3B14541E" w14:textId="35CB1B38" w:rsidR="00123D99" w:rsidRPr="00CF1F33" w:rsidRDefault="00123D99" w:rsidP="00A95B83">
      <w:pPr>
        <w:rPr>
          <w:rPrChange w:id="486" w:author="J.-P. K." w:date="2016-01-02T12:56:00Z">
            <w:rPr>
              <w:i/>
            </w:rPr>
          </w:rPrChange>
        </w:rPr>
      </w:pPr>
      <w:commentRangeStart w:id="487"/>
      <w:commentRangeStart w:id="488"/>
      <w:commentRangeStart w:id="489"/>
      <w:commentRangeStart w:id="490"/>
      <w:del w:id="491" w:author="J.-P. K." w:date="2016-01-02T12:56:00Z">
        <w:r w:rsidRPr="00CF1F33" w:rsidDel="00CF1F33">
          <w:rPr>
            <w:rPrChange w:id="492" w:author="J.-P. K." w:date="2016-01-02T12:56:00Z">
              <w:rPr>
                <w:i/>
              </w:rPr>
            </w:rPrChange>
          </w:rPr>
          <w:delText>Aufgabenbeschreibung</w:delText>
        </w:r>
        <w:commentRangeEnd w:id="487"/>
        <w:r w:rsidRPr="00CF1F33" w:rsidDel="00CF1F33">
          <w:rPr>
            <w:rStyle w:val="Kommentarzeichen"/>
            <w:rPrChange w:id="493" w:author="J.-P. K." w:date="2016-01-02T12:56:00Z">
              <w:rPr>
                <w:rStyle w:val="Kommentarzeichen"/>
              </w:rPr>
            </w:rPrChange>
          </w:rPr>
          <w:commentReference w:id="487"/>
        </w:r>
        <w:commentRangeEnd w:id="488"/>
        <w:r w:rsidR="009E3744" w:rsidRPr="00CF1F33" w:rsidDel="00CF1F33">
          <w:rPr>
            <w:rStyle w:val="Kommentarzeichen"/>
            <w:rPrChange w:id="494" w:author="J.-P. K." w:date="2016-01-02T12:56:00Z">
              <w:rPr>
                <w:rStyle w:val="Kommentarzeichen"/>
              </w:rPr>
            </w:rPrChange>
          </w:rPr>
          <w:commentReference w:id="488"/>
        </w:r>
        <w:commentRangeEnd w:id="489"/>
        <w:r w:rsidR="00591122" w:rsidRPr="00CF1F33" w:rsidDel="00CF1F33">
          <w:rPr>
            <w:rStyle w:val="Kommentarzeichen"/>
            <w:rPrChange w:id="495" w:author="J.-P. K." w:date="2016-01-02T12:56:00Z">
              <w:rPr>
                <w:rStyle w:val="Kommentarzeichen"/>
              </w:rPr>
            </w:rPrChange>
          </w:rPr>
          <w:commentReference w:id="489"/>
        </w:r>
        <w:commentRangeEnd w:id="490"/>
        <w:r w:rsidR="009867CE" w:rsidRPr="00CF1F33" w:rsidDel="00CF1F33">
          <w:rPr>
            <w:rStyle w:val="Kommentarzeichen"/>
            <w:rPrChange w:id="496" w:author="J.-P. K." w:date="2016-01-02T12:56:00Z">
              <w:rPr>
                <w:rStyle w:val="Kommentarzeichen"/>
              </w:rPr>
            </w:rPrChange>
          </w:rPr>
          <w:commentReference w:id="490"/>
        </w:r>
      </w:del>
      <w:ins w:id="497" w:author="J.-P. K." w:date="2016-01-02T12:56:00Z">
        <w:r w:rsidR="00CF1F33" w:rsidRPr="00CF1F33">
          <w:rPr>
            <w:rPrChange w:id="498" w:author="J.-P. K." w:date="2016-01-02T12:56:00Z">
              <w:rPr>
                <w:i/>
              </w:rPr>
            </w:rPrChange>
          </w:rPr>
          <w:t xml:space="preserve">Die </w:t>
        </w:r>
        <w:proofErr w:type="spellStart"/>
        <w:r w:rsidR="00CF1F33" w:rsidRPr="00CF1F33">
          <w:rPr>
            <w:rPrChange w:id="499" w:author="J.-P. K." w:date="2016-01-02T12:56:00Z">
              <w:rPr>
                <w:i/>
              </w:rPr>
            </w:rPrChange>
          </w:rPr>
          <w:t>Scrum</w:t>
        </w:r>
        <w:proofErr w:type="spellEnd"/>
        <w:r w:rsidR="00CF1F33" w:rsidRPr="00CF1F33">
          <w:rPr>
            <w:rPrChange w:id="500" w:author="J.-P. K." w:date="2016-01-02T12:56:00Z">
              <w:rPr>
                <w:i/>
              </w:rPr>
            </w:rPrChange>
          </w:rPr>
          <w:t xml:space="preserve"> Master sind dafür zuständig das </w:t>
        </w:r>
        <w:proofErr w:type="spellStart"/>
        <w:r w:rsidR="00CF1F33" w:rsidRPr="00CF1F33">
          <w:rPr>
            <w:rPrChange w:id="501" w:author="J.-P. K." w:date="2016-01-02T12:56:00Z">
              <w:rPr>
                <w:i/>
              </w:rPr>
            </w:rPrChange>
          </w:rPr>
          <w:t>Scrum</w:t>
        </w:r>
        <w:proofErr w:type="spellEnd"/>
        <w:r w:rsidR="00CF1F33" w:rsidRPr="00CF1F33">
          <w:rPr>
            <w:rPrChange w:id="502" w:author="J.-P. K." w:date="2016-01-02T12:56:00Z">
              <w:rPr>
                <w:i/>
              </w:rPr>
            </w:rPrChange>
          </w:rPr>
          <w:t xml:space="preserve"> Board zu pflegen</w:t>
        </w:r>
      </w:ins>
      <w:ins w:id="503" w:author="J.-P. K." w:date="2016-01-02T12:57:00Z">
        <w:r w:rsidR="00CF1F33">
          <w:t xml:space="preserve">, Fragen und Probleme zu lösen wie der Disput zwischen Mitgliedern, fehlende Ausarbeitungen </w:t>
        </w:r>
        <w:proofErr w:type="spellStart"/>
        <w:r w:rsidR="00CF1F33">
          <w:t>oä</w:t>
        </w:r>
        <w:proofErr w:type="spellEnd"/>
        <w:r w:rsidR="00CF1F33">
          <w:t xml:space="preserve">. und haben in letzter Instanz die höchste Entscheidungsgewalt bezüglich Stories. </w:t>
        </w:r>
      </w:ins>
    </w:p>
    <w:p w14:paraId="533C7017" w14:textId="77777777" w:rsidR="00123D99" w:rsidRDefault="00123D99" w:rsidP="00A95B83"/>
    <w:p w14:paraId="780ACBCA" w14:textId="77777777" w:rsidR="00A95B83" w:rsidRDefault="00A95B83" w:rsidP="0058701F">
      <w:pPr>
        <w:pStyle w:val="berschrift4"/>
      </w:pPr>
      <w:commentRangeStart w:id="504"/>
      <w:proofErr w:type="spellStart"/>
      <w:r>
        <w:t>Translators</w:t>
      </w:r>
      <w:commentRangeEnd w:id="504"/>
      <w:proofErr w:type="spellEnd"/>
      <w:r w:rsidR="00182135">
        <w:rPr>
          <w:rStyle w:val="Kommentarzeichen"/>
          <w:rFonts w:asciiTheme="minorHAnsi" w:eastAsiaTheme="minorHAnsi" w:hAnsiTheme="minorHAnsi" w:cstheme="minorBidi"/>
          <w:i w:val="0"/>
          <w:iCs w:val="0"/>
          <w:color w:val="auto"/>
          <w:u w:val="none"/>
        </w:rPr>
        <w:commentReference w:id="504"/>
      </w:r>
    </w:p>
    <w:p w14:paraId="513905DC" w14:textId="77777777" w:rsidR="00A95B83" w:rsidRDefault="00A95B83" w:rsidP="00A95B83"/>
    <w:p w14:paraId="13A29DF8" w14:textId="77777777" w:rsidR="00A95B83" w:rsidRDefault="00A95B83" w:rsidP="0058701F">
      <w:pPr>
        <w:pStyle w:val="berschrift4"/>
      </w:pPr>
      <w:r>
        <w:t>Development</w:t>
      </w:r>
    </w:p>
    <w:p w14:paraId="6092ECC9" w14:textId="77777777" w:rsidR="00A95B83" w:rsidRDefault="00A95B83" w:rsidP="00A95B83"/>
    <w:p w14:paraId="7F92D5F9" w14:textId="77777777" w:rsidR="00A95B83" w:rsidRDefault="00A95B83" w:rsidP="0058701F">
      <w:pPr>
        <w:pStyle w:val="berschrift4"/>
      </w:pPr>
      <w:r>
        <w:t>Redaktion und Frontendlayout</w:t>
      </w:r>
    </w:p>
    <w:p w14:paraId="3F27B46F" w14:textId="77777777" w:rsidR="00A95B83" w:rsidRPr="00A95B83" w:rsidRDefault="00A95B83" w:rsidP="00A95B83">
      <w:pPr>
        <w:ind w:left="360"/>
        <w:rPr>
          <w:i/>
          <w:sz w:val="20"/>
        </w:rPr>
      </w:pPr>
      <w:r>
        <w:rPr>
          <w:i/>
          <w:sz w:val="20"/>
        </w:rPr>
        <w:t>(Frontendtest, Usability)</w:t>
      </w:r>
    </w:p>
    <w:p w14:paraId="7141CD47" w14:textId="77777777" w:rsidR="00A95B83" w:rsidRDefault="00A95B83" w:rsidP="00A95B83">
      <w:pPr>
        <w:pStyle w:val="berschrift2"/>
      </w:pPr>
      <w:bookmarkStart w:id="505" w:name="_Toc439502503"/>
      <w:proofErr w:type="spellStart"/>
      <w:r>
        <w:t>Skillsheet</w:t>
      </w:r>
      <w:bookmarkEnd w:id="505"/>
      <w:proofErr w:type="spellEnd"/>
    </w:p>
    <w:p w14:paraId="046D1D86" w14:textId="77777777" w:rsidR="00597D84" w:rsidRDefault="00A95B83">
      <w:pPr>
        <w:rPr>
          <w:i/>
        </w:rPr>
      </w:pPr>
      <w:r>
        <w:rPr>
          <w:i/>
        </w:rPr>
        <w:t xml:space="preserve">(Ermittlung von </w:t>
      </w:r>
      <w:proofErr w:type="spellStart"/>
      <w:r>
        <w:rPr>
          <w:i/>
        </w:rPr>
        <w:t>Know-How</w:t>
      </w:r>
      <w:proofErr w:type="spellEnd"/>
      <w:r>
        <w:rPr>
          <w:i/>
        </w:rPr>
        <w:t xml:space="preserve">-Trägern zur Bildung von </w:t>
      </w:r>
      <w:proofErr w:type="spellStart"/>
      <w:r>
        <w:rPr>
          <w:i/>
        </w:rPr>
        <w:t>Self-teaching</w:t>
      </w:r>
      <w:proofErr w:type="spellEnd"/>
      <w:r>
        <w:rPr>
          <w:i/>
        </w:rPr>
        <w:t xml:space="preserve"> Teams-&gt;1erfahren+1semierfahren)</w:t>
      </w:r>
    </w:p>
    <w:p w14:paraId="55F38D6A" w14:textId="7496EEB7" w:rsidR="00896F05" w:rsidRPr="00896F05" w:rsidRDefault="00896F05">
      <w:r>
        <w:t xml:space="preserve">Mit einem Gesamtprojekt übergreifenden </w:t>
      </w:r>
      <w:proofErr w:type="spellStart"/>
      <w:r>
        <w:t>Skillsheet</w:t>
      </w:r>
      <w:proofErr w:type="spellEnd"/>
      <w:r>
        <w:t xml:space="preserve"> werden besondere Fähigkeiten und Vorkenntnisse der einzelnen Projektmitglieder ermittelt. Daraus Ergibt sich ein </w:t>
      </w:r>
      <w:proofErr w:type="spellStart"/>
      <w:r>
        <w:t>Kompetenzenpool</w:t>
      </w:r>
      <w:proofErr w:type="spellEnd"/>
      <w:r>
        <w:t>, auf welchem die weitere Konzeption des Projekts beruht.</w:t>
      </w:r>
    </w:p>
    <w:p w14:paraId="6912538D" w14:textId="77777777" w:rsidR="0058701F" w:rsidRPr="0058701F" w:rsidRDefault="00597D84" w:rsidP="0058701F">
      <w:pPr>
        <w:pStyle w:val="Listenabsatz"/>
        <w:numPr>
          <w:ilvl w:val="0"/>
          <w:numId w:val="4"/>
        </w:numPr>
        <w:rPr>
          <w:rFonts w:asciiTheme="majorHAnsi" w:eastAsiaTheme="majorEastAsia" w:hAnsiTheme="majorHAnsi" w:cstheme="majorBidi"/>
          <w:color w:val="2E74B5" w:themeColor="accent1" w:themeShade="BF"/>
          <w:sz w:val="32"/>
          <w:szCs w:val="32"/>
        </w:rPr>
      </w:pPr>
      <w:r>
        <w:br w:type="page"/>
      </w:r>
    </w:p>
    <w:p w14:paraId="7F1C3910" w14:textId="77777777" w:rsidR="00597D84" w:rsidRPr="00597D84" w:rsidRDefault="00597D84" w:rsidP="0058701F">
      <w:pPr>
        <w:pStyle w:val="berschrift1"/>
      </w:pPr>
      <w:bookmarkStart w:id="506" w:name="_Toc439502504"/>
      <w:commentRangeStart w:id="507"/>
      <w:r w:rsidRPr="00597D84">
        <w:lastRenderedPageBreak/>
        <w:t>Ablauf</w:t>
      </w:r>
      <w:r w:rsidR="00A95B83">
        <w:t>steuerung</w:t>
      </w:r>
      <w:commentRangeEnd w:id="507"/>
      <w:r w:rsidR="00B71FE2">
        <w:rPr>
          <w:rStyle w:val="Kommentarzeichen"/>
          <w:rFonts w:asciiTheme="minorHAnsi" w:eastAsiaTheme="minorHAnsi" w:hAnsiTheme="minorHAnsi" w:cstheme="minorBidi"/>
          <w:color w:val="auto"/>
        </w:rPr>
        <w:commentReference w:id="507"/>
      </w:r>
      <w:bookmarkEnd w:id="506"/>
    </w:p>
    <w:p w14:paraId="78C609C7" w14:textId="03FE42A7" w:rsidR="00A95B83" w:rsidRDefault="00A95B83" w:rsidP="00A95B83">
      <w:pPr>
        <w:pStyle w:val="berschrift2"/>
        <w:rPr>
          <w:ins w:id="508" w:author="Nico Remus" w:date="2015-11-28T17:09:00Z"/>
        </w:rPr>
      </w:pPr>
      <w:bookmarkStart w:id="509" w:name="_Ref436480151"/>
      <w:bookmarkStart w:id="510" w:name="_Ref436480164"/>
      <w:bookmarkStart w:id="511" w:name="_Ref436480175"/>
      <w:bookmarkStart w:id="512" w:name="_Ref436480177"/>
      <w:bookmarkStart w:id="513" w:name="_Ref436480178"/>
      <w:bookmarkStart w:id="514" w:name="_Ref436480200"/>
      <w:bookmarkStart w:id="515" w:name="_Toc439502505"/>
      <w:commentRangeStart w:id="516"/>
      <w:r>
        <w:t>Phasenmodell</w:t>
      </w:r>
      <w:bookmarkEnd w:id="509"/>
      <w:bookmarkEnd w:id="510"/>
      <w:bookmarkEnd w:id="511"/>
      <w:bookmarkEnd w:id="512"/>
      <w:bookmarkEnd w:id="513"/>
      <w:bookmarkEnd w:id="514"/>
      <w:commentRangeEnd w:id="516"/>
      <w:r w:rsidR="004C7744">
        <w:rPr>
          <w:rStyle w:val="Kommentarzeichen"/>
          <w:rFonts w:asciiTheme="minorHAnsi" w:eastAsiaTheme="minorHAnsi" w:hAnsiTheme="minorHAnsi" w:cstheme="minorBidi"/>
          <w:color w:val="auto"/>
        </w:rPr>
        <w:commentReference w:id="516"/>
      </w:r>
      <w:r w:rsidR="00896F05">
        <w:rPr>
          <w:rStyle w:val="Funotenzeichen"/>
        </w:rPr>
        <w:footnoteReference w:id="7"/>
      </w:r>
      <w:bookmarkEnd w:id="515"/>
    </w:p>
    <w:p w14:paraId="6AAD25E3" w14:textId="191072C7" w:rsidR="00322626" w:rsidRDefault="00322626">
      <w:pPr>
        <w:rPr>
          <w:ins w:id="517" w:author="Nico Remus" w:date="2015-11-28T17:14:00Z"/>
          <w:i/>
        </w:rPr>
        <w:pPrChange w:id="518" w:author="Nico Remus" w:date="2015-11-28T17:09:00Z">
          <w:pPr>
            <w:pStyle w:val="berschrift2"/>
          </w:pPr>
        </w:pPrChange>
      </w:pPr>
      <w:ins w:id="519" w:author="Nico Remus" w:date="2015-11-28T17:09:00Z">
        <w:r>
          <w:rPr>
            <w:i/>
          </w:rPr>
          <w:t>Warum Phasenmodell</w:t>
        </w:r>
      </w:ins>
    </w:p>
    <w:p w14:paraId="26126202" w14:textId="5361C50F" w:rsidR="00322626" w:rsidRPr="00322626" w:rsidRDefault="00322626">
      <w:pPr>
        <w:rPr>
          <w:i/>
          <w:rPrChange w:id="520" w:author="Nico Remus" w:date="2015-11-28T17:09:00Z">
            <w:rPr/>
          </w:rPrChange>
        </w:rPr>
        <w:pPrChange w:id="521" w:author="Nico Remus" w:date="2015-11-28T17:09:00Z">
          <w:pPr>
            <w:pStyle w:val="berschrift2"/>
          </w:pPr>
        </w:pPrChange>
      </w:pPr>
      <w:ins w:id="522" w:author="Nico Remus" w:date="2015-11-28T17:14:00Z">
        <w:r>
          <w:rPr>
            <w:i/>
          </w:rPr>
          <w:t xml:space="preserve">Warum </w:t>
        </w:r>
        <w:proofErr w:type="spellStart"/>
        <w:r>
          <w:rPr>
            <w:i/>
          </w:rPr>
          <w:t>wechsel</w:t>
        </w:r>
        <w:proofErr w:type="spellEnd"/>
        <w:r>
          <w:rPr>
            <w:i/>
          </w:rPr>
          <w:t xml:space="preserve"> auf neues Modell</w:t>
        </w:r>
      </w:ins>
    </w:p>
    <w:p w14:paraId="4555B49A" w14:textId="4D5404A8" w:rsidR="00896F05" w:rsidRPr="00896F05" w:rsidRDefault="00322626">
      <w:pPr>
        <w:pStyle w:val="berschrift3"/>
        <w:pPrChange w:id="523" w:author="Nico Remus" w:date="2015-11-28T17:09:00Z">
          <w:pPr/>
        </w:pPrChange>
      </w:pPr>
      <w:bookmarkStart w:id="524" w:name="_Toc439502506"/>
      <w:ins w:id="525" w:author="Nico Remus" w:date="2015-11-28T17:10:00Z">
        <w:r>
          <w:t>Erste Planung</w:t>
        </w:r>
      </w:ins>
      <w:bookmarkEnd w:id="524"/>
    </w:p>
    <w:p w14:paraId="0135BEC4" w14:textId="77777777" w:rsidR="00896F05" w:rsidRDefault="00896F05" w:rsidP="00896F05">
      <w:pPr>
        <w:numPr>
          <w:ilvl w:val="1"/>
          <w:numId w:val="18"/>
        </w:numPr>
        <w:spacing w:after="0" w:line="276" w:lineRule="auto"/>
        <w:ind w:hanging="360"/>
        <w:contextualSpacing/>
      </w:pPr>
      <w:r>
        <w:t>1.Phase (2.Wochen)</w:t>
      </w:r>
    </w:p>
    <w:p w14:paraId="05E42831" w14:textId="77777777" w:rsidR="00896F05" w:rsidRDefault="00896F05" w:rsidP="00896F05">
      <w:pPr>
        <w:numPr>
          <w:ilvl w:val="2"/>
          <w:numId w:val="18"/>
        </w:numPr>
        <w:spacing w:after="0" w:line="276" w:lineRule="auto"/>
        <w:ind w:hanging="360"/>
        <w:contextualSpacing/>
      </w:pPr>
      <w:r>
        <w:t>Team 1 Staats Recherchiert/ Erfasst Content</w:t>
      </w:r>
      <w:r>
        <w:br/>
        <w:t xml:space="preserve">[Erste Recherche nach Drittdienstleister] </w:t>
      </w:r>
    </w:p>
    <w:p w14:paraId="1CE6A21E" w14:textId="77777777" w:rsidR="00896F05" w:rsidRDefault="00896F05" w:rsidP="00896F05">
      <w:pPr>
        <w:numPr>
          <w:ilvl w:val="2"/>
          <w:numId w:val="18"/>
        </w:numPr>
        <w:spacing w:after="0" w:line="276" w:lineRule="auto"/>
        <w:ind w:hanging="360"/>
        <w:contextualSpacing/>
      </w:pPr>
      <w:r>
        <w:t xml:space="preserve">Team 2 Ludowicy Einarbeitung in die Entwicklungsplattformen </w:t>
      </w:r>
    </w:p>
    <w:p w14:paraId="56E60E5B" w14:textId="77777777" w:rsidR="00896F05" w:rsidRDefault="00896F05" w:rsidP="00896F05">
      <w:pPr>
        <w:numPr>
          <w:ilvl w:val="2"/>
          <w:numId w:val="18"/>
        </w:numPr>
        <w:spacing w:after="0" w:line="276" w:lineRule="auto"/>
        <w:ind w:hanging="360"/>
        <w:contextualSpacing/>
      </w:pPr>
      <w:r>
        <w:t>Team 3 Remus AS(</w:t>
      </w:r>
      <w:proofErr w:type="spellStart"/>
      <w:r>
        <w:t>AnforderrungsSpezifikation</w:t>
      </w:r>
      <w:proofErr w:type="spellEnd"/>
      <w:r>
        <w:t>) - Erstspezifikation</w:t>
      </w:r>
    </w:p>
    <w:p w14:paraId="52C18F1D" w14:textId="77777777" w:rsidR="00896F05" w:rsidRDefault="00896F05" w:rsidP="00896F05">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69C29CB" w14:textId="77777777" w:rsidR="00896F05" w:rsidRDefault="00896F05" w:rsidP="00896F05">
      <w:pPr>
        <w:numPr>
          <w:ilvl w:val="1"/>
          <w:numId w:val="18"/>
        </w:numPr>
        <w:spacing w:after="0" w:line="276" w:lineRule="auto"/>
        <w:ind w:hanging="360"/>
        <w:contextualSpacing/>
      </w:pPr>
      <w:r>
        <w:t>2. Phase (2.Wochen)</w:t>
      </w:r>
    </w:p>
    <w:p w14:paraId="0FFC3DEB" w14:textId="77777777" w:rsidR="00896F05" w:rsidRDefault="00896F05" w:rsidP="00896F05">
      <w:pPr>
        <w:numPr>
          <w:ilvl w:val="2"/>
          <w:numId w:val="18"/>
        </w:numPr>
        <w:spacing w:after="0" w:line="276" w:lineRule="auto"/>
        <w:ind w:hanging="360"/>
        <w:contextualSpacing/>
      </w:pPr>
      <w:r>
        <w:t>Team 1 Staats Recherche Zielgerichtet nach FSL/ Beginn Übersetzungen</w:t>
      </w:r>
      <w:r>
        <w:br/>
        <w:t>Recherche und Abstimmung mit Team 2, wie Drittanbieter eingebunden werden können</w:t>
      </w:r>
    </w:p>
    <w:p w14:paraId="5AE02CCC" w14:textId="77777777" w:rsidR="00896F05" w:rsidRDefault="00896F05" w:rsidP="00896F05">
      <w:pPr>
        <w:numPr>
          <w:ilvl w:val="2"/>
          <w:numId w:val="18"/>
        </w:numPr>
        <w:spacing w:after="0" w:line="276" w:lineRule="auto"/>
        <w:ind w:hanging="360"/>
        <w:contextualSpacing/>
      </w:pPr>
      <w:r>
        <w:t>Team 2 Ludowicy Anwendungs-Gerüst</w:t>
      </w:r>
    </w:p>
    <w:p w14:paraId="65237270" w14:textId="77777777" w:rsidR="00896F05" w:rsidRPr="00785680" w:rsidRDefault="00896F05" w:rsidP="00896F05">
      <w:pPr>
        <w:numPr>
          <w:ilvl w:val="2"/>
          <w:numId w:val="18"/>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1BEA14D9" w14:textId="77777777" w:rsidR="00896F05" w:rsidRDefault="00896F05" w:rsidP="00896F05">
      <w:pPr>
        <w:numPr>
          <w:ilvl w:val="1"/>
          <w:numId w:val="18"/>
        </w:numPr>
        <w:spacing w:after="0" w:line="276" w:lineRule="auto"/>
        <w:ind w:hanging="360"/>
        <w:contextualSpacing/>
      </w:pPr>
      <w:r>
        <w:t>3. Phase (2.Wochen)</w:t>
      </w:r>
      <w:r>
        <w:tab/>
      </w:r>
    </w:p>
    <w:p w14:paraId="7E2E7A5B" w14:textId="77777777" w:rsidR="00896F05" w:rsidRDefault="00896F05" w:rsidP="00896F05">
      <w:pPr>
        <w:numPr>
          <w:ilvl w:val="2"/>
          <w:numId w:val="18"/>
        </w:numPr>
        <w:spacing w:after="0" w:line="276" w:lineRule="auto"/>
        <w:ind w:hanging="360"/>
        <w:contextualSpacing/>
      </w:pPr>
      <w:r>
        <w:t>Team 1 Staats Hauptphase der Übersetzungen</w:t>
      </w:r>
      <w:r>
        <w:br/>
        <w:t>Kontakt mit Drittanbietern herstellen</w:t>
      </w:r>
    </w:p>
    <w:p w14:paraId="5818F7BB" w14:textId="77777777" w:rsidR="00896F05" w:rsidRDefault="00896F05" w:rsidP="00896F05">
      <w:pPr>
        <w:numPr>
          <w:ilvl w:val="2"/>
          <w:numId w:val="18"/>
        </w:numPr>
        <w:spacing w:after="0" w:line="276" w:lineRule="auto"/>
        <w:ind w:hanging="360"/>
        <w:contextualSpacing/>
      </w:pPr>
      <w:r>
        <w:t>Team 2 Ludowicy Anwendungs-Skelet</w:t>
      </w:r>
    </w:p>
    <w:p w14:paraId="50E4B8BE" w14:textId="77777777" w:rsidR="00896F05" w:rsidRDefault="00896F05" w:rsidP="00896F05">
      <w:pPr>
        <w:numPr>
          <w:ilvl w:val="2"/>
          <w:numId w:val="18"/>
        </w:numPr>
        <w:spacing w:after="0" w:line="276" w:lineRule="auto"/>
        <w:ind w:hanging="360"/>
        <w:contextualSpacing/>
      </w:pPr>
      <w:r>
        <w:t>Team 3 Remus Graphische Spezifikation und Elemente/ Zuarbeit zu Team 2</w:t>
      </w:r>
    </w:p>
    <w:p w14:paraId="71903BDE" w14:textId="77777777" w:rsidR="00896F05" w:rsidRDefault="00896F05" w:rsidP="00896F05">
      <w:pPr>
        <w:numPr>
          <w:ilvl w:val="1"/>
          <w:numId w:val="18"/>
        </w:numPr>
        <w:spacing w:after="0" w:line="276" w:lineRule="auto"/>
        <w:ind w:hanging="360"/>
        <w:contextualSpacing/>
        <w:rPr>
          <w:ins w:id="526" w:author="Nico Remus" w:date="2015-11-28T17:11:00Z"/>
        </w:rPr>
      </w:pPr>
      <w:r>
        <w:t>4. Phase...</w:t>
      </w:r>
    </w:p>
    <w:p w14:paraId="75CAF217" w14:textId="77777777" w:rsidR="00322626" w:rsidRDefault="00322626" w:rsidP="00333884">
      <w:pPr>
        <w:spacing w:after="0" w:line="276" w:lineRule="auto"/>
        <w:ind w:left="1440"/>
        <w:contextualSpacing/>
      </w:pPr>
    </w:p>
    <w:p w14:paraId="60344960" w14:textId="7997AF71" w:rsidR="00322626" w:rsidRDefault="00322626" w:rsidP="00322626">
      <w:pPr>
        <w:pStyle w:val="berschrift3"/>
      </w:pPr>
      <w:bookmarkStart w:id="527" w:name="_Toc439502507"/>
      <w:commentRangeStart w:id="528"/>
      <w:r>
        <w:t>Zweite Planung</w:t>
      </w:r>
      <w:commentRangeEnd w:id="528"/>
      <w:r>
        <w:rPr>
          <w:rStyle w:val="Kommentarzeichen"/>
          <w:rFonts w:asciiTheme="minorHAnsi" w:eastAsiaTheme="minorHAnsi" w:hAnsiTheme="minorHAnsi" w:cstheme="minorBidi"/>
          <w:color w:val="auto"/>
        </w:rPr>
        <w:commentReference w:id="528"/>
      </w:r>
      <w:bookmarkEnd w:id="527"/>
    </w:p>
    <w:p w14:paraId="726DA1AB" w14:textId="77777777" w:rsidR="00322626" w:rsidRDefault="00322626" w:rsidP="00333884">
      <w:pPr>
        <w:numPr>
          <w:ilvl w:val="1"/>
          <w:numId w:val="20"/>
        </w:numPr>
        <w:spacing w:after="0" w:line="276" w:lineRule="auto"/>
        <w:ind w:hanging="360"/>
        <w:contextualSpacing/>
      </w:pPr>
      <w:r>
        <w:t>1.Phase (2.Wochen)</w:t>
      </w:r>
    </w:p>
    <w:p w14:paraId="72E01CB9" w14:textId="77777777" w:rsidR="00322626" w:rsidRDefault="00322626" w:rsidP="00322626">
      <w:pPr>
        <w:numPr>
          <w:ilvl w:val="2"/>
          <w:numId w:val="20"/>
        </w:numPr>
        <w:spacing w:after="0" w:line="276" w:lineRule="auto"/>
        <w:ind w:hanging="360"/>
        <w:contextualSpacing/>
      </w:pPr>
      <w:r>
        <w:t>Team 1 Staats Recherchiert/ Erfasst Content</w:t>
      </w:r>
      <w:r>
        <w:br/>
        <w:t xml:space="preserve">[Erste Recherche nach Drittdienstleister] </w:t>
      </w:r>
    </w:p>
    <w:p w14:paraId="1ABACBF0" w14:textId="77777777" w:rsidR="00322626" w:rsidRDefault="00322626" w:rsidP="00322626">
      <w:pPr>
        <w:numPr>
          <w:ilvl w:val="2"/>
          <w:numId w:val="20"/>
        </w:numPr>
        <w:spacing w:after="0" w:line="276" w:lineRule="auto"/>
        <w:ind w:hanging="360"/>
        <w:contextualSpacing/>
      </w:pPr>
      <w:r>
        <w:t xml:space="preserve">Team 2 Ludowicy Einarbeitung in die Entwicklungsplattformen </w:t>
      </w:r>
    </w:p>
    <w:p w14:paraId="0B2E6ADE" w14:textId="77777777" w:rsidR="00322626" w:rsidRDefault="00322626" w:rsidP="00322626">
      <w:pPr>
        <w:numPr>
          <w:ilvl w:val="2"/>
          <w:numId w:val="20"/>
        </w:numPr>
        <w:spacing w:after="0" w:line="276" w:lineRule="auto"/>
        <w:ind w:hanging="360"/>
        <w:contextualSpacing/>
      </w:pPr>
      <w:r>
        <w:t>Team 3 Remus AS(</w:t>
      </w:r>
      <w:proofErr w:type="spellStart"/>
      <w:r>
        <w:t>AnforderrungsSpezifikation</w:t>
      </w:r>
      <w:proofErr w:type="spellEnd"/>
      <w:r>
        <w:t>) - Erstspezifikation</w:t>
      </w:r>
    </w:p>
    <w:p w14:paraId="0EC66E5D" w14:textId="77777777" w:rsidR="00322626" w:rsidRDefault="00322626" w:rsidP="00322626">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D84A399" w14:textId="77777777" w:rsidR="00322626" w:rsidRDefault="00322626" w:rsidP="00322626">
      <w:pPr>
        <w:numPr>
          <w:ilvl w:val="1"/>
          <w:numId w:val="20"/>
        </w:numPr>
        <w:spacing w:after="0" w:line="276" w:lineRule="auto"/>
        <w:ind w:hanging="360"/>
        <w:contextualSpacing/>
      </w:pPr>
      <w:r>
        <w:t>2. Phase (2.Wochen)</w:t>
      </w:r>
    </w:p>
    <w:p w14:paraId="14851F2B" w14:textId="77777777" w:rsidR="00322626" w:rsidRDefault="00322626" w:rsidP="00322626">
      <w:pPr>
        <w:numPr>
          <w:ilvl w:val="2"/>
          <w:numId w:val="20"/>
        </w:numPr>
        <w:spacing w:after="0" w:line="276" w:lineRule="auto"/>
        <w:ind w:hanging="360"/>
        <w:contextualSpacing/>
      </w:pPr>
      <w:r>
        <w:t>Team 1 Staats Recherche Zielgerichtet nach FSL/ Beginn Übersetzungen</w:t>
      </w:r>
      <w:r>
        <w:br/>
        <w:t>Recherche und Abstimmung mit Team 2, wie Drittanbieter eingebunden werden können</w:t>
      </w:r>
    </w:p>
    <w:p w14:paraId="52096E64" w14:textId="77777777" w:rsidR="00322626" w:rsidRDefault="00322626" w:rsidP="00322626">
      <w:pPr>
        <w:numPr>
          <w:ilvl w:val="2"/>
          <w:numId w:val="20"/>
        </w:numPr>
        <w:spacing w:after="0" w:line="276" w:lineRule="auto"/>
        <w:ind w:hanging="360"/>
        <w:contextualSpacing/>
      </w:pPr>
      <w:r>
        <w:t>Team 2 Ludowicy Anwendungs-Gerüst</w:t>
      </w:r>
    </w:p>
    <w:p w14:paraId="4EDCCDE4" w14:textId="77777777" w:rsidR="00322626" w:rsidRPr="00785680" w:rsidRDefault="00322626" w:rsidP="00322626">
      <w:pPr>
        <w:numPr>
          <w:ilvl w:val="2"/>
          <w:numId w:val="20"/>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07D37C52" w14:textId="77777777" w:rsidR="00322626" w:rsidRDefault="00322626" w:rsidP="00322626">
      <w:pPr>
        <w:numPr>
          <w:ilvl w:val="1"/>
          <w:numId w:val="20"/>
        </w:numPr>
        <w:spacing w:after="0" w:line="276" w:lineRule="auto"/>
        <w:ind w:hanging="360"/>
        <w:contextualSpacing/>
      </w:pPr>
      <w:r>
        <w:t>3. Phase (2.Wochen)</w:t>
      </w:r>
      <w:r>
        <w:tab/>
      </w:r>
    </w:p>
    <w:p w14:paraId="57551D1F" w14:textId="77777777" w:rsidR="00322626" w:rsidRDefault="00322626" w:rsidP="00E44DF5">
      <w:pPr>
        <w:numPr>
          <w:ilvl w:val="2"/>
          <w:numId w:val="20"/>
        </w:numPr>
        <w:spacing w:after="0" w:line="276" w:lineRule="auto"/>
        <w:ind w:hanging="360"/>
        <w:contextualSpacing/>
      </w:pPr>
      <w:r>
        <w:lastRenderedPageBreak/>
        <w:t>Team 1 Staats Hauptphase der Übersetzungen</w:t>
      </w:r>
      <w:r>
        <w:br/>
        <w:t>Kontakt mit Drittanbietern herstellen</w:t>
      </w:r>
    </w:p>
    <w:p w14:paraId="774B051A" w14:textId="77777777" w:rsidR="00322626" w:rsidRDefault="00322626" w:rsidP="00E44DF5">
      <w:pPr>
        <w:numPr>
          <w:ilvl w:val="2"/>
          <w:numId w:val="20"/>
        </w:numPr>
        <w:spacing w:after="0" w:line="276" w:lineRule="auto"/>
        <w:ind w:hanging="360"/>
        <w:contextualSpacing/>
      </w:pPr>
      <w:r>
        <w:t>Team 2 Ludowicy Anwendungs-Skelet</w:t>
      </w:r>
    </w:p>
    <w:p w14:paraId="140FA44B" w14:textId="77777777" w:rsidR="00322626" w:rsidRDefault="00322626" w:rsidP="00E44DF5">
      <w:pPr>
        <w:numPr>
          <w:ilvl w:val="2"/>
          <w:numId w:val="20"/>
        </w:numPr>
        <w:spacing w:after="0" w:line="276" w:lineRule="auto"/>
        <w:ind w:hanging="360"/>
        <w:contextualSpacing/>
      </w:pPr>
      <w:r>
        <w:t>Team 3 Remus Graphische Spezifikation und Elemente/ Zuarbeit zu Team 2</w:t>
      </w:r>
    </w:p>
    <w:p w14:paraId="371E8FD0" w14:textId="77777777" w:rsidR="00322626" w:rsidRDefault="00322626" w:rsidP="00E44DF5">
      <w:pPr>
        <w:numPr>
          <w:ilvl w:val="1"/>
          <w:numId w:val="20"/>
        </w:numPr>
        <w:spacing w:after="0" w:line="276" w:lineRule="auto"/>
        <w:ind w:hanging="360"/>
        <w:contextualSpacing/>
      </w:pPr>
      <w:r>
        <w:t>4. Phase...</w:t>
      </w:r>
    </w:p>
    <w:p w14:paraId="37E9582F" w14:textId="77777777" w:rsidR="00322626" w:rsidRDefault="00322626" w:rsidP="00E44DF5"/>
    <w:p w14:paraId="0DE8CA69" w14:textId="77777777" w:rsidR="00322626" w:rsidRPr="00322626" w:rsidRDefault="00322626" w:rsidP="00E44DF5"/>
    <w:p w14:paraId="607217F1" w14:textId="77777777" w:rsidR="00A95B83" w:rsidRPr="00A95B83" w:rsidRDefault="00A95B83" w:rsidP="00A95B83"/>
    <w:p w14:paraId="140D741C" w14:textId="77777777" w:rsidR="00A95B83" w:rsidRDefault="00A95B83" w:rsidP="00A95B83">
      <w:pPr>
        <w:pStyle w:val="berschrift2"/>
      </w:pPr>
      <w:bookmarkStart w:id="529" w:name="_Toc439502508"/>
      <w:commentRangeStart w:id="530"/>
      <w:commentRangeStart w:id="531"/>
      <w:commentRangeStart w:id="532"/>
      <w:proofErr w:type="spellStart"/>
      <w:r w:rsidRPr="00A95B83">
        <w:t>Scrum</w:t>
      </w:r>
      <w:commentRangeEnd w:id="530"/>
      <w:proofErr w:type="spellEnd"/>
      <w:r w:rsidR="00454420">
        <w:rPr>
          <w:rStyle w:val="Kommentarzeichen"/>
          <w:rFonts w:asciiTheme="minorHAnsi" w:eastAsiaTheme="minorHAnsi" w:hAnsiTheme="minorHAnsi" w:cstheme="minorBidi"/>
          <w:color w:val="auto"/>
        </w:rPr>
        <w:commentReference w:id="530"/>
      </w:r>
      <w:commentRangeEnd w:id="531"/>
      <w:r w:rsidR="008534AF">
        <w:rPr>
          <w:rStyle w:val="Kommentarzeichen"/>
          <w:rFonts w:asciiTheme="minorHAnsi" w:eastAsiaTheme="minorHAnsi" w:hAnsiTheme="minorHAnsi" w:cstheme="minorBidi"/>
          <w:color w:val="auto"/>
        </w:rPr>
        <w:commentReference w:id="531"/>
      </w:r>
      <w:commentRangeEnd w:id="532"/>
      <w:r w:rsidR="00591122">
        <w:rPr>
          <w:rStyle w:val="Kommentarzeichen"/>
          <w:rFonts w:asciiTheme="minorHAnsi" w:eastAsiaTheme="minorHAnsi" w:hAnsiTheme="minorHAnsi" w:cstheme="minorBidi"/>
          <w:color w:val="auto"/>
        </w:rPr>
        <w:commentReference w:id="532"/>
      </w:r>
      <w:bookmarkEnd w:id="529"/>
    </w:p>
    <w:p w14:paraId="632C1DCD" w14:textId="77777777" w:rsidR="007D2024" w:rsidRDefault="007D2024" w:rsidP="007D2024">
      <w:pPr>
        <w:rPr>
          <w:ins w:id="533" w:author="J.-P. K." w:date="2016-01-02T13:02:00Z"/>
        </w:rPr>
      </w:pPr>
    </w:p>
    <w:p w14:paraId="073F3F1A" w14:textId="16ED2C2B" w:rsidR="00CF1F33" w:rsidRDefault="00CF1F33" w:rsidP="007D2024">
      <w:pPr>
        <w:rPr>
          <w:ins w:id="534" w:author="Nico Remus" w:date="2015-11-28T16:59:00Z"/>
        </w:rPr>
      </w:pPr>
      <w:proofErr w:type="spellStart"/>
      <w:ins w:id="535" w:author="J.-P. K." w:date="2016-01-02T13:02:00Z">
        <w:r>
          <w:t>Scrum</w:t>
        </w:r>
        <w:proofErr w:type="spellEnd"/>
        <w:r>
          <w:t xml:space="preserve"> als agile Vorgehensmethode beruht auf so genannten Sprints. Jeder Sprint beginnt mit einem </w:t>
        </w:r>
        <w:proofErr w:type="spellStart"/>
        <w:r>
          <w:t>Planning</w:t>
        </w:r>
        <w:proofErr w:type="spellEnd"/>
        <w:r>
          <w:t>, in dem die Aufgaben</w:t>
        </w:r>
      </w:ins>
      <w:ins w:id="536" w:author="J.-P. K." w:date="2016-01-02T13:05:00Z">
        <w:r w:rsidR="007657B7">
          <w:t xml:space="preserve"> an das Team verteilt</w:t>
        </w:r>
      </w:ins>
      <w:ins w:id="537" w:author="J.-P. K." w:date="2016-01-02T13:02:00Z">
        <w:r>
          <w:t xml:space="preserve"> verteilt werden und endet mit dem Review, in dem die verteilten Stories vorgestellt und </w:t>
        </w:r>
      </w:ins>
      <w:ins w:id="538" w:author="J.-P. K." w:date="2016-01-02T13:05:00Z">
        <w:r w:rsidR="007657B7">
          <w:t xml:space="preserve">vom </w:t>
        </w:r>
        <w:proofErr w:type="spellStart"/>
        <w:r w:rsidR="007657B7">
          <w:t>Product</w:t>
        </w:r>
        <w:proofErr w:type="spellEnd"/>
        <w:r w:rsidR="007657B7">
          <w:t xml:space="preserve"> </w:t>
        </w:r>
        <w:proofErr w:type="spellStart"/>
        <w:r w:rsidR="007657B7">
          <w:t>Owner</w:t>
        </w:r>
        <w:proofErr w:type="spellEnd"/>
        <w:r w:rsidR="007657B7">
          <w:t xml:space="preserve"> </w:t>
        </w:r>
      </w:ins>
      <w:ins w:id="539" w:author="J.-P. K." w:date="2016-01-02T13:02:00Z">
        <w:r>
          <w:t>abgenommen werden.</w:t>
        </w:r>
      </w:ins>
      <w:ins w:id="540" w:author="J.-P. K." w:date="2016-01-02T13:03:00Z">
        <w:r w:rsidR="007657B7">
          <w:t xml:space="preserve"> Die Sprints dauern zwischen einer und meiste vier Wochen, </w:t>
        </w:r>
      </w:ins>
      <w:ins w:id="541" w:author="J.-P. K." w:date="2016-01-02T13:04:00Z">
        <w:r w:rsidR="007657B7">
          <w:t>basierend auf der Komplexität der Aufgaben.</w:t>
        </w:r>
      </w:ins>
      <w:ins w:id="542" w:author="J.-P. K." w:date="2016-01-02T13:06:00Z">
        <w:r w:rsidR="007657B7">
          <w:t xml:space="preserve"> Mehr oder weniger ist selbstverständlich möglich.</w:t>
        </w:r>
      </w:ins>
      <w:ins w:id="543" w:author="J.-P. K." w:date="2016-01-02T13:03:00Z">
        <w:r w:rsidR="007657B7">
          <w:t xml:space="preserve"> </w:t>
        </w:r>
      </w:ins>
    </w:p>
    <w:p w14:paraId="6760168E" w14:textId="1CDDE24C" w:rsidR="00877D50" w:rsidRDefault="00877D50" w:rsidP="007D2024">
      <w:pPr>
        <w:rPr>
          <w:ins w:id="544" w:author="J.-P. K." w:date="2016-01-02T13:06:00Z"/>
        </w:rPr>
      </w:pPr>
      <w:ins w:id="545" w:author="Nico Remus" w:date="2015-11-28T16:59:00Z">
        <w:del w:id="546" w:author="J.-P. K." w:date="2016-01-02T12:59:00Z">
          <w:r w:rsidDel="00CF1F33">
            <w:rPr>
              <w:i/>
            </w:rPr>
            <w:delText>Allgemeines zu scrum</w:delText>
          </w:r>
        </w:del>
      </w:ins>
      <w:proofErr w:type="spellStart"/>
      <w:ins w:id="547" w:author="J.-P. K." w:date="2016-01-02T12:59:00Z">
        <w:r w:rsidR="00CF1F33">
          <w:t>Scrum</w:t>
        </w:r>
        <w:proofErr w:type="spellEnd"/>
        <w:r w:rsidR="00CF1F33">
          <w:t xml:space="preserve"> als sehr bekannte Form der agilen Vorgehensmethoden kam auch für unser Projekt in Frage. Als Alternativen boten sich Extreme </w:t>
        </w:r>
        <w:proofErr w:type="spellStart"/>
        <w:r w:rsidR="00CF1F33">
          <w:t>Programming</w:t>
        </w:r>
        <w:proofErr w:type="spellEnd"/>
        <w:r w:rsidR="00CF1F33">
          <w:t xml:space="preserve"> und das Wasserfallmodell. Wir entschieden und gemeinschaftlich für </w:t>
        </w:r>
        <w:proofErr w:type="spellStart"/>
        <w:r w:rsidR="00CF1F33">
          <w:t>Scrum</w:t>
        </w:r>
        <w:proofErr w:type="spellEnd"/>
        <w:r w:rsidR="00CF1F33">
          <w:t xml:space="preserve"> weil es verschiedene Vorteile resultierend aus dem Vorgehen bietet. </w:t>
        </w:r>
      </w:ins>
      <w:ins w:id="548" w:author="J.-P. K." w:date="2016-01-02T13:00:00Z">
        <w:r w:rsidR="00CF1F33">
          <w:t xml:space="preserve">So musste nicht von Anfang an das komplette Softwaresystem ausspezifiziert worden sein. </w:t>
        </w:r>
      </w:ins>
      <w:ins w:id="549" w:author="J.-P. K." w:date="2016-01-02T13:01:00Z">
        <w:r w:rsidR="00CF1F33">
          <w:t xml:space="preserve">Es war uns möglich durch die Sprints nach und nach die Dinge zu durchdenken. </w:t>
        </w:r>
        <w:proofErr w:type="spellStart"/>
        <w:r w:rsidR="00CF1F33">
          <w:t>Darüberhinaus</w:t>
        </w:r>
        <w:proofErr w:type="spellEnd"/>
        <w:r w:rsidR="00CF1F33">
          <w:t xml:space="preserve"> hatten wir nach jedem Sprint ein besseres Gefühl bis wann das Projekt etwa fertig sein wird, bzw. „wie weit“. Auch lässt sich mit </w:t>
        </w:r>
        <w:proofErr w:type="spellStart"/>
        <w:r w:rsidR="00CF1F33">
          <w:t>Scrum</w:t>
        </w:r>
        <w:proofErr w:type="spellEnd"/>
        <w:r w:rsidR="00CF1F33">
          <w:t xml:space="preserve"> besser die Last im Team verteilen, da jede Woche </w:t>
        </w:r>
      </w:ins>
      <w:ins w:id="550" w:author="J.-P. K." w:date="2016-01-02T13:02:00Z">
        <w:r w:rsidR="00CF1F33">
          <w:t>neu „gewählt“ wurde.</w:t>
        </w:r>
      </w:ins>
    </w:p>
    <w:p w14:paraId="23C438A0" w14:textId="77777777" w:rsidR="007657B7" w:rsidRPr="00CF1F33" w:rsidRDefault="007657B7" w:rsidP="007D2024">
      <w:pPr>
        <w:rPr>
          <w:ins w:id="551" w:author="Nico Remus" w:date="2015-11-28T16:59:00Z"/>
          <w:rPrChange w:id="552" w:author="J.-P. K." w:date="2016-01-02T12:59:00Z">
            <w:rPr>
              <w:ins w:id="553" w:author="Nico Remus" w:date="2015-11-28T16:59:00Z"/>
              <w:i/>
            </w:rPr>
          </w:rPrChange>
        </w:rPr>
      </w:pPr>
    </w:p>
    <w:p w14:paraId="201AD9A8" w14:textId="61DC9C2B" w:rsidR="00877D50" w:rsidRPr="007D2024" w:rsidRDefault="00877D50" w:rsidP="00A71A4B">
      <w:pPr>
        <w:pStyle w:val="berschrift3"/>
      </w:pPr>
      <w:bookmarkStart w:id="554" w:name="_Toc439502509"/>
      <w:proofErr w:type="spellStart"/>
      <w:ins w:id="555" w:author="Nico Remus" w:date="2015-11-28T16:59:00Z">
        <w:r>
          <w:t>Scrum</w:t>
        </w:r>
        <w:proofErr w:type="spellEnd"/>
        <w:r>
          <w:t xml:space="preserve"> im Projekt</w:t>
        </w:r>
      </w:ins>
      <w:bookmarkEnd w:id="554"/>
    </w:p>
    <w:p w14:paraId="045C6B7B" w14:textId="6050F41A" w:rsidR="000A68D2" w:rsidRDefault="00590C07" w:rsidP="00B91245">
      <w:pPr>
        <w:rPr>
          <w:ins w:id="556" w:author="J.-P. K." w:date="2016-01-02T13:15:00Z"/>
        </w:rPr>
      </w:pPr>
      <w:del w:id="557" w:author="J.-P. K." w:date="2016-01-02T13:06:00Z">
        <w:r w:rsidRPr="007657B7" w:rsidDel="007657B7">
          <w:rPr>
            <w:rPrChange w:id="558" w:author="J.-P. K." w:date="2016-01-02T13:06:00Z">
              <w:rPr>
                <w:i/>
              </w:rPr>
            </w:rPrChange>
          </w:rPr>
          <w:delText>Wie verstehen scrum</w:delText>
        </w:r>
        <w:r w:rsidR="00454420" w:rsidRPr="007657B7" w:rsidDel="007657B7">
          <w:rPr>
            <w:rPrChange w:id="559" w:author="J.-P. K." w:date="2016-01-02T13:06:00Z">
              <w:rPr>
                <w:i/>
              </w:rPr>
            </w:rPrChange>
          </w:rPr>
          <w:delText xml:space="preserve"> </w:delText>
        </w:r>
        <w:r w:rsidRPr="007657B7" w:rsidDel="007657B7">
          <w:rPr>
            <w:rPrChange w:id="560" w:author="J.-P. K." w:date="2016-01-02T13:06:00Z">
              <w:rPr>
                <w:i/>
              </w:rPr>
            </w:rPrChange>
          </w:rPr>
          <w:delText xml:space="preserve">&amp; wie setzen wir es um </w:delText>
        </w:r>
        <w:r w:rsidR="007D2024" w:rsidRPr="007657B7" w:rsidDel="007657B7">
          <w:rPr>
            <w:rStyle w:val="Funotenzeichen"/>
            <w:rPrChange w:id="561" w:author="J.-P. K." w:date="2016-01-02T13:06:00Z">
              <w:rPr>
                <w:rStyle w:val="Funotenzeichen"/>
                <w:i/>
              </w:rPr>
            </w:rPrChange>
          </w:rPr>
          <w:footnoteReference w:id="8"/>
        </w:r>
      </w:del>
      <w:ins w:id="564" w:author="J.-P. K." w:date="2016-01-02T13:06:00Z">
        <w:r w:rsidR="007657B7">
          <w:t xml:space="preserve">Die </w:t>
        </w:r>
        <w:proofErr w:type="spellStart"/>
        <w:r w:rsidR="007657B7">
          <w:t>Scrum</w:t>
        </w:r>
        <w:proofErr w:type="spellEnd"/>
        <w:r w:rsidR="007657B7">
          <w:t xml:space="preserve"> </w:t>
        </w:r>
        <w:proofErr w:type="spellStart"/>
        <w:r w:rsidR="007657B7">
          <w:t>vorgehensweise</w:t>
        </w:r>
        <w:proofErr w:type="spellEnd"/>
        <w:r w:rsidR="007657B7">
          <w:t xml:space="preserve"> wurde in unserem Team gemeinschaftlich beschlossen und fast vollständig umgesetzt.</w:t>
        </w:r>
      </w:ins>
      <w:ins w:id="565" w:author="J.-P. K." w:date="2016-01-02T13:07:00Z">
        <w:r w:rsidR="007657B7">
          <w:t xml:space="preserve"> Wir verstehen </w:t>
        </w:r>
        <w:proofErr w:type="spellStart"/>
        <w:r w:rsidR="007657B7">
          <w:t>Scrum</w:t>
        </w:r>
        <w:proofErr w:type="spellEnd"/>
        <w:r w:rsidR="007657B7">
          <w:t xml:space="preserve"> als Richtlinie wonach </w:t>
        </w:r>
      </w:ins>
      <w:ins w:id="566" w:author="J.-P. K." w:date="2016-01-02T13:08:00Z">
        <w:r w:rsidR="007657B7">
          <w:t>wir</w:t>
        </w:r>
      </w:ins>
      <w:ins w:id="567" w:author="J.-P. K." w:date="2016-01-02T13:10:00Z">
        <w:r w:rsidR="007657B7">
          <w:t xml:space="preserve"> die mehrheitlichen Regeln befolgen. So haben wir</w:t>
        </w:r>
      </w:ins>
      <w:ins w:id="568" w:author="J.-P. K." w:date="2016-01-02T13:08:00Z">
        <w:r w:rsidR="007657B7">
          <w:t xml:space="preserve"> eine Menge fester Rollen haben, welche ein festes Aufgabengebiet übernehmen. </w:t>
        </w:r>
      </w:ins>
      <w:ins w:id="569" w:author="J.-P. K." w:date="2016-01-02T13:09:00Z">
        <w:r w:rsidR="007657B7">
          <w:t xml:space="preserve">Jedoch kann in unserem Team eine Person mehrere Rollen gleichzeitig wahrnehmen und wirkt entsprechend anders an dem Fortschritt des Projektes mit. </w:t>
        </w:r>
      </w:ins>
      <w:ins w:id="570" w:author="J.-P. K." w:date="2016-01-02T13:14:00Z">
        <w:r w:rsidR="000A68D2">
          <w:t>Darüber hinaus</w:t>
        </w:r>
      </w:ins>
      <w:ins w:id="571" w:author="J.-P. K." w:date="2016-01-02T13:10:00Z">
        <w:r w:rsidR="007657B7">
          <w:t xml:space="preserve"> ist auch das Vorgehen, mit Sprint, </w:t>
        </w:r>
        <w:proofErr w:type="spellStart"/>
        <w:r w:rsidR="007657B7">
          <w:t>Planning</w:t>
        </w:r>
        <w:proofErr w:type="spellEnd"/>
        <w:r w:rsidR="007657B7">
          <w:t xml:space="preserve">, Review, Retrospektive (war sehr wichtig für das </w:t>
        </w:r>
        <w:proofErr w:type="spellStart"/>
        <w:r w:rsidR="007657B7">
          <w:t>Anfo</w:t>
        </w:r>
        <w:proofErr w:type="spellEnd"/>
        <w:r w:rsidR="007657B7">
          <w:t xml:space="preserve">-Team) dem </w:t>
        </w:r>
        <w:proofErr w:type="spellStart"/>
        <w:r w:rsidR="007657B7">
          <w:t>Scrum</w:t>
        </w:r>
        <w:proofErr w:type="spellEnd"/>
        <w:r w:rsidR="007657B7">
          <w:t xml:space="preserve"> Vorbild </w:t>
        </w:r>
      </w:ins>
      <w:ins w:id="572" w:author="J.-P. K." w:date="2016-01-02T13:11:00Z">
        <w:r w:rsidR="007657B7">
          <w:t xml:space="preserve">nachempfunden. Jedoch verzichteten wir auf </w:t>
        </w:r>
        <w:proofErr w:type="spellStart"/>
        <w:r w:rsidR="007657B7">
          <w:t>Daylies</w:t>
        </w:r>
        <w:proofErr w:type="spellEnd"/>
        <w:r w:rsidR="007657B7">
          <w:t xml:space="preserve"> und haben stattdessen eine selbstständige Eintragung in unserer Story </w:t>
        </w:r>
      </w:ins>
      <w:ins w:id="573" w:author="J.-P. K." w:date="2016-01-02T13:12:00Z">
        <w:r w:rsidR="007657B7">
          <w:t>Bord</w:t>
        </w:r>
      </w:ins>
      <w:ins w:id="574" w:author="J.-P. K." w:date="2016-01-02T13:11:00Z">
        <w:r w:rsidR="007657B7">
          <w:t xml:space="preserve"> in Form von Kommentaren bevorzugt. Dies reduzierte die extreme organisationslast auf Seiten der </w:t>
        </w:r>
        <w:proofErr w:type="spellStart"/>
        <w:r w:rsidR="007657B7">
          <w:t>Scrum</w:t>
        </w:r>
        <w:proofErr w:type="spellEnd"/>
        <w:r w:rsidR="007657B7">
          <w:t xml:space="preserve"> Master ein wenig und jeder </w:t>
        </w:r>
      </w:ins>
      <w:ins w:id="575" w:author="J.-P. K." w:date="2016-01-02T13:12:00Z">
        <w:r w:rsidR="007657B7">
          <w:t>konnte</w:t>
        </w:r>
      </w:ins>
      <w:ins w:id="576" w:author="J.-P. K." w:date="2016-01-02T13:11:00Z">
        <w:r w:rsidR="007657B7">
          <w:t xml:space="preserve"> </w:t>
        </w:r>
      </w:ins>
      <w:ins w:id="577" w:author="J.-P. K." w:date="2016-01-02T13:12:00Z">
        <w:r w:rsidR="007657B7">
          <w:t>sich einteilen wann er welche Aufgaben macht. Wichtig war uns das die Aufgaben erledigt werden innerhalb des Zeitraums – nicht aber auf welche Art und Weise. Das Ergebnis musste stimmen.</w:t>
        </w:r>
      </w:ins>
      <w:ins w:id="578" w:author="J.-P. K." w:date="2016-01-02T13:14:00Z">
        <w:r w:rsidR="000A68D2">
          <w:t xml:space="preserve"> Als weiteren Unterschied wurden die Stories kategorisiert. Dies half uns bei der Verteilung den jeweilig richtigen Personen die Aufgaben zu überreichen. </w:t>
        </w:r>
      </w:ins>
      <w:ins w:id="579" w:author="J.-P. K." w:date="2016-01-02T13:15:00Z">
        <w:r w:rsidR="000A68D2">
          <w:t xml:space="preserve">Selbstständiges Wählen der Aufgaben und raten durch die Mitglieder des Teams hat leider nicht wie erwartet funktioniert. </w:t>
        </w:r>
      </w:ins>
      <w:ins w:id="580" w:author="J.-P. K." w:date="2016-01-02T13:25:00Z">
        <w:r w:rsidR="00455330">
          <w:br/>
          <w:t xml:space="preserve">Zum Ende des Projektes, also über die Weihnachtsfeiertage, als die Zuarbeit des Teams gegen null lief, wurde das Vorgehen auf extreme </w:t>
        </w:r>
        <w:proofErr w:type="spellStart"/>
        <w:r w:rsidR="00455330">
          <w:t>Programming</w:t>
        </w:r>
        <w:proofErr w:type="spellEnd"/>
        <w:r w:rsidR="00455330">
          <w:t xml:space="preserve"> umgestellt. </w:t>
        </w:r>
      </w:ins>
      <w:ins w:id="581" w:author="J.-P. K." w:date="2016-01-02T13:26:00Z">
        <w:r w:rsidR="00455330">
          <w:t>Eine kleine Gruppe setzte dann alle notwendigen Funktionen um.</w:t>
        </w:r>
      </w:ins>
    </w:p>
    <w:p w14:paraId="27491F81" w14:textId="6D6506D0" w:rsidR="000A68D2" w:rsidRPr="007657B7" w:rsidRDefault="000A68D2" w:rsidP="00B91245">
      <w:pPr>
        <w:rPr>
          <w:rPrChange w:id="582" w:author="J.-P. K." w:date="2016-01-02T13:06:00Z">
            <w:rPr>
              <w:i/>
            </w:rPr>
          </w:rPrChange>
        </w:rPr>
      </w:pPr>
      <w:ins w:id="583" w:author="J.-P. K." w:date="2016-01-02T13:16:00Z">
        <w:r>
          <w:t>Hier eine kurze Zusammenfassung unserer Rahmenwerte:</w:t>
        </w:r>
      </w:ins>
    </w:p>
    <w:p w14:paraId="60956263" w14:textId="77777777" w:rsidR="00B91245" w:rsidRDefault="00B91245" w:rsidP="008C697F">
      <w:pPr>
        <w:pStyle w:val="berschrift4"/>
        <w:rPr>
          <w:ins w:id="584" w:author="J.-P. K." w:date="2016-01-02T13:17:00Z"/>
        </w:rPr>
      </w:pPr>
      <w:r w:rsidRPr="00CF1F33">
        <w:rPr>
          <w:rPrChange w:id="585" w:author="J.-P. K." w:date="2016-01-02T12:59:00Z">
            <w:rPr/>
          </w:rPrChange>
        </w:rPr>
        <w:lastRenderedPageBreak/>
        <w:t>Agil</w:t>
      </w:r>
    </w:p>
    <w:p w14:paraId="67A597AB" w14:textId="77777777" w:rsidR="000A68D2" w:rsidRPr="000A68D2" w:rsidRDefault="000A68D2" w:rsidP="000A68D2">
      <w:pPr>
        <w:rPr>
          <w:rPrChange w:id="586" w:author="J.-P. K." w:date="2016-01-02T13:17:00Z">
            <w:rPr/>
          </w:rPrChange>
        </w:rPr>
        <w:pPrChange w:id="587" w:author="J.-P. K." w:date="2016-01-02T13:17:00Z">
          <w:pPr>
            <w:pStyle w:val="berschrift4"/>
          </w:pPr>
        </w:pPrChange>
      </w:pPr>
    </w:p>
    <w:p w14:paraId="5DEC477B" w14:textId="33C0956C" w:rsidR="00B91245" w:rsidRDefault="00B91245" w:rsidP="000A68D2">
      <w:pPr>
        <w:pStyle w:val="Listenabsatz"/>
        <w:numPr>
          <w:ilvl w:val="0"/>
          <w:numId w:val="21"/>
        </w:numPr>
        <w:spacing w:after="0" w:line="276" w:lineRule="auto"/>
        <w:rPr>
          <w:ins w:id="588" w:author="J.-P. K." w:date="2016-01-02T13:17:00Z"/>
        </w:rPr>
        <w:pPrChange w:id="589" w:author="J.-P. K." w:date="2016-01-02T13:17:00Z">
          <w:pPr>
            <w:spacing w:after="0" w:line="276" w:lineRule="auto"/>
            <w:ind w:left="720"/>
            <w:contextualSpacing/>
          </w:pPr>
        </w:pPrChange>
      </w:pPr>
      <w:r w:rsidRPr="00CF1F33">
        <w:rPr>
          <w:rPrChange w:id="590" w:author="J.-P. K." w:date="2016-01-02T12:59:00Z">
            <w:rPr>
              <w:lang w:val="en-US"/>
            </w:rPr>
          </w:rPrChange>
        </w:rPr>
        <w:t>Sprintlänge: 1 Woche</w:t>
      </w:r>
    </w:p>
    <w:p w14:paraId="56B86704" w14:textId="77777777" w:rsidR="000A68D2" w:rsidRPr="00CF1F33" w:rsidRDefault="000A68D2" w:rsidP="008C697F">
      <w:pPr>
        <w:spacing w:after="0" w:line="276" w:lineRule="auto"/>
        <w:ind w:left="720"/>
        <w:contextualSpacing/>
        <w:rPr>
          <w:rPrChange w:id="591" w:author="J.-P. K." w:date="2016-01-02T12:59:00Z">
            <w:rPr>
              <w:lang w:val="en-US"/>
            </w:rPr>
          </w:rPrChange>
        </w:rPr>
      </w:pPr>
    </w:p>
    <w:p w14:paraId="33B77EEF" w14:textId="77777777" w:rsidR="00877D50" w:rsidRDefault="00B91245" w:rsidP="00333884">
      <w:pPr>
        <w:spacing w:after="0" w:line="276" w:lineRule="auto"/>
        <w:contextualSpacing/>
        <w:rPr>
          <w:ins w:id="592" w:author="J.-P. K." w:date="2016-01-02T13:17:00Z"/>
          <w:rStyle w:val="berschrift4Zchn"/>
        </w:rPr>
      </w:pPr>
      <w:r w:rsidRPr="00CF1F33">
        <w:rPr>
          <w:rStyle w:val="berschrift4Zchn"/>
          <w:rPrChange w:id="593" w:author="J.-P. K." w:date="2016-01-02T12:59:00Z">
            <w:rPr>
              <w:rStyle w:val="berschrift4Zchn"/>
            </w:rPr>
          </w:rPrChange>
        </w:rPr>
        <w:t xml:space="preserve">Story - </w:t>
      </w:r>
      <w:proofErr w:type="spellStart"/>
      <w:r w:rsidRPr="00CF1F33">
        <w:rPr>
          <w:rStyle w:val="berschrift4Zchn"/>
          <w:rPrChange w:id="594" w:author="J.-P. K." w:date="2016-01-02T12:59:00Z">
            <w:rPr>
              <w:rStyle w:val="berschrift4Zchn"/>
            </w:rPr>
          </w:rPrChange>
        </w:rPr>
        <w:t>Creation</w:t>
      </w:r>
      <w:proofErr w:type="spellEnd"/>
      <w:r w:rsidRPr="00CF1F33">
        <w:rPr>
          <w:rStyle w:val="berschrift4Zchn"/>
          <w:rPrChange w:id="595" w:author="J.-P. K." w:date="2016-01-02T12:59:00Z">
            <w:rPr>
              <w:rStyle w:val="berschrift4Zchn"/>
            </w:rPr>
          </w:rPrChange>
        </w:rPr>
        <w:t xml:space="preserve"> Team</w:t>
      </w:r>
    </w:p>
    <w:p w14:paraId="7B54F3DE" w14:textId="77777777" w:rsidR="000A68D2" w:rsidRPr="00CF1F33" w:rsidRDefault="000A68D2" w:rsidP="00333884">
      <w:pPr>
        <w:spacing w:after="0" w:line="276" w:lineRule="auto"/>
        <w:contextualSpacing/>
        <w:rPr>
          <w:rStyle w:val="berschrift4Zchn"/>
          <w:rPrChange w:id="596" w:author="J.-P. K." w:date="2016-01-02T12:59:00Z">
            <w:rPr>
              <w:rStyle w:val="berschrift4Zchn"/>
              <w:lang w:val="en-US"/>
            </w:rPr>
          </w:rPrChange>
        </w:rPr>
      </w:pPr>
    </w:p>
    <w:p w14:paraId="4C7F1984" w14:textId="143F69A0" w:rsidR="00B91245" w:rsidRPr="000A68D2" w:rsidDel="007657B7" w:rsidRDefault="007657B7" w:rsidP="007657B7">
      <w:pPr>
        <w:rPr>
          <w:del w:id="597" w:author="J.-P. K." w:date="2016-01-02T13:13:00Z"/>
          <w:rPrChange w:id="598" w:author="J.-P. K." w:date="2016-01-02T13:14:00Z">
            <w:rPr>
              <w:del w:id="599" w:author="J.-P. K." w:date="2016-01-02T13:13:00Z"/>
              <w:lang w:val="en-US"/>
            </w:rPr>
          </w:rPrChange>
        </w:rPr>
        <w:pPrChange w:id="600" w:author="J.-P. K." w:date="2016-01-02T13:13:00Z">
          <w:pPr>
            <w:spacing w:after="0" w:line="276" w:lineRule="auto"/>
            <w:contextualSpacing/>
          </w:pPr>
        </w:pPrChange>
      </w:pPr>
      <w:ins w:id="601" w:author="J.-P. K." w:date="2016-01-02T13:13:00Z">
        <w:r>
          <w:t xml:space="preserve">siehe 2.1.1 </w:t>
        </w:r>
        <w:proofErr w:type="spellStart"/>
        <w:r>
          <w:t>Anfo</w:t>
        </w:r>
        <w:proofErr w:type="spellEnd"/>
        <w:r>
          <w:t xml:space="preserve"> Team.</w:t>
        </w:r>
      </w:ins>
      <w:del w:id="602" w:author="J.-P. K." w:date="2016-01-02T13:13:00Z">
        <w:r w:rsidR="00B91245" w:rsidRPr="00CF1F33" w:rsidDel="007657B7">
          <w:rPr>
            <w:rPrChange w:id="603" w:author="J.-P. K." w:date="2016-01-02T12:59:00Z">
              <w:rPr>
                <w:lang w:val="en-US"/>
              </w:rPr>
            </w:rPrChange>
          </w:rPr>
          <w:delText xml:space="preserve">: to be </w:delText>
        </w:r>
        <w:r w:rsidR="00B91245" w:rsidRPr="000A68D2" w:rsidDel="007657B7">
          <w:rPr>
            <w:rPrChange w:id="604" w:author="J.-P. K." w:date="2016-01-02T13:14:00Z">
              <w:rPr>
                <w:lang w:val="en-US"/>
              </w:rPr>
            </w:rPrChange>
          </w:rPr>
          <w:delText>defined</w:delText>
        </w:r>
      </w:del>
    </w:p>
    <w:p w14:paraId="68F70906" w14:textId="77777777" w:rsidR="007657B7" w:rsidRDefault="007657B7" w:rsidP="007657B7">
      <w:pPr>
        <w:rPr>
          <w:ins w:id="605" w:author="J.-P. K." w:date="2016-01-02T13:13:00Z"/>
        </w:rPr>
        <w:pPrChange w:id="606" w:author="J.-P. K." w:date="2016-01-02T13:13:00Z">
          <w:pPr>
            <w:pStyle w:val="berschrift4"/>
          </w:pPr>
        </w:pPrChange>
      </w:pPr>
    </w:p>
    <w:p w14:paraId="220A94CE" w14:textId="0D6AA444" w:rsidR="00877D50" w:rsidRDefault="00877D50" w:rsidP="00333884">
      <w:pPr>
        <w:pStyle w:val="berschrift4"/>
        <w:rPr>
          <w:ins w:id="607" w:author="J.-P. K." w:date="2016-01-02T13:13:00Z"/>
        </w:rPr>
      </w:pPr>
      <w:r w:rsidRPr="008715B8">
        <w:rPr>
          <w:rPrChange w:id="608" w:author="sheldon edward" w:date="2015-12-02T18:26:00Z">
            <w:rPr>
              <w:lang w:val="en-US"/>
            </w:rPr>
          </w:rPrChange>
        </w:rPr>
        <w:t>Kategorisierung</w:t>
      </w:r>
      <w:ins w:id="609" w:author="J.-P. K." w:date="2016-01-02T13:17:00Z">
        <w:r w:rsidR="000A68D2">
          <w:t xml:space="preserve"> der Stories </w:t>
        </w:r>
      </w:ins>
    </w:p>
    <w:p w14:paraId="5F0C6EAF" w14:textId="77777777" w:rsidR="007657B7" w:rsidRPr="007657B7" w:rsidRDefault="007657B7" w:rsidP="007657B7">
      <w:pPr>
        <w:rPr>
          <w:rPrChange w:id="610" w:author="J.-P. K." w:date="2016-01-02T13:13:00Z">
            <w:rPr>
              <w:lang w:val="en-US"/>
            </w:rPr>
          </w:rPrChange>
        </w:rPr>
        <w:pPrChange w:id="611" w:author="J.-P. K." w:date="2016-01-02T13:13:00Z">
          <w:pPr>
            <w:pStyle w:val="berschrift4"/>
          </w:pPr>
        </w:pPrChange>
      </w:pPr>
    </w:p>
    <w:p w14:paraId="4302C301" w14:textId="77777777" w:rsidR="00B91245" w:rsidRDefault="00B91245" w:rsidP="008C697F">
      <w:pPr>
        <w:spacing w:after="0" w:line="276" w:lineRule="auto"/>
        <w:ind w:left="360"/>
        <w:contextualSpacing/>
      </w:pPr>
      <w:r>
        <w:t xml:space="preserve">Unterscheidung der Stories in: </w:t>
      </w:r>
    </w:p>
    <w:p w14:paraId="5BFFE656" w14:textId="77777777" w:rsidR="00B91245" w:rsidRDefault="00B91245" w:rsidP="00B91245">
      <w:pPr>
        <w:numPr>
          <w:ilvl w:val="1"/>
          <w:numId w:val="10"/>
        </w:numPr>
        <w:spacing w:after="0" w:line="276" w:lineRule="auto"/>
        <w:ind w:hanging="360"/>
        <w:contextualSpacing/>
      </w:pPr>
      <w:r>
        <w:t>Entwicklung</w:t>
      </w:r>
    </w:p>
    <w:p w14:paraId="03345D71" w14:textId="77777777" w:rsidR="00B91245" w:rsidRDefault="00B91245" w:rsidP="00B91245">
      <w:pPr>
        <w:numPr>
          <w:ilvl w:val="1"/>
          <w:numId w:val="10"/>
        </w:numPr>
        <w:spacing w:after="0" w:line="276" w:lineRule="auto"/>
        <w:ind w:hanging="360"/>
        <w:contextualSpacing/>
      </w:pPr>
      <w:r>
        <w:t>Research</w:t>
      </w:r>
    </w:p>
    <w:p w14:paraId="0AF1769F" w14:textId="77777777" w:rsidR="00B91245" w:rsidRDefault="00B91245" w:rsidP="00B91245">
      <w:pPr>
        <w:numPr>
          <w:ilvl w:val="1"/>
          <w:numId w:val="10"/>
        </w:numPr>
        <w:spacing w:after="0" w:line="276" w:lineRule="auto"/>
        <w:ind w:hanging="360"/>
        <w:contextualSpacing/>
      </w:pPr>
      <w:r>
        <w:t>Design</w:t>
      </w:r>
    </w:p>
    <w:p w14:paraId="6C605893" w14:textId="77777777" w:rsidR="00B91245" w:rsidRDefault="00B91245" w:rsidP="00B91245">
      <w:pPr>
        <w:numPr>
          <w:ilvl w:val="1"/>
          <w:numId w:val="10"/>
        </w:numPr>
        <w:spacing w:after="0" w:line="276" w:lineRule="auto"/>
        <w:ind w:hanging="360"/>
        <w:contextualSpacing/>
        <w:rPr>
          <w:ins w:id="612" w:author="J.-P. K." w:date="2016-01-02T13:07:00Z"/>
        </w:rPr>
      </w:pPr>
      <w:r>
        <w:t>Visual Design</w:t>
      </w:r>
    </w:p>
    <w:p w14:paraId="1FD4540A" w14:textId="2FA8CBF1" w:rsidR="007657B7" w:rsidRDefault="007657B7" w:rsidP="00B91245">
      <w:pPr>
        <w:numPr>
          <w:ilvl w:val="1"/>
          <w:numId w:val="10"/>
        </w:numPr>
        <w:spacing w:after="0" w:line="276" w:lineRule="auto"/>
        <w:ind w:hanging="360"/>
        <w:contextualSpacing/>
      </w:pPr>
      <w:proofErr w:type="spellStart"/>
      <w:ins w:id="613" w:author="J.-P. K." w:date="2016-01-02T13:07:00Z">
        <w:r>
          <w:t>Pre-Dev</w:t>
        </w:r>
      </w:ins>
      <w:proofErr w:type="spellEnd"/>
    </w:p>
    <w:p w14:paraId="63DAE977" w14:textId="77777777" w:rsidR="00877D50" w:rsidRDefault="00B91245" w:rsidP="008C697F">
      <w:pPr>
        <w:spacing w:after="0" w:line="276" w:lineRule="auto"/>
        <w:contextualSpacing/>
        <w:rPr>
          <w:ins w:id="614" w:author="Nico Remus" w:date="2015-11-28T17:03:00Z"/>
        </w:rPr>
      </w:pPr>
      <w:proofErr w:type="spellStart"/>
      <w:r w:rsidRPr="008C697F">
        <w:rPr>
          <w:rStyle w:val="berschrift4Zchn"/>
        </w:rPr>
        <w:t>Storypoints</w:t>
      </w:r>
      <w:proofErr w:type="spellEnd"/>
      <w:r>
        <w:t xml:space="preserve"> </w:t>
      </w:r>
    </w:p>
    <w:p w14:paraId="4732F3AE" w14:textId="64000F90" w:rsidR="00B91245" w:rsidRDefault="00B91245" w:rsidP="008C697F">
      <w:pPr>
        <w:spacing w:after="0" w:line="276" w:lineRule="auto"/>
        <w:contextualSpacing/>
      </w:pPr>
      <w:r>
        <w:t xml:space="preserve">= </w:t>
      </w:r>
      <w:proofErr w:type="spellStart"/>
      <w:r>
        <w:t>Arbeitstunden</w:t>
      </w:r>
      <w:proofErr w:type="spellEnd"/>
      <w:r>
        <w:t xml:space="preserve"> (60min reale Arbeit)</w:t>
      </w:r>
    </w:p>
    <w:p w14:paraId="5D6FABB3" w14:textId="77777777" w:rsidR="00877D50" w:rsidRDefault="00877D50" w:rsidP="008C697F">
      <w:pPr>
        <w:rPr>
          <w:ins w:id="615" w:author="Nico Remus" w:date="2015-11-28T16:59:00Z"/>
        </w:rPr>
      </w:pPr>
    </w:p>
    <w:p w14:paraId="13FFD563" w14:textId="0BA98D70" w:rsidR="00877D50" w:rsidRDefault="00877D50" w:rsidP="008C697F">
      <w:pPr>
        <w:pStyle w:val="berschrift4"/>
      </w:pPr>
      <w:proofErr w:type="spellStart"/>
      <w:r w:rsidRPr="008C697F">
        <w:t>Scrum</w:t>
      </w:r>
      <w:proofErr w:type="spellEnd"/>
      <w:r w:rsidRPr="008C697F">
        <w:t>-Storyboard</w:t>
      </w:r>
      <w:r>
        <w:rPr>
          <w:rStyle w:val="Kommentarzeichen"/>
        </w:rPr>
        <w:commentReference w:id="616"/>
      </w:r>
      <w:r>
        <w:rPr>
          <w:rStyle w:val="Funotenzeichen"/>
        </w:rPr>
        <w:footnoteReference w:id="9"/>
      </w:r>
    </w:p>
    <w:p w14:paraId="035E1769" w14:textId="5C061AD4" w:rsidR="000A68D2" w:rsidRPr="000A68D2" w:rsidRDefault="00814524" w:rsidP="008C697F">
      <w:pPr>
        <w:rPr>
          <w:rPrChange w:id="618" w:author="J.-P. K." w:date="2016-01-02T13:17:00Z">
            <w:rPr>
              <w:i/>
            </w:rPr>
          </w:rPrChange>
        </w:rPr>
      </w:pPr>
      <w:del w:id="619" w:author="J.-P. K." w:date="2016-01-02T13:17:00Z">
        <w:r w:rsidDel="000A68D2">
          <w:rPr>
            <w:i/>
          </w:rPr>
          <w:delText>Was ist es /</w:delText>
        </w:r>
        <w:r w:rsidR="00877D50" w:rsidDel="000A68D2">
          <w:rPr>
            <w:i/>
          </w:rPr>
          <w:delText>wer ist technisch für zuständig/wer inhaltlich</w:delText>
        </w:r>
      </w:del>
      <w:ins w:id="620" w:author="J.-P. K." w:date="2016-01-02T13:17:00Z">
        <w:r w:rsidR="000A68D2">
          <w:t xml:space="preserve">Das Story Board ist das zentrale </w:t>
        </w:r>
      </w:ins>
      <w:ins w:id="621" w:author="J.-P. K." w:date="2016-01-02T13:18:00Z">
        <w:r w:rsidR="000A68D2">
          <w:t xml:space="preserve">Fortschritts-Messinstrument gewesen. Auf dem Story </w:t>
        </w:r>
      </w:ins>
      <w:ins w:id="622" w:author="J.-P. K." w:date="2016-01-02T13:22:00Z">
        <w:r w:rsidR="000A68D2">
          <w:t>Bord</w:t>
        </w:r>
      </w:ins>
      <w:ins w:id="623" w:author="J.-P. K." w:date="2016-01-02T13:18:00Z">
        <w:r w:rsidR="000A68D2">
          <w:t xml:space="preserve"> sind alle Aufgaben hinterlegt. Es zeigt den aktuellen Status (Fertig, in Bearbeitung und offen) sowie welche Personen zuständig sind und wie komplex die Aufgabe scheint. </w:t>
        </w:r>
      </w:ins>
      <w:ins w:id="624" w:author="J.-P. K." w:date="2016-01-02T13:20:00Z">
        <w:r w:rsidR="000A68D2">
          <w:t xml:space="preserve">Die Idee zum </w:t>
        </w:r>
      </w:ins>
      <w:ins w:id="625" w:author="J.-P. K." w:date="2016-01-02T13:22:00Z">
        <w:r w:rsidR="000A68D2">
          <w:t>Story</w:t>
        </w:r>
      </w:ins>
      <w:ins w:id="626" w:author="J.-P. K." w:date="2016-01-02T13:20:00Z">
        <w:r w:rsidR="000A68D2">
          <w:t xml:space="preserve"> </w:t>
        </w:r>
      </w:ins>
      <w:ins w:id="627" w:author="J.-P. K." w:date="2016-01-02T13:22:00Z">
        <w:r w:rsidR="000A68D2">
          <w:t>Bord</w:t>
        </w:r>
      </w:ins>
      <w:ins w:id="628" w:author="J.-P. K." w:date="2016-01-02T13:20:00Z">
        <w:r w:rsidR="000A68D2">
          <w:t xml:space="preserve"> kam während des ersten Sprints zur Erfassung des Fortschritts und um Motivation bei den Gruppenmitgliedern zu fördern. Auf dem Board sieht man sehr gut wie viel Arbeit noch getan werden muss.</w:t>
        </w:r>
      </w:ins>
      <w:ins w:id="629" w:author="J.-P. K." w:date="2016-01-02T13:21:00Z">
        <w:r w:rsidR="000A68D2">
          <w:t xml:space="preserve"> Hauptverantwortlich für die Anforderungsdefinition war Jean-Pierre Klodzinski (in Zusammenarbeit mit Stefan Ludowicy und Philipp Staats) und </w:t>
        </w:r>
      </w:ins>
      <w:ins w:id="630" w:author="J.-P. K." w:date="2016-01-02T13:22:00Z">
        <w:r w:rsidR="000A68D2">
          <w:t>letztendlich</w:t>
        </w:r>
      </w:ins>
      <w:ins w:id="631" w:author="J.-P. K." w:date="2016-01-02T13:21:00Z">
        <w:r w:rsidR="000A68D2">
          <w:t xml:space="preserve"> umgesetzt wurde es von Nico Remus (in Kooperation mit Philipp </w:t>
        </w:r>
      </w:ins>
      <w:ins w:id="632" w:author="J.-P. K." w:date="2016-01-02T13:22:00Z">
        <w:r w:rsidR="000A68D2">
          <w:t>Staats</w:t>
        </w:r>
      </w:ins>
      <w:ins w:id="633" w:author="J.-P. K." w:date="2016-01-02T13:21:00Z">
        <w:r w:rsidR="000A68D2">
          <w:t>)</w:t>
        </w:r>
      </w:ins>
    </w:p>
    <w:p w14:paraId="08BB47AF" w14:textId="77777777" w:rsidR="00A95B83" w:rsidRPr="00A95B83" w:rsidRDefault="00A95B83" w:rsidP="00A95B83"/>
    <w:p w14:paraId="13B9C684" w14:textId="77777777" w:rsidR="00597D84" w:rsidRPr="00B91245" w:rsidRDefault="00A95B83" w:rsidP="00B91245">
      <w:pPr>
        <w:pStyle w:val="berschrift2"/>
      </w:pPr>
      <w:bookmarkStart w:id="634" w:name="_Toc439502510"/>
      <w:r w:rsidRPr="00A95B83">
        <w:t xml:space="preserve">Extreme </w:t>
      </w:r>
      <w:proofErr w:type="spellStart"/>
      <w:r w:rsidRPr="00A95B83">
        <w:t>Programming</w:t>
      </w:r>
      <w:bookmarkEnd w:id="634"/>
      <w:proofErr w:type="spellEnd"/>
    </w:p>
    <w:p w14:paraId="5901636F" w14:textId="77777777" w:rsidR="0005585B" w:rsidRDefault="0005585B">
      <w:pPr>
        <w:rPr>
          <w:i/>
        </w:rPr>
      </w:pPr>
      <w:commentRangeStart w:id="635"/>
      <w:r>
        <w:rPr>
          <w:i/>
        </w:rPr>
        <w:t xml:space="preserve">Funktionalität der </w:t>
      </w:r>
      <w:proofErr w:type="spellStart"/>
      <w:r>
        <w:rPr>
          <w:i/>
        </w:rPr>
        <w:t>CoOp</w:t>
      </w:r>
      <w:proofErr w:type="spellEnd"/>
      <w:r>
        <w:rPr>
          <w:i/>
        </w:rPr>
        <w:t xml:space="preserve"> Arbeit von 2-3 Entwicklern + Backup</w:t>
      </w:r>
      <w:commentRangeEnd w:id="635"/>
      <w:r w:rsidR="00896F05">
        <w:rPr>
          <w:rStyle w:val="Kommentarzeichen"/>
        </w:rPr>
        <w:commentReference w:id="635"/>
      </w:r>
    </w:p>
    <w:p w14:paraId="25507CFB" w14:textId="77777777" w:rsidR="0058701F" w:rsidRDefault="00926362">
      <w:pPr>
        <w:rPr>
          <w:rFonts w:asciiTheme="majorHAnsi" w:eastAsiaTheme="majorEastAsia" w:hAnsiTheme="majorHAnsi" w:cstheme="majorBidi"/>
          <w:color w:val="2E74B5" w:themeColor="accent1" w:themeShade="BF"/>
          <w:sz w:val="40"/>
          <w:szCs w:val="32"/>
        </w:rPr>
      </w:pPr>
      <w:r>
        <w:object w:dxaOrig="1514" w:dyaOrig="989" w14:anchorId="2BBE3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8pt;height:49.55pt" o:ole="">
            <v:imagedata r:id="rId10" o:title=""/>
          </v:shape>
          <o:OLEObject Type="Embed" ProgID="PowerPoint.Show.12" ShapeID="_x0000_i1025" DrawAspect="Icon" ObjectID="_1513250775" r:id="rId11"/>
        </w:object>
      </w:r>
      <w:r w:rsidR="007D2024">
        <w:rPr>
          <w:rStyle w:val="Funotenzeichen"/>
          <w:i/>
        </w:rPr>
        <w:footnoteReference w:id="10"/>
      </w:r>
      <w:r w:rsidR="0058701F">
        <w:br w:type="page"/>
      </w:r>
    </w:p>
    <w:p w14:paraId="508560CD" w14:textId="77777777" w:rsidR="00F35580" w:rsidRDefault="00597D84" w:rsidP="0058701F">
      <w:pPr>
        <w:pStyle w:val="berschrift1"/>
        <w:rPr>
          <w:ins w:id="636" w:author="J.-P. K." w:date="2016-01-02T12:46:00Z"/>
        </w:rPr>
      </w:pPr>
      <w:bookmarkStart w:id="637" w:name="_Toc439502511"/>
      <w:commentRangeStart w:id="638"/>
      <w:commentRangeStart w:id="639"/>
      <w:commentRangeStart w:id="640"/>
      <w:r w:rsidRPr="00597D84">
        <w:lastRenderedPageBreak/>
        <w:t>Risikomanagement</w:t>
      </w:r>
      <w:commentRangeEnd w:id="638"/>
      <w:r w:rsidR="004E5C27">
        <w:rPr>
          <w:rStyle w:val="Kommentarzeichen"/>
          <w:rFonts w:asciiTheme="minorHAnsi" w:eastAsiaTheme="minorHAnsi" w:hAnsiTheme="minorHAnsi" w:cstheme="minorBidi"/>
          <w:color w:val="auto"/>
        </w:rPr>
        <w:commentReference w:id="638"/>
      </w:r>
      <w:bookmarkEnd w:id="637"/>
      <w:commentRangeEnd w:id="639"/>
    </w:p>
    <w:p w14:paraId="14C58C3F" w14:textId="77777777" w:rsidR="00F35580" w:rsidRPr="00F35580" w:rsidRDefault="00F35580">
      <w:pPr>
        <w:rPr>
          <w:ins w:id="641" w:author="J.-P. K." w:date="2016-01-02T12:46:00Z"/>
          <w:rPrChange w:id="642" w:author="J.-P. K." w:date="2016-01-02T12:46:00Z">
            <w:rPr>
              <w:ins w:id="643" w:author="J.-P. K." w:date="2016-01-02T12:46:00Z"/>
            </w:rPr>
          </w:rPrChange>
        </w:rPr>
        <w:pPrChange w:id="644" w:author="J.-P. K." w:date="2016-01-02T12:46:00Z">
          <w:pPr>
            <w:pStyle w:val="berschrift1"/>
          </w:pPr>
        </w:pPrChange>
      </w:pPr>
      <w:ins w:id="645" w:author="J.-P. K." w:date="2016-01-02T12:47:00Z">
        <w:r>
          <w:object w:dxaOrig="1531" w:dyaOrig="1002" w14:anchorId="39AC1F8F">
            <v:shape id="_x0000_i1026" type="#_x0000_t75" style="width:76.7pt;height:50.5pt" o:ole="">
              <v:imagedata r:id="rId12" o:title=""/>
            </v:shape>
            <o:OLEObject Type="Embed" ProgID="Excel.Sheet.12" ShapeID="_x0000_i1026" DrawAspect="Icon" ObjectID="_1513250776" r:id="rId13"/>
          </w:object>
        </w:r>
      </w:ins>
    </w:p>
    <w:p w14:paraId="1BD772FE" w14:textId="47151F36" w:rsidR="00597D84" w:rsidRPr="00597D84" w:rsidDel="00F35580" w:rsidRDefault="00F90ACB">
      <w:pPr>
        <w:pStyle w:val="berschrift1"/>
        <w:numPr>
          <w:ilvl w:val="0"/>
          <w:numId w:val="0"/>
        </w:numPr>
        <w:rPr>
          <w:del w:id="646" w:author="J.-P. K." w:date="2016-01-02T12:46:00Z"/>
        </w:rPr>
        <w:pPrChange w:id="647" w:author="J.-P. K." w:date="2016-01-02T12:46:00Z">
          <w:pPr>
            <w:pStyle w:val="berschrift1"/>
          </w:pPr>
        </w:pPrChange>
      </w:pPr>
      <w:del w:id="648" w:author="J.-P. K." w:date="2016-01-02T12:46:00Z">
        <w:r w:rsidDel="00F35580">
          <w:rPr>
            <w:rStyle w:val="Kommentarzeichen"/>
            <w:rFonts w:asciiTheme="minorHAnsi" w:eastAsiaTheme="minorHAnsi" w:hAnsiTheme="minorHAnsi" w:cstheme="minorBidi"/>
            <w:color w:val="auto"/>
          </w:rPr>
          <w:commentReference w:id="639"/>
        </w:r>
        <w:commentRangeEnd w:id="640"/>
        <w:r w:rsidR="00333884" w:rsidDel="00F35580">
          <w:rPr>
            <w:rStyle w:val="Kommentarzeichen"/>
            <w:rFonts w:asciiTheme="minorHAnsi" w:eastAsiaTheme="minorHAnsi" w:hAnsiTheme="minorHAnsi" w:cstheme="minorBidi"/>
            <w:color w:val="auto"/>
          </w:rPr>
          <w:commentReference w:id="640"/>
        </w:r>
        <w:bookmarkStart w:id="649" w:name="_Toc439502512"/>
        <w:bookmarkEnd w:id="649"/>
      </w:del>
    </w:p>
    <w:p w14:paraId="33632A87" w14:textId="77777777" w:rsidR="0058701F" w:rsidRDefault="00597D84" w:rsidP="0058701F">
      <w:pPr>
        <w:pStyle w:val="berschrift2"/>
      </w:pPr>
      <w:bookmarkStart w:id="650" w:name="_Toc439502513"/>
      <w:proofErr w:type="spellStart"/>
      <w:r>
        <w:t>Stakeholderanalyse</w:t>
      </w:r>
      <w:bookmarkEnd w:id="650"/>
      <w:proofErr w:type="spellEnd"/>
    </w:p>
    <w:p w14:paraId="7E6355FB" w14:textId="77777777" w:rsidR="00597D84" w:rsidRDefault="00597D84" w:rsidP="00597D84">
      <w:pPr>
        <w:pStyle w:val="berschrift3"/>
      </w:pPr>
      <w:bookmarkStart w:id="651" w:name="_Toc439502514"/>
      <w:r>
        <w:t>Intern</w:t>
      </w:r>
      <w:bookmarkEnd w:id="651"/>
    </w:p>
    <w:p w14:paraId="43E66F53" w14:textId="77777777" w:rsidR="00597D84" w:rsidRDefault="00597D84" w:rsidP="0058701F">
      <w:pPr>
        <w:pStyle w:val="berschrift4"/>
      </w:pPr>
      <w:r w:rsidRPr="0058701F">
        <w:t>Projektmitglied fällt temporär aus</w:t>
      </w:r>
    </w:p>
    <w:p w14:paraId="7A49A7C7" w14:textId="77777777" w:rsidR="009016DF" w:rsidRPr="009016DF" w:rsidRDefault="009016DF" w:rsidP="009016DF"/>
    <w:p w14:paraId="76B67B52" w14:textId="77777777" w:rsidR="00597D84" w:rsidRDefault="00597D84" w:rsidP="0058701F">
      <w:pPr>
        <w:pStyle w:val="berschrift4"/>
      </w:pPr>
      <w:r w:rsidRPr="0058701F">
        <w:t>Projektmitglied fällt dauerhaft aus</w:t>
      </w:r>
    </w:p>
    <w:p w14:paraId="51A5E6B5" w14:textId="77777777" w:rsidR="0058701F" w:rsidRPr="00597D84" w:rsidRDefault="0058701F" w:rsidP="00597D84">
      <w:pPr>
        <w:pStyle w:val="berschrift3"/>
      </w:pPr>
      <w:bookmarkStart w:id="652" w:name="_Toc439502515"/>
      <w:r>
        <w:t>Extern</w:t>
      </w:r>
      <w:bookmarkEnd w:id="652"/>
    </w:p>
    <w:p w14:paraId="64909993" w14:textId="77777777" w:rsidR="00597D84" w:rsidRDefault="00597D84" w:rsidP="0058701F">
      <w:pPr>
        <w:pStyle w:val="berschrift4"/>
      </w:pPr>
      <w:r>
        <w:t xml:space="preserve">Frau </w:t>
      </w:r>
      <w:proofErr w:type="spellStart"/>
      <w:r>
        <w:t>Dr.Wieland</w:t>
      </w:r>
      <w:proofErr w:type="spellEnd"/>
    </w:p>
    <w:p w14:paraId="1A6084DB" w14:textId="77777777" w:rsidR="00597D84" w:rsidRPr="00597D84" w:rsidRDefault="00597D84" w:rsidP="00AE40AE">
      <w:pPr>
        <w:pStyle w:val="berschrift4"/>
      </w:pPr>
      <w:proofErr w:type="spellStart"/>
      <w:r>
        <w:t>Cooperation</w:t>
      </w:r>
      <w:proofErr w:type="spellEnd"/>
      <w:r>
        <w:t xml:space="preserve"> mit T-Systems allgemein</w:t>
      </w:r>
    </w:p>
    <w:p w14:paraId="03D580FB" w14:textId="77777777" w:rsidR="00597D84" w:rsidRDefault="00597D84" w:rsidP="0058701F">
      <w:pPr>
        <w:pStyle w:val="berschrift4"/>
      </w:pPr>
      <w:proofErr w:type="spellStart"/>
      <w:r>
        <w:t>Cooperation</w:t>
      </w:r>
      <w:proofErr w:type="spellEnd"/>
      <w:r>
        <w:t xml:space="preserve"> mit telekom.refugee.de </w:t>
      </w:r>
    </w:p>
    <w:p w14:paraId="30C1D23C" w14:textId="77777777" w:rsidR="00597D84" w:rsidRPr="00597D84" w:rsidRDefault="00597D84" w:rsidP="00597D84"/>
    <w:p w14:paraId="16AB125A" w14:textId="77777777" w:rsidR="00597D84" w:rsidRPr="00597D84" w:rsidRDefault="00597D84" w:rsidP="00597D84">
      <w:pPr>
        <w:pStyle w:val="berschrift2"/>
      </w:pPr>
      <w:bookmarkStart w:id="653" w:name="_Toc439502516"/>
      <w:r>
        <w:t>Umweltanalyse</w:t>
      </w:r>
      <w:bookmarkEnd w:id="653"/>
    </w:p>
    <w:p w14:paraId="3BEBD645" w14:textId="77777777" w:rsidR="00597D84" w:rsidRPr="00597D84" w:rsidRDefault="00597D84" w:rsidP="00AE40AE">
      <w:pPr>
        <w:pStyle w:val="berschrift4"/>
      </w:pPr>
      <w:r>
        <w:t>Flüchtlingskriese könnte sich auflösen</w:t>
      </w:r>
    </w:p>
    <w:p w14:paraId="6187EB28" w14:textId="77777777" w:rsidR="00597D84" w:rsidRDefault="00597D84" w:rsidP="00AE40AE">
      <w:pPr>
        <w:pStyle w:val="berschrift4"/>
      </w:pPr>
      <w:r>
        <w:t>Server brechen weg</w:t>
      </w:r>
    </w:p>
    <w:p w14:paraId="3655526C" w14:textId="77777777" w:rsidR="00597D84" w:rsidRPr="00597D84" w:rsidRDefault="00597D84" w:rsidP="00AE40AE">
      <w:pPr>
        <w:pStyle w:val="berschrift4"/>
      </w:pPr>
      <w:r>
        <w:t>Software Lizenzen ändern sich (/laufen aus)</w:t>
      </w:r>
    </w:p>
    <w:p w14:paraId="0247BA80" w14:textId="77777777" w:rsidR="00597D84" w:rsidRDefault="00597D84" w:rsidP="00AE40AE">
      <w:pPr>
        <w:pStyle w:val="berschrift4"/>
      </w:pPr>
      <w:r>
        <w:t>Eingriff des Telekomkonzerns in die Projekttätigkeit</w:t>
      </w:r>
    </w:p>
    <w:p w14:paraId="14CA7BFF" w14:textId="77777777" w:rsidR="00597D84" w:rsidRDefault="00597D84" w:rsidP="00AE40AE">
      <w:pPr>
        <w:pStyle w:val="berschrift4"/>
      </w:pPr>
      <w:r>
        <w:t xml:space="preserve">Technisches </w:t>
      </w:r>
      <w:proofErr w:type="spellStart"/>
      <w:r>
        <w:t>Know</w:t>
      </w:r>
      <w:proofErr w:type="spellEnd"/>
      <w:r>
        <w:t xml:space="preserve"> </w:t>
      </w:r>
      <w:proofErr w:type="spellStart"/>
      <w:r>
        <w:t>How</w:t>
      </w:r>
      <w:proofErr w:type="spellEnd"/>
      <w:r>
        <w:t xml:space="preserve"> unzureichend</w:t>
      </w:r>
    </w:p>
    <w:p w14:paraId="3703A1A8" w14:textId="77777777" w:rsidR="00597D84" w:rsidRDefault="00597D84" w:rsidP="00AE40AE">
      <w:pPr>
        <w:pStyle w:val="berschrift4"/>
      </w:pPr>
      <w:r>
        <w:t xml:space="preserve">Verlust der </w:t>
      </w:r>
      <w:proofErr w:type="spellStart"/>
      <w:r>
        <w:t>GitHub</w:t>
      </w:r>
      <w:proofErr w:type="spellEnd"/>
      <w:r>
        <w:t xml:space="preserve"> Plattform</w:t>
      </w:r>
    </w:p>
    <w:p w14:paraId="215D8778" w14:textId="3F13F913" w:rsidR="00597D84" w:rsidRDefault="00597D84" w:rsidP="0058701F">
      <w:pPr>
        <w:pStyle w:val="berschrift4"/>
        <w:rPr>
          <w:ins w:id="654" w:author="J.-P. K." w:date="2016-01-02T12:43:00Z"/>
        </w:rPr>
      </w:pPr>
      <w:r>
        <w:t>Supporteinstellung von Softwareanbietern</w:t>
      </w:r>
      <w:ins w:id="655" w:author="Nico Remus" w:date="2015-12-28T19:44:00Z">
        <w:r w:rsidR="00B171BB">
          <w:t xml:space="preserve"> </w:t>
        </w:r>
      </w:ins>
    </w:p>
    <w:p w14:paraId="62F58340" w14:textId="77777777" w:rsidR="00F35580" w:rsidRDefault="00F35580">
      <w:pPr>
        <w:rPr>
          <w:ins w:id="656" w:author="J.-P. K." w:date="2016-01-02T12:43:00Z"/>
        </w:rPr>
        <w:pPrChange w:id="657" w:author="J.-P. K." w:date="2016-01-02T12:43:00Z">
          <w:pPr>
            <w:pStyle w:val="berschrift4"/>
          </w:pPr>
        </w:pPrChange>
      </w:pPr>
    </w:p>
    <w:p w14:paraId="7FB91B0B" w14:textId="25A1F01D" w:rsidR="00F35580" w:rsidRDefault="00F35580">
      <w:pPr>
        <w:pStyle w:val="berschrift1"/>
        <w:rPr>
          <w:ins w:id="658" w:author="J.-P. K." w:date="2016-01-02T13:31:00Z"/>
        </w:rPr>
        <w:pPrChange w:id="659" w:author="J.-P. K." w:date="2016-01-02T12:43:00Z">
          <w:pPr>
            <w:pStyle w:val="berschrift4"/>
          </w:pPr>
        </w:pPrChange>
      </w:pPr>
      <w:bookmarkStart w:id="660" w:name="_Toc439502517"/>
      <w:ins w:id="661" w:author="J.-P. K." w:date="2016-01-02T12:43:00Z">
        <w:r>
          <w:t>Das Softwaresystem</w:t>
        </w:r>
      </w:ins>
      <w:bookmarkEnd w:id="660"/>
    </w:p>
    <w:p w14:paraId="2D966B9B" w14:textId="28F9BF88" w:rsidR="00B12FBF" w:rsidRDefault="00B12FBF" w:rsidP="00B12FBF">
      <w:pPr>
        <w:rPr>
          <w:ins w:id="662" w:author="J.-P. K." w:date="2016-01-02T13:35:00Z"/>
        </w:rPr>
        <w:pPrChange w:id="663" w:author="J.-P. K." w:date="2016-01-02T13:31:00Z">
          <w:pPr>
            <w:pStyle w:val="berschrift4"/>
          </w:pPr>
        </w:pPrChange>
      </w:pPr>
      <w:ins w:id="664" w:author="J.-P. K." w:date="2016-01-02T13:31:00Z">
        <w:r>
          <w:t xml:space="preserve">In diesem Kapitel werden die </w:t>
        </w:r>
      </w:ins>
      <w:ins w:id="665" w:author="J.-P. K." w:date="2016-01-02T13:32:00Z">
        <w:r>
          <w:t>für die Prüfungsleistung benötigten Dokumente und UML Diagramme hinterlegt.</w:t>
        </w:r>
      </w:ins>
      <w:ins w:id="666" w:author="J.-P. K." w:date="2016-01-02T13:34:00Z">
        <w:r>
          <w:t xml:space="preserve"> Sofern ein bestimmter Anwendungsfall gewünscht war, wird im </w:t>
        </w:r>
        <w:proofErr w:type="spellStart"/>
        <w:proofErr w:type="gramStart"/>
        <w:r>
          <w:t>folgenden</w:t>
        </w:r>
        <w:proofErr w:type="spellEnd"/>
        <w:proofErr w:type="gramEnd"/>
        <w:r>
          <w:t xml:space="preserve"> die Funktionalität „Wo Gibt Es Was“ benutzt.</w:t>
        </w:r>
      </w:ins>
      <w:ins w:id="667" w:author="J.-P. K." w:date="2016-01-02T14:39:00Z">
        <w:r w:rsidR="007D3FBA">
          <w:t xml:space="preserve"> Folgend eine Wörtliche Beschreibung aus dem Solution Design Dokument:</w:t>
        </w:r>
      </w:ins>
      <w:bookmarkStart w:id="668" w:name="_GoBack"/>
      <w:bookmarkEnd w:id="668"/>
    </w:p>
    <w:p w14:paraId="5A94C900" w14:textId="77777777" w:rsidR="00B12FBF" w:rsidRPr="00786DB6" w:rsidRDefault="00B12FBF" w:rsidP="00B12FBF">
      <w:pPr>
        <w:rPr>
          <w:ins w:id="669" w:author="J.-P. K." w:date="2016-01-02T13:35:00Z"/>
          <w:i/>
          <w:rPrChange w:id="670" w:author="J.-P. K." w:date="2016-01-02T13:35:00Z">
            <w:rPr>
              <w:ins w:id="671" w:author="J.-P. K." w:date="2016-01-02T13:35:00Z"/>
            </w:rPr>
          </w:rPrChange>
        </w:rPr>
      </w:pPr>
      <w:ins w:id="672" w:author="J.-P. K." w:date="2016-01-02T13:35:00Z">
        <w:r w:rsidRPr="00786DB6">
          <w:rPr>
            <w:i/>
            <w:rPrChange w:id="673" w:author="J.-P. K." w:date="2016-01-02T13:35:00Z">
              <w:rPr/>
            </w:rPrChange>
          </w:rPr>
          <w:t>Mit der Funktion "Wo gibt es was" soll dem Benutzer ermöglicht werden auf einfache Art und Weise herauszufinden, in welchem Laden er welche Dinge kaufen kann.</w:t>
        </w:r>
      </w:ins>
    </w:p>
    <w:p w14:paraId="18EFEE80" w14:textId="77777777" w:rsidR="00B12FBF" w:rsidRPr="00786DB6" w:rsidRDefault="00B12FBF" w:rsidP="00B12FBF">
      <w:pPr>
        <w:rPr>
          <w:ins w:id="674" w:author="J.-P. K." w:date="2016-01-02T13:35:00Z"/>
          <w:i/>
          <w:rPrChange w:id="675" w:author="J.-P. K." w:date="2016-01-02T13:35:00Z">
            <w:rPr>
              <w:ins w:id="676" w:author="J.-P. K." w:date="2016-01-02T13:35:00Z"/>
            </w:rPr>
          </w:rPrChange>
        </w:rPr>
      </w:pPr>
      <w:ins w:id="677" w:author="J.-P. K." w:date="2016-01-02T13:35:00Z">
        <w:r w:rsidRPr="00786DB6">
          <w:rPr>
            <w:i/>
            <w:rPrChange w:id="678" w:author="J.-P. K." w:date="2016-01-02T13:35:00Z">
              <w:rPr/>
            </w:rPrChange>
          </w:rPr>
          <w:t xml:space="preserve">Um das möglichst einfach zu gestalten, wählt der Nutzer als erstes ein Bild einer Produktkategorie aus (Beispielsweise Nahrung). Neben dem Bild </w:t>
        </w:r>
        <w:proofErr w:type="spellStart"/>
        <w:r w:rsidRPr="00786DB6">
          <w:rPr>
            <w:i/>
            <w:rPrChange w:id="679" w:author="J.-P. K." w:date="2016-01-02T13:35:00Z">
              <w:rPr/>
            </w:rPrChange>
          </w:rPr>
          <w:t>findes</w:t>
        </w:r>
        <w:proofErr w:type="spellEnd"/>
        <w:r w:rsidRPr="00786DB6">
          <w:rPr>
            <w:i/>
            <w:rPrChange w:id="680" w:author="J.-P. K." w:date="2016-01-02T13:35:00Z">
              <w:rPr/>
            </w:rPrChange>
          </w:rPr>
          <w:t xml:space="preserve"> sich noch der </w:t>
        </w:r>
        <w:proofErr w:type="spellStart"/>
        <w:r w:rsidRPr="00786DB6">
          <w:rPr>
            <w:i/>
            <w:rPrChange w:id="681" w:author="J.-P. K." w:date="2016-01-02T13:35:00Z">
              <w:rPr/>
            </w:rPrChange>
          </w:rPr>
          <w:t>Kategoriename</w:t>
        </w:r>
        <w:proofErr w:type="spellEnd"/>
        <w:r w:rsidRPr="00786DB6">
          <w:rPr>
            <w:i/>
            <w:rPrChange w:id="682" w:author="J.-P. K." w:date="2016-01-02T13:35:00Z">
              <w:rPr/>
            </w:rPrChange>
          </w:rPr>
          <w:t xml:space="preserve">. </w:t>
        </w:r>
      </w:ins>
    </w:p>
    <w:p w14:paraId="479D74C0" w14:textId="77777777" w:rsidR="00B12FBF" w:rsidRPr="00786DB6" w:rsidRDefault="00B12FBF" w:rsidP="00B12FBF">
      <w:pPr>
        <w:rPr>
          <w:ins w:id="683" w:author="J.-P. K." w:date="2016-01-02T13:35:00Z"/>
          <w:i/>
          <w:rPrChange w:id="684" w:author="J.-P. K." w:date="2016-01-02T13:35:00Z">
            <w:rPr>
              <w:ins w:id="685" w:author="J.-P. K." w:date="2016-01-02T13:35:00Z"/>
            </w:rPr>
          </w:rPrChange>
        </w:rPr>
      </w:pPr>
      <w:ins w:id="686" w:author="J.-P. K." w:date="2016-01-02T13:35:00Z">
        <w:r w:rsidRPr="00786DB6">
          <w:rPr>
            <w:i/>
            <w:rPrChange w:id="687" w:author="J.-P. K." w:date="2016-01-02T13:35:00Z">
              <w:rPr/>
            </w:rPrChange>
          </w:rPr>
          <w:t>Anschließend hat er die Möglichkeit eine Unterkategorie zu wählen, oder direkt sich die Shops anzeigen zu lassen.</w:t>
        </w:r>
      </w:ins>
    </w:p>
    <w:p w14:paraId="7E94B1D4" w14:textId="77777777" w:rsidR="00B12FBF" w:rsidRPr="00786DB6" w:rsidRDefault="00B12FBF" w:rsidP="00B12FBF">
      <w:pPr>
        <w:rPr>
          <w:ins w:id="688" w:author="J.-P. K." w:date="2016-01-02T13:35:00Z"/>
          <w:i/>
          <w:rPrChange w:id="689" w:author="J.-P. K." w:date="2016-01-02T13:35:00Z">
            <w:rPr>
              <w:ins w:id="690" w:author="J.-P. K." w:date="2016-01-02T13:35:00Z"/>
            </w:rPr>
          </w:rPrChange>
        </w:rPr>
      </w:pPr>
      <w:ins w:id="691" w:author="J.-P. K." w:date="2016-01-02T13:35:00Z">
        <w:r w:rsidRPr="00786DB6">
          <w:rPr>
            <w:i/>
            <w:rPrChange w:id="692" w:author="J.-P. K." w:date="2016-01-02T13:35:00Z">
              <w:rPr/>
            </w:rPrChange>
          </w:rPr>
          <w:t xml:space="preserve">Falls er eine Unterkategorie auswählt, wird er zu einer Übersichtsseite weitergeleitet. Auf dieser wird die </w:t>
        </w:r>
        <w:proofErr w:type="spellStart"/>
        <w:r w:rsidRPr="00786DB6">
          <w:rPr>
            <w:i/>
            <w:rPrChange w:id="693" w:author="J.-P. K." w:date="2016-01-02T13:35:00Z">
              <w:rPr/>
            </w:rPrChange>
          </w:rPr>
          <w:t>Shopkategorie</w:t>
        </w:r>
        <w:proofErr w:type="spellEnd"/>
        <w:r w:rsidRPr="00786DB6">
          <w:rPr>
            <w:i/>
            <w:rPrChange w:id="694" w:author="J.-P. K." w:date="2016-01-02T13:35:00Z">
              <w:rPr/>
            </w:rPrChange>
          </w:rPr>
          <w:t xml:space="preserve"> angezeigt</w:t>
        </w:r>
      </w:ins>
    </w:p>
    <w:p w14:paraId="2977082E" w14:textId="77777777" w:rsidR="00B12FBF" w:rsidRPr="00786DB6" w:rsidRDefault="00B12FBF" w:rsidP="00B12FBF">
      <w:pPr>
        <w:rPr>
          <w:ins w:id="695" w:author="J.-P. K." w:date="2016-01-02T13:35:00Z"/>
          <w:i/>
          <w:rPrChange w:id="696" w:author="J.-P. K." w:date="2016-01-02T13:35:00Z">
            <w:rPr>
              <w:ins w:id="697" w:author="J.-P. K." w:date="2016-01-02T13:35:00Z"/>
            </w:rPr>
          </w:rPrChange>
        </w:rPr>
      </w:pPr>
      <w:ins w:id="698" w:author="J.-P. K." w:date="2016-01-02T13:35:00Z">
        <w:r w:rsidRPr="00786DB6">
          <w:rPr>
            <w:i/>
            <w:rPrChange w:id="699" w:author="J.-P. K." w:date="2016-01-02T13:35:00Z">
              <w:rPr/>
            </w:rPrChange>
          </w:rPr>
          <w:t>(</w:t>
        </w:r>
        <w:proofErr w:type="spellStart"/>
        <w:r w:rsidRPr="00786DB6">
          <w:rPr>
            <w:i/>
            <w:rPrChange w:id="700" w:author="J.-P. K." w:date="2016-01-02T13:35:00Z">
              <w:rPr/>
            </w:rPrChange>
          </w:rPr>
          <w:t>zb</w:t>
        </w:r>
        <w:proofErr w:type="spellEnd"/>
        <w:r w:rsidRPr="00786DB6">
          <w:rPr>
            <w:i/>
            <w:rPrChange w:id="701" w:author="J.-P. K." w:date="2016-01-02T13:35:00Z">
              <w:rPr/>
            </w:rPrChange>
          </w:rPr>
          <w:t xml:space="preserve">. Supermarkt) und die dazugehörenden </w:t>
        </w:r>
        <w:proofErr w:type="spellStart"/>
        <w:r w:rsidRPr="00786DB6">
          <w:rPr>
            <w:i/>
            <w:rPrChange w:id="702" w:author="J.-P. K." w:date="2016-01-02T13:35:00Z">
              <w:rPr/>
            </w:rPrChange>
          </w:rPr>
          <w:t>Shopnamen</w:t>
        </w:r>
        <w:proofErr w:type="spellEnd"/>
        <w:r w:rsidRPr="00786DB6">
          <w:rPr>
            <w:i/>
            <w:rPrChange w:id="703" w:author="J.-P. K." w:date="2016-01-02T13:35:00Z">
              <w:rPr/>
            </w:rPrChange>
          </w:rPr>
          <w:t xml:space="preserve"> (Lidl, Rewe, Aldi), sowie eine Übersicht von verfügbaren Produkten (begrenzt auf x Werte). Zu den Shops gibt es dann noch eine grobe Richtung in </w:t>
        </w:r>
        <w:r w:rsidRPr="00786DB6">
          <w:rPr>
            <w:i/>
            <w:rPrChange w:id="704" w:author="J.-P. K." w:date="2016-01-02T13:35:00Z">
              <w:rPr/>
            </w:rPrChange>
          </w:rPr>
          <w:lastRenderedPageBreak/>
          <w:t xml:space="preserve">welcher Preisklasse, Angebotsvielfalt und Qualität dieser liegt: Beispiel: </w:t>
        </w:r>
        <w:proofErr w:type="spellStart"/>
        <w:r w:rsidRPr="00786DB6">
          <w:rPr>
            <w:i/>
            <w:rPrChange w:id="705" w:author="J.-P. K." w:date="2016-01-02T13:35:00Z">
              <w:rPr/>
            </w:rPrChange>
          </w:rPr>
          <w:t>Alid</w:t>
        </w:r>
        <w:proofErr w:type="spellEnd"/>
        <w:r w:rsidRPr="00786DB6">
          <w:rPr>
            <w:i/>
            <w:rPrChange w:id="706" w:author="J.-P. K." w:date="2016-01-02T13:35:00Z">
              <w:rPr/>
            </w:rPrChange>
          </w:rPr>
          <w:t xml:space="preserve"> 1, Lidl 2, Rewe und Edeka 3.</w:t>
        </w:r>
      </w:ins>
    </w:p>
    <w:p w14:paraId="5681916B" w14:textId="77777777" w:rsidR="00B12FBF" w:rsidRPr="00786DB6" w:rsidRDefault="00B12FBF" w:rsidP="00B12FBF">
      <w:pPr>
        <w:rPr>
          <w:ins w:id="707" w:author="J.-P. K." w:date="2016-01-02T13:35:00Z"/>
          <w:i/>
          <w:rPrChange w:id="708" w:author="J.-P. K." w:date="2016-01-02T13:35:00Z">
            <w:rPr>
              <w:ins w:id="709" w:author="J.-P. K." w:date="2016-01-02T13:35:00Z"/>
            </w:rPr>
          </w:rPrChange>
        </w:rPr>
      </w:pPr>
      <w:ins w:id="710" w:author="J.-P. K." w:date="2016-01-02T13:35:00Z">
        <w:r w:rsidRPr="00786DB6">
          <w:rPr>
            <w:i/>
            <w:rPrChange w:id="711" w:author="J.-P. K." w:date="2016-01-02T13:35:00Z">
              <w:rPr/>
            </w:rPrChange>
          </w:rPr>
          <w:t xml:space="preserve">Falls er jedoch direkt wissen möchte wo er beispielsweise Nahrung bekommt, dann klickt er auf einen Button wie </w:t>
        </w:r>
        <w:proofErr w:type="spellStart"/>
        <w:r w:rsidRPr="00786DB6">
          <w:rPr>
            <w:i/>
            <w:rPrChange w:id="712" w:author="J.-P. K." w:date="2016-01-02T13:35:00Z">
              <w:rPr/>
            </w:rPrChange>
          </w:rPr>
          <w:t>zb</w:t>
        </w:r>
        <w:proofErr w:type="spellEnd"/>
        <w:r w:rsidRPr="00786DB6">
          <w:rPr>
            <w:i/>
            <w:rPrChange w:id="713" w:author="J.-P. K." w:date="2016-01-02T13:35:00Z">
              <w:rPr/>
            </w:rPrChange>
          </w:rPr>
          <w:t xml:space="preserve">. "Wo bekomme ich das?" und bekommt gleich die Übersichtseite samt </w:t>
        </w:r>
        <w:proofErr w:type="spellStart"/>
        <w:r w:rsidRPr="00786DB6">
          <w:rPr>
            <w:i/>
            <w:rPrChange w:id="714" w:author="J.-P. K." w:date="2016-01-02T13:35:00Z">
              <w:rPr/>
            </w:rPrChange>
          </w:rPr>
          <w:t>Shopliste</w:t>
        </w:r>
        <w:proofErr w:type="spellEnd"/>
        <w:r w:rsidRPr="00786DB6">
          <w:rPr>
            <w:i/>
            <w:rPrChange w:id="715" w:author="J.-P. K." w:date="2016-01-02T13:35:00Z">
              <w:rPr/>
            </w:rPrChange>
          </w:rPr>
          <w:t xml:space="preserve"> angezeigt und einer </w:t>
        </w:r>
      </w:ins>
    </w:p>
    <w:p w14:paraId="43B4A55D" w14:textId="77777777" w:rsidR="00B12FBF" w:rsidRPr="00786DB6" w:rsidRDefault="00B12FBF" w:rsidP="00B12FBF">
      <w:pPr>
        <w:rPr>
          <w:ins w:id="716" w:author="J.-P. K." w:date="2016-01-02T13:35:00Z"/>
          <w:i/>
          <w:rPrChange w:id="717" w:author="J.-P. K." w:date="2016-01-02T13:35:00Z">
            <w:rPr>
              <w:ins w:id="718" w:author="J.-P. K." w:date="2016-01-02T13:35:00Z"/>
            </w:rPr>
          </w:rPrChange>
        </w:rPr>
      </w:pPr>
      <w:ins w:id="719" w:author="J.-P. K." w:date="2016-01-02T13:35:00Z">
        <w:r w:rsidRPr="00786DB6">
          <w:rPr>
            <w:i/>
            <w:rPrChange w:id="720" w:author="J.-P. K." w:date="2016-01-02T13:35:00Z">
              <w:rPr/>
            </w:rPrChange>
          </w:rPr>
          <w:t>Menge von Beispielprodukten (Nudeln, Reis, Tomaten, ...).</w:t>
        </w:r>
      </w:ins>
    </w:p>
    <w:p w14:paraId="0438C56B" w14:textId="77777777" w:rsidR="00B12FBF" w:rsidRPr="00786DB6" w:rsidRDefault="00B12FBF" w:rsidP="00B12FBF">
      <w:pPr>
        <w:rPr>
          <w:ins w:id="721" w:author="J.-P. K." w:date="2016-01-02T13:35:00Z"/>
          <w:i/>
          <w:rPrChange w:id="722" w:author="J.-P. K." w:date="2016-01-02T13:35:00Z">
            <w:rPr>
              <w:ins w:id="723" w:author="J.-P. K." w:date="2016-01-02T13:35:00Z"/>
            </w:rPr>
          </w:rPrChange>
        </w:rPr>
      </w:pPr>
    </w:p>
    <w:p w14:paraId="10FA4B2D" w14:textId="77777777" w:rsidR="00B12FBF" w:rsidRPr="00786DB6" w:rsidRDefault="00B12FBF" w:rsidP="00B12FBF">
      <w:pPr>
        <w:rPr>
          <w:ins w:id="724" w:author="J.-P. K." w:date="2016-01-02T13:35:00Z"/>
          <w:i/>
          <w:rPrChange w:id="725" w:author="J.-P. K." w:date="2016-01-02T13:35:00Z">
            <w:rPr>
              <w:ins w:id="726" w:author="J.-P. K." w:date="2016-01-02T13:35:00Z"/>
            </w:rPr>
          </w:rPrChange>
        </w:rPr>
      </w:pPr>
      <w:proofErr w:type="spellStart"/>
      <w:ins w:id="727" w:author="J.-P. K." w:date="2016-01-02T13:35:00Z">
        <w:r w:rsidRPr="00786DB6">
          <w:rPr>
            <w:i/>
            <w:rPrChange w:id="728" w:author="J.-P. K." w:date="2016-01-02T13:35:00Z">
              <w:rPr/>
            </w:rPrChange>
          </w:rPr>
          <w:t>Darüberhinaus</w:t>
        </w:r>
        <w:proofErr w:type="spellEnd"/>
        <w:r w:rsidRPr="00786DB6">
          <w:rPr>
            <w:i/>
            <w:rPrChange w:id="729" w:author="J.-P. K." w:date="2016-01-02T13:35:00Z">
              <w:rPr/>
            </w:rPrChange>
          </w:rPr>
          <w:t xml:space="preserve"> hat er auf der Übersichtsseite die Möglichkeit eine Verlinkung zur Karte zu öffnen über einen Klick auf den Button "In meiner Nähe"/"der nächste in meiner Nähe"/"Wo finde ich diese". Damit öffnet sich ein Fenster </w:t>
        </w:r>
      </w:ins>
    </w:p>
    <w:p w14:paraId="6D22C4C0" w14:textId="77777777" w:rsidR="00B12FBF" w:rsidRPr="00786DB6" w:rsidRDefault="00B12FBF" w:rsidP="00B12FBF">
      <w:pPr>
        <w:rPr>
          <w:ins w:id="730" w:author="J.-P. K." w:date="2016-01-02T13:35:00Z"/>
          <w:i/>
          <w:rPrChange w:id="731" w:author="J.-P. K." w:date="2016-01-02T13:35:00Z">
            <w:rPr>
              <w:ins w:id="732" w:author="J.-P. K." w:date="2016-01-02T13:35:00Z"/>
            </w:rPr>
          </w:rPrChange>
        </w:rPr>
      </w:pPr>
      <w:ins w:id="733" w:author="J.-P. K." w:date="2016-01-02T13:35:00Z">
        <w:r w:rsidRPr="00786DB6">
          <w:rPr>
            <w:i/>
            <w:rPrChange w:id="734" w:author="J.-P. K." w:date="2016-01-02T13:35:00Z">
              <w:rPr/>
            </w:rPrChange>
          </w:rPr>
          <w:t>mit einer Karte gefiltert nach der ausgewählten Shop-Kategorie. Er kann dort nun seine Adresse eingeben und ein Ziel auswählen und die Navigation starten.</w:t>
        </w:r>
      </w:ins>
    </w:p>
    <w:p w14:paraId="69E2FDEC" w14:textId="77777777" w:rsidR="00B12FBF" w:rsidRPr="00786DB6" w:rsidRDefault="00B12FBF" w:rsidP="00B12FBF">
      <w:pPr>
        <w:rPr>
          <w:ins w:id="735" w:author="J.-P. K." w:date="2016-01-02T13:35:00Z"/>
          <w:i/>
          <w:rPrChange w:id="736" w:author="J.-P. K." w:date="2016-01-02T13:35:00Z">
            <w:rPr>
              <w:ins w:id="737" w:author="J.-P. K." w:date="2016-01-02T13:35:00Z"/>
            </w:rPr>
          </w:rPrChange>
        </w:rPr>
      </w:pPr>
    </w:p>
    <w:p w14:paraId="44343075" w14:textId="77777777" w:rsidR="00B12FBF" w:rsidRPr="00786DB6" w:rsidRDefault="00B12FBF" w:rsidP="00B12FBF">
      <w:pPr>
        <w:rPr>
          <w:ins w:id="738" w:author="J.-P. K." w:date="2016-01-02T13:35:00Z"/>
          <w:i/>
          <w:rPrChange w:id="739" w:author="J.-P. K." w:date="2016-01-02T13:35:00Z">
            <w:rPr>
              <w:ins w:id="740" w:author="J.-P. K." w:date="2016-01-02T13:35:00Z"/>
            </w:rPr>
          </w:rPrChange>
        </w:rPr>
      </w:pPr>
      <w:ins w:id="741" w:author="J.-P. K." w:date="2016-01-02T13:35:00Z">
        <w:r w:rsidRPr="00786DB6">
          <w:rPr>
            <w:i/>
            <w:rPrChange w:id="742" w:author="J.-P. K." w:date="2016-01-02T13:35:00Z">
              <w:rPr/>
            </w:rPrChange>
          </w:rPr>
          <w:t xml:space="preserve">Alternativ ist es dem Benutzer möglich, direkt nach Produkten zu </w:t>
        </w:r>
        <w:proofErr w:type="spellStart"/>
        <w:r w:rsidRPr="00786DB6">
          <w:rPr>
            <w:i/>
            <w:rPrChange w:id="743" w:author="J.-P. K." w:date="2016-01-02T13:35:00Z">
              <w:rPr/>
            </w:rPrChange>
          </w:rPr>
          <w:t>Suchen</w:t>
        </w:r>
        <w:proofErr w:type="spellEnd"/>
        <w:r w:rsidRPr="00786DB6">
          <w:rPr>
            <w:i/>
            <w:rPrChange w:id="744" w:author="J.-P. K." w:date="2016-01-02T13:35:00Z">
              <w:rPr/>
            </w:rPrChange>
          </w:rPr>
          <w:t xml:space="preserve"> (Bspw. Reis). Falls ein Eintrag gefunden wird, wird die Übersichtsseite </w:t>
        </w:r>
        <w:proofErr w:type="spellStart"/>
        <w:r w:rsidRPr="00786DB6">
          <w:rPr>
            <w:i/>
            <w:rPrChange w:id="745" w:author="J.-P. K." w:date="2016-01-02T13:35:00Z">
              <w:rPr/>
            </w:rPrChange>
          </w:rPr>
          <w:t>angezegit</w:t>
        </w:r>
        <w:proofErr w:type="spellEnd"/>
        <w:r w:rsidRPr="00786DB6">
          <w:rPr>
            <w:i/>
            <w:rPrChange w:id="746" w:author="J.-P. K." w:date="2016-01-02T13:35:00Z">
              <w:rPr/>
            </w:rPrChange>
          </w:rPr>
          <w:t>. Falls nicht eine Fehlermeldung: "</w:t>
        </w:r>
        <w:proofErr w:type="spellStart"/>
        <w:r w:rsidRPr="00786DB6">
          <w:rPr>
            <w:i/>
            <w:rPrChange w:id="747" w:author="J.-P. K." w:date="2016-01-02T13:35:00Z">
              <w:rPr/>
            </w:rPrChange>
          </w:rPr>
          <w:t>Hupps</w:t>
        </w:r>
        <w:proofErr w:type="spellEnd"/>
        <w:r w:rsidRPr="00786DB6">
          <w:rPr>
            <w:i/>
            <w:rPrChange w:id="748" w:author="J.-P. K." w:date="2016-01-02T13:35:00Z">
              <w:rPr/>
            </w:rPrChange>
          </w:rPr>
          <w:t xml:space="preserve"> - das gewünschte Produkt konnte keiner</w:t>
        </w:r>
      </w:ins>
    </w:p>
    <w:p w14:paraId="2133DDA9" w14:textId="77777777" w:rsidR="00B12FBF" w:rsidRPr="00786DB6" w:rsidRDefault="00B12FBF" w:rsidP="00B12FBF">
      <w:pPr>
        <w:rPr>
          <w:ins w:id="749" w:author="J.-P. K." w:date="2016-01-02T13:35:00Z"/>
          <w:i/>
          <w:rPrChange w:id="750" w:author="J.-P. K." w:date="2016-01-02T13:35:00Z">
            <w:rPr>
              <w:ins w:id="751" w:author="J.-P. K." w:date="2016-01-02T13:35:00Z"/>
            </w:rPr>
          </w:rPrChange>
        </w:rPr>
      </w:pPr>
      <w:ins w:id="752" w:author="J.-P. K." w:date="2016-01-02T13:35:00Z">
        <w:r w:rsidRPr="00786DB6">
          <w:rPr>
            <w:i/>
            <w:rPrChange w:id="753" w:author="J.-P. K." w:date="2016-01-02T13:35:00Z">
              <w:rPr/>
            </w:rPrChange>
          </w:rPr>
          <w:t>Kategorie zugeordnet werden" Klicke hier um einen erneuten Suchvorgang zu starten. Wenn mehrere Einträge gefunden werden, dann gibt es eine Übersicht mit den Ergebnissen welche gefunden wurden. Daraus kann der Benutzer dann auswählen und gelangt dann zur Übersichtsseite.</w:t>
        </w:r>
      </w:ins>
    </w:p>
    <w:p w14:paraId="5DCB581C" w14:textId="77777777" w:rsidR="00B12FBF" w:rsidRPr="00786DB6" w:rsidRDefault="00B12FBF" w:rsidP="00B12FBF">
      <w:pPr>
        <w:rPr>
          <w:ins w:id="754" w:author="J.-P. K." w:date="2016-01-02T13:35:00Z"/>
          <w:i/>
          <w:rPrChange w:id="755" w:author="J.-P. K." w:date="2016-01-02T13:35:00Z">
            <w:rPr>
              <w:ins w:id="756" w:author="J.-P. K." w:date="2016-01-02T13:35:00Z"/>
            </w:rPr>
          </w:rPrChange>
        </w:rPr>
      </w:pPr>
      <w:ins w:id="757" w:author="J.-P. K." w:date="2016-01-02T13:35:00Z">
        <w:r w:rsidRPr="00786DB6">
          <w:rPr>
            <w:i/>
            <w:rPrChange w:id="758" w:author="J.-P. K." w:date="2016-01-02T13:35:00Z">
              <w:rPr/>
            </w:rPrChange>
          </w:rPr>
          <w:t xml:space="preserve">Die suche soll partiell und vollständig und familiär sein. und alles </w:t>
        </w:r>
        <w:proofErr w:type="spellStart"/>
        <w:r w:rsidRPr="00786DB6">
          <w:rPr>
            <w:i/>
            <w:rPrChange w:id="759" w:author="J.-P. K." w:date="2016-01-02T13:35:00Z">
              <w:rPr/>
            </w:rPrChange>
          </w:rPr>
          <w:t>irendwie</w:t>
        </w:r>
        <w:proofErr w:type="spellEnd"/>
        <w:r w:rsidRPr="00786DB6">
          <w:rPr>
            <w:i/>
            <w:rPrChange w:id="760" w:author="J.-P. K." w:date="2016-01-02T13:35:00Z">
              <w:rPr/>
            </w:rPrChange>
          </w:rPr>
          <w:t xml:space="preserve"> anders. Beispiel:</w:t>
        </w:r>
      </w:ins>
    </w:p>
    <w:p w14:paraId="5D002175" w14:textId="77777777" w:rsidR="00B12FBF" w:rsidRPr="00786DB6" w:rsidRDefault="00B12FBF" w:rsidP="00B12FBF">
      <w:pPr>
        <w:rPr>
          <w:ins w:id="761" w:author="J.-P. K." w:date="2016-01-02T13:35:00Z"/>
          <w:i/>
          <w:rPrChange w:id="762" w:author="J.-P. K." w:date="2016-01-02T13:35:00Z">
            <w:rPr>
              <w:ins w:id="763" w:author="J.-P. K." w:date="2016-01-02T13:35:00Z"/>
            </w:rPr>
          </w:rPrChange>
        </w:rPr>
      </w:pPr>
      <w:ins w:id="764" w:author="J.-P. K." w:date="2016-01-02T13:35:00Z">
        <w:r w:rsidRPr="00786DB6">
          <w:rPr>
            <w:i/>
            <w:rPrChange w:id="765" w:author="J.-P. K." w:date="2016-01-02T13:35:00Z">
              <w:rPr/>
            </w:rPrChange>
          </w:rPr>
          <w:t xml:space="preserve">    </w:t>
        </w:r>
      </w:ins>
    </w:p>
    <w:p w14:paraId="691065EF" w14:textId="77777777" w:rsidR="00B12FBF" w:rsidRPr="00786DB6" w:rsidRDefault="00B12FBF" w:rsidP="00B12FBF">
      <w:pPr>
        <w:rPr>
          <w:ins w:id="766" w:author="J.-P. K." w:date="2016-01-02T13:35:00Z"/>
          <w:i/>
          <w:rPrChange w:id="767" w:author="J.-P. K." w:date="2016-01-02T13:35:00Z">
            <w:rPr>
              <w:ins w:id="768" w:author="J.-P. K." w:date="2016-01-02T13:35:00Z"/>
            </w:rPr>
          </w:rPrChange>
        </w:rPr>
      </w:pPr>
      <w:ins w:id="769" w:author="J.-P. K." w:date="2016-01-02T13:35:00Z">
        <w:r w:rsidRPr="00786DB6">
          <w:rPr>
            <w:i/>
            <w:rPrChange w:id="770" w:author="J.-P. K." w:date="2016-01-02T13:35:00Z">
              <w:rPr/>
            </w:rPrChange>
          </w:rPr>
          <w:t xml:space="preserve">    DB: Paprika und Nüsse</w:t>
        </w:r>
      </w:ins>
    </w:p>
    <w:p w14:paraId="35237943" w14:textId="77777777" w:rsidR="00B12FBF" w:rsidRPr="00786DB6" w:rsidRDefault="00B12FBF" w:rsidP="00B12FBF">
      <w:pPr>
        <w:rPr>
          <w:ins w:id="771" w:author="J.-P. K." w:date="2016-01-02T13:35:00Z"/>
          <w:i/>
          <w:rPrChange w:id="772" w:author="J.-P. K." w:date="2016-01-02T13:35:00Z">
            <w:rPr>
              <w:ins w:id="773" w:author="J.-P. K." w:date="2016-01-02T13:35:00Z"/>
            </w:rPr>
          </w:rPrChange>
        </w:rPr>
      </w:pPr>
      <w:ins w:id="774" w:author="J.-P. K." w:date="2016-01-02T13:35:00Z">
        <w:r w:rsidRPr="00786DB6">
          <w:rPr>
            <w:i/>
            <w:rPrChange w:id="775" w:author="J.-P. K." w:date="2016-01-02T13:35:00Z">
              <w:rPr/>
            </w:rPrChange>
          </w:rPr>
          <w:t xml:space="preserve">    Suche: Paprikaschoten -&gt; Ergebnis: Paprika</w:t>
        </w:r>
      </w:ins>
    </w:p>
    <w:p w14:paraId="43ED6BCC" w14:textId="5B2BE2E6" w:rsidR="00B12FBF" w:rsidRPr="00786DB6" w:rsidRDefault="00B12FBF" w:rsidP="00B12FBF">
      <w:pPr>
        <w:rPr>
          <w:ins w:id="776" w:author="J.-P. K." w:date="2016-01-02T12:43:00Z"/>
          <w:i/>
          <w:rPrChange w:id="777" w:author="J.-P. K." w:date="2016-01-02T13:35:00Z">
            <w:rPr>
              <w:ins w:id="778" w:author="J.-P. K." w:date="2016-01-02T12:43:00Z"/>
            </w:rPr>
          </w:rPrChange>
        </w:rPr>
        <w:pPrChange w:id="779" w:author="J.-P. K." w:date="2016-01-02T13:31:00Z">
          <w:pPr>
            <w:pStyle w:val="berschrift4"/>
          </w:pPr>
        </w:pPrChange>
      </w:pPr>
      <w:ins w:id="780" w:author="J.-P. K." w:date="2016-01-02T13:35:00Z">
        <w:r w:rsidRPr="00786DB6">
          <w:rPr>
            <w:i/>
            <w:rPrChange w:id="781" w:author="J.-P. K." w:date="2016-01-02T13:35:00Z">
              <w:rPr/>
            </w:rPrChange>
          </w:rPr>
          <w:t xml:space="preserve">    Suche: Erdnüsse -&gt; Nüsse</w:t>
        </w:r>
      </w:ins>
      <w:ins w:id="782" w:author="J.-P. K." w:date="2016-01-02T13:38:00Z">
        <w:r w:rsidR="00786DB6">
          <w:rPr>
            <w:rStyle w:val="Funotenzeichen"/>
            <w:i/>
          </w:rPr>
          <w:footnoteReference w:id="11"/>
        </w:r>
      </w:ins>
    </w:p>
    <w:p w14:paraId="30D99124" w14:textId="77777777" w:rsidR="00F35580" w:rsidRPr="00F35580" w:rsidRDefault="00F35580">
      <w:pPr>
        <w:rPr>
          <w:rPrChange w:id="788" w:author="J.-P. K." w:date="2016-01-02T12:43:00Z">
            <w:rPr/>
          </w:rPrChange>
        </w:rPr>
        <w:pPrChange w:id="789" w:author="J.-P. K." w:date="2016-01-02T12:43:00Z">
          <w:pPr>
            <w:pStyle w:val="berschrift4"/>
          </w:pPr>
        </w:pPrChange>
      </w:pPr>
    </w:p>
    <w:p w14:paraId="1C22CD7A" w14:textId="331A8DA3" w:rsidR="00597D84" w:rsidRDefault="00F35580">
      <w:pPr>
        <w:pStyle w:val="berschrift2"/>
        <w:rPr>
          <w:ins w:id="790" w:author="J.-P. K." w:date="2016-01-02T13:33:00Z"/>
        </w:rPr>
        <w:pPrChange w:id="791" w:author="J.-P. K." w:date="2016-01-02T12:48:00Z">
          <w:pPr/>
        </w:pPrChange>
      </w:pPr>
      <w:bookmarkStart w:id="792" w:name="_Toc439502518"/>
      <w:ins w:id="793" w:author="J.-P. K." w:date="2016-01-02T12:48:00Z">
        <w:r>
          <w:t>Anwendungsfall Beschreibung</w:t>
        </w:r>
      </w:ins>
      <w:bookmarkEnd w:id="792"/>
    </w:p>
    <w:tbl>
      <w:tblPr>
        <w:tblStyle w:val="Tabellenraster"/>
        <w:tblW w:w="0" w:type="auto"/>
        <w:tblLook w:val="04A0" w:firstRow="1" w:lastRow="0" w:firstColumn="1" w:lastColumn="0" w:noHBand="0" w:noVBand="1"/>
        <w:tblPrChange w:id="794" w:author="J.-P. K." w:date="2016-01-02T13:43:00Z">
          <w:tblPr>
            <w:tblStyle w:val="Tabellenraster"/>
            <w:tblW w:w="0" w:type="auto"/>
            <w:tblLook w:val="04A0" w:firstRow="1" w:lastRow="0" w:firstColumn="1" w:lastColumn="0" w:noHBand="0" w:noVBand="1"/>
          </w:tblPr>
        </w:tblPrChange>
      </w:tblPr>
      <w:tblGrid>
        <w:gridCol w:w="2689"/>
        <w:gridCol w:w="6373"/>
        <w:tblGridChange w:id="795">
          <w:tblGrid>
            <w:gridCol w:w="4531"/>
            <w:gridCol w:w="4531"/>
          </w:tblGrid>
        </w:tblGridChange>
      </w:tblGrid>
      <w:tr w:rsidR="00786DB6" w14:paraId="17B5BBA8" w14:textId="77777777" w:rsidTr="00786DB6">
        <w:trPr>
          <w:ins w:id="796" w:author="J.-P. K." w:date="2016-01-02T13:40:00Z"/>
        </w:trPr>
        <w:tc>
          <w:tcPr>
            <w:tcW w:w="2689" w:type="dxa"/>
            <w:tcPrChange w:id="797" w:author="J.-P. K." w:date="2016-01-02T13:43:00Z">
              <w:tcPr>
                <w:tcW w:w="4531" w:type="dxa"/>
              </w:tcPr>
            </w:tcPrChange>
          </w:tcPr>
          <w:p w14:paraId="23D13228" w14:textId="6C067FBB" w:rsidR="00786DB6" w:rsidRDefault="00786DB6" w:rsidP="00B12FBF">
            <w:pPr>
              <w:rPr>
                <w:ins w:id="798" w:author="J.-P. K." w:date="2016-01-02T13:40:00Z"/>
              </w:rPr>
            </w:pPr>
            <w:proofErr w:type="spellStart"/>
            <w:ins w:id="799" w:author="J.-P. K." w:date="2016-01-02T13:40:00Z">
              <w:r>
                <w:t>Use</w:t>
              </w:r>
              <w:proofErr w:type="spellEnd"/>
              <w:r>
                <w:t xml:space="preserve"> Case</w:t>
              </w:r>
            </w:ins>
          </w:p>
        </w:tc>
        <w:tc>
          <w:tcPr>
            <w:tcW w:w="6373" w:type="dxa"/>
            <w:tcPrChange w:id="800" w:author="J.-P. K." w:date="2016-01-02T13:43:00Z">
              <w:tcPr>
                <w:tcW w:w="4531" w:type="dxa"/>
              </w:tcPr>
            </w:tcPrChange>
          </w:tcPr>
          <w:p w14:paraId="2B7DE48D" w14:textId="483095E2" w:rsidR="00786DB6" w:rsidRDefault="00786DB6" w:rsidP="00B12FBF">
            <w:pPr>
              <w:rPr>
                <w:ins w:id="801" w:author="J.-P. K." w:date="2016-01-02T13:40:00Z"/>
              </w:rPr>
            </w:pPr>
            <w:ins w:id="802" w:author="J.-P. K." w:date="2016-01-02T13:41:00Z">
              <w:r>
                <w:t>Wo gibt es was</w:t>
              </w:r>
            </w:ins>
          </w:p>
        </w:tc>
      </w:tr>
      <w:tr w:rsidR="00786DB6" w14:paraId="6A79A265" w14:textId="77777777" w:rsidTr="00786DB6">
        <w:trPr>
          <w:ins w:id="803" w:author="J.-P. K." w:date="2016-01-02T13:40:00Z"/>
        </w:trPr>
        <w:tc>
          <w:tcPr>
            <w:tcW w:w="2689" w:type="dxa"/>
            <w:tcPrChange w:id="804" w:author="J.-P. K." w:date="2016-01-02T13:43:00Z">
              <w:tcPr>
                <w:tcW w:w="4531" w:type="dxa"/>
              </w:tcPr>
            </w:tcPrChange>
          </w:tcPr>
          <w:p w14:paraId="31ECEBFB" w14:textId="58F0E8A9" w:rsidR="00786DB6" w:rsidRDefault="00786DB6" w:rsidP="00B12FBF">
            <w:pPr>
              <w:rPr>
                <w:ins w:id="805" w:author="J.-P. K." w:date="2016-01-02T13:40:00Z"/>
              </w:rPr>
            </w:pPr>
            <w:proofErr w:type="spellStart"/>
            <w:ins w:id="806" w:author="J.-P. K." w:date="2016-01-02T13:40:00Z">
              <w:r>
                <w:t>Actors</w:t>
              </w:r>
              <w:proofErr w:type="spellEnd"/>
            </w:ins>
          </w:p>
        </w:tc>
        <w:tc>
          <w:tcPr>
            <w:tcW w:w="6373" w:type="dxa"/>
            <w:tcPrChange w:id="807" w:author="J.-P. K." w:date="2016-01-02T13:43:00Z">
              <w:tcPr>
                <w:tcW w:w="4531" w:type="dxa"/>
              </w:tcPr>
            </w:tcPrChange>
          </w:tcPr>
          <w:p w14:paraId="6925CEC1" w14:textId="0AF2E708" w:rsidR="00786DB6" w:rsidRDefault="00786DB6" w:rsidP="00B12FBF">
            <w:pPr>
              <w:rPr>
                <w:ins w:id="808" w:author="J.-P. K." w:date="2016-01-02T13:40:00Z"/>
              </w:rPr>
            </w:pPr>
            <w:ins w:id="809" w:author="J.-P. K." w:date="2016-01-02T13:41:00Z">
              <w:r>
                <w:t>Webseiten Besucher</w:t>
              </w:r>
            </w:ins>
          </w:p>
        </w:tc>
      </w:tr>
      <w:tr w:rsidR="00786DB6" w14:paraId="0222D8CF" w14:textId="77777777" w:rsidTr="00786DB6">
        <w:trPr>
          <w:ins w:id="810" w:author="J.-P. K." w:date="2016-01-02T13:40:00Z"/>
        </w:trPr>
        <w:tc>
          <w:tcPr>
            <w:tcW w:w="2689" w:type="dxa"/>
            <w:tcPrChange w:id="811" w:author="J.-P. K." w:date="2016-01-02T13:43:00Z">
              <w:tcPr>
                <w:tcW w:w="4531" w:type="dxa"/>
              </w:tcPr>
            </w:tcPrChange>
          </w:tcPr>
          <w:p w14:paraId="5757E630" w14:textId="76568485" w:rsidR="00786DB6" w:rsidRDefault="00786DB6" w:rsidP="00B12FBF">
            <w:pPr>
              <w:rPr>
                <w:ins w:id="812" w:author="J.-P. K." w:date="2016-01-02T13:40:00Z"/>
              </w:rPr>
            </w:pPr>
            <w:proofErr w:type="spellStart"/>
            <w:ins w:id="813" w:author="J.-P. K." w:date="2016-01-02T13:41:00Z">
              <w:r>
                <w:t>Pre</w:t>
              </w:r>
              <w:proofErr w:type="spellEnd"/>
              <w:r>
                <w:t xml:space="preserve"> </w:t>
              </w:r>
              <w:proofErr w:type="spellStart"/>
              <w:r>
                <w:t>Conditions</w:t>
              </w:r>
            </w:ins>
            <w:proofErr w:type="spellEnd"/>
          </w:p>
        </w:tc>
        <w:tc>
          <w:tcPr>
            <w:tcW w:w="6373" w:type="dxa"/>
            <w:tcPrChange w:id="814" w:author="J.-P. K." w:date="2016-01-02T13:43:00Z">
              <w:tcPr>
                <w:tcW w:w="4531" w:type="dxa"/>
              </w:tcPr>
            </w:tcPrChange>
          </w:tcPr>
          <w:p w14:paraId="7D67B8D3" w14:textId="77777777" w:rsidR="00786DB6" w:rsidRDefault="00786DB6" w:rsidP="00786DB6">
            <w:pPr>
              <w:pStyle w:val="Listenabsatz"/>
              <w:numPr>
                <w:ilvl w:val="0"/>
                <w:numId w:val="10"/>
              </w:numPr>
              <w:rPr>
                <w:ins w:id="815" w:author="J.-P. K." w:date="2016-01-02T13:41:00Z"/>
              </w:rPr>
              <w:pPrChange w:id="816" w:author="J.-P. K." w:date="2016-01-02T13:41:00Z">
                <w:pPr/>
              </w:pPrChange>
            </w:pPr>
            <w:ins w:id="817" w:author="J.-P. K." w:date="2016-01-02T13:41:00Z">
              <w:r>
                <w:t>Die Webseite ist online</w:t>
              </w:r>
            </w:ins>
          </w:p>
          <w:p w14:paraId="6226B60C" w14:textId="67686024" w:rsidR="00786DB6" w:rsidRDefault="00786DB6" w:rsidP="00786DB6">
            <w:pPr>
              <w:pStyle w:val="Listenabsatz"/>
              <w:numPr>
                <w:ilvl w:val="0"/>
                <w:numId w:val="10"/>
              </w:numPr>
              <w:rPr>
                <w:ins w:id="818" w:author="J.-P. K." w:date="2016-01-02T13:40:00Z"/>
              </w:rPr>
              <w:pPrChange w:id="819" w:author="J.-P. K." w:date="2016-01-02T13:42:00Z">
                <w:pPr/>
              </w:pPrChange>
            </w:pPr>
            <w:ins w:id="820" w:author="J.-P. K." w:date="2016-01-02T13:41:00Z">
              <w:r>
                <w:t>Der Datenbankserver ist online und gepflegt</w:t>
              </w:r>
            </w:ins>
          </w:p>
        </w:tc>
      </w:tr>
      <w:tr w:rsidR="00786DB6" w14:paraId="2F26275D" w14:textId="77777777" w:rsidTr="00786DB6">
        <w:trPr>
          <w:ins w:id="821" w:author="J.-P. K." w:date="2016-01-02T13:40:00Z"/>
        </w:trPr>
        <w:tc>
          <w:tcPr>
            <w:tcW w:w="2689" w:type="dxa"/>
            <w:tcPrChange w:id="822" w:author="J.-P. K." w:date="2016-01-02T13:43:00Z">
              <w:tcPr>
                <w:tcW w:w="4531" w:type="dxa"/>
              </w:tcPr>
            </w:tcPrChange>
          </w:tcPr>
          <w:p w14:paraId="0DE426A3" w14:textId="5450082D" w:rsidR="00786DB6" w:rsidRDefault="00786DB6" w:rsidP="00786DB6">
            <w:pPr>
              <w:rPr>
                <w:ins w:id="823" w:author="J.-P. K." w:date="2016-01-02T13:40:00Z"/>
              </w:rPr>
            </w:pPr>
            <w:ins w:id="824" w:author="J.-P. K." w:date="2016-01-02T13:41:00Z">
              <w:r>
                <w:t xml:space="preserve">Main </w:t>
              </w:r>
              <w:proofErr w:type="spellStart"/>
              <w:r>
                <w:t>flow</w:t>
              </w:r>
            </w:ins>
            <w:proofErr w:type="spellEnd"/>
          </w:p>
        </w:tc>
        <w:tc>
          <w:tcPr>
            <w:tcW w:w="6373" w:type="dxa"/>
            <w:tcPrChange w:id="825" w:author="J.-P. K." w:date="2016-01-02T13:43:00Z">
              <w:tcPr>
                <w:tcW w:w="4531" w:type="dxa"/>
              </w:tcPr>
            </w:tcPrChange>
          </w:tcPr>
          <w:p w14:paraId="6E9816CF" w14:textId="77777777" w:rsidR="00786DB6" w:rsidRDefault="00786DB6" w:rsidP="00786DB6">
            <w:pPr>
              <w:pStyle w:val="Listenabsatz"/>
              <w:numPr>
                <w:ilvl w:val="0"/>
                <w:numId w:val="24"/>
              </w:numPr>
              <w:rPr>
                <w:ins w:id="826" w:author="J.-P. K." w:date="2016-01-02T13:43:00Z"/>
              </w:rPr>
              <w:pPrChange w:id="827" w:author="J.-P. K." w:date="2016-01-02T13:43:00Z">
                <w:pPr/>
              </w:pPrChange>
            </w:pPr>
            <w:ins w:id="828" w:author="J.-P. K." w:date="2016-01-02T13:43:00Z">
              <w:r>
                <w:t>Benutzer besucht die Webseite</w:t>
              </w:r>
            </w:ins>
          </w:p>
          <w:p w14:paraId="0052092C" w14:textId="77777777" w:rsidR="00786DB6" w:rsidRDefault="00786DB6" w:rsidP="00786DB6">
            <w:pPr>
              <w:pStyle w:val="Listenabsatz"/>
              <w:numPr>
                <w:ilvl w:val="0"/>
                <w:numId w:val="24"/>
              </w:numPr>
              <w:rPr>
                <w:ins w:id="829" w:author="J.-P. K." w:date="2016-01-02T13:44:00Z"/>
              </w:rPr>
              <w:pPrChange w:id="830" w:author="J.-P. K." w:date="2016-01-02T13:43:00Z">
                <w:pPr/>
              </w:pPrChange>
            </w:pPr>
            <w:ins w:id="831" w:author="J.-P. K." w:date="2016-01-02T13:43:00Z">
              <w:r>
                <w:t xml:space="preserve">Benutzer wählt </w:t>
              </w:r>
            </w:ins>
            <w:ins w:id="832" w:author="J.-P. K." w:date="2016-01-02T13:44:00Z">
              <w:r>
                <w:t xml:space="preserve">„Wo finde ich was?“ in der </w:t>
              </w:r>
              <w:proofErr w:type="spellStart"/>
              <w:r>
                <w:t>Menuleiste</w:t>
              </w:r>
              <w:proofErr w:type="spellEnd"/>
              <w:r>
                <w:t xml:space="preserve"> aus</w:t>
              </w:r>
            </w:ins>
          </w:p>
          <w:p w14:paraId="75BD5166" w14:textId="77777777" w:rsidR="00786DB6" w:rsidRDefault="00786DB6" w:rsidP="00786DB6">
            <w:pPr>
              <w:pStyle w:val="Listenabsatz"/>
              <w:numPr>
                <w:ilvl w:val="0"/>
                <w:numId w:val="24"/>
              </w:numPr>
              <w:rPr>
                <w:ins w:id="833" w:author="J.-P. K." w:date="2016-01-02T13:44:00Z"/>
              </w:rPr>
              <w:pPrChange w:id="834" w:author="J.-P. K." w:date="2016-01-02T13:43:00Z">
                <w:pPr/>
              </w:pPrChange>
            </w:pPr>
            <w:ins w:id="835" w:author="J.-P. K." w:date="2016-01-02T13:44:00Z">
              <w:r>
                <w:t>Der Benutzer wählt eine Produkthauptkategorie aus</w:t>
              </w:r>
            </w:ins>
          </w:p>
          <w:p w14:paraId="398955F8" w14:textId="77777777" w:rsidR="00786DB6" w:rsidRDefault="00786DB6" w:rsidP="00786DB6">
            <w:pPr>
              <w:pStyle w:val="Listenabsatz"/>
              <w:numPr>
                <w:ilvl w:val="0"/>
                <w:numId w:val="24"/>
              </w:numPr>
              <w:rPr>
                <w:ins w:id="836" w:author="J.-P. K." w:date="2016-01-02T13:44:00Z"/>
              </w:rPr>
              <w:pPrChange w:id="837" w:author="J.-P. K." w:date="2016-01-02T13:43:00Z">
                <w:pPr/>
              </w:pPrChange>
            </w:pPr>
            <w:ins w:id="838" w:author="J.-P. K." w:date="2016-01-02T13:44:00Z">
              <w:r>
                <w:t>Der Benutzer wählt eine Produktunterkategorie aus</w:t>
              </w:r>
            </w:ins>
          </w:p>
          <w:p w14:paraId="0386BC36" w14:textId="62EF2720" w:rsidR="00786DB6" w:rsidRDefault="00786DB6" w:rsidP="00786DB6">
            <w:pPr>
              <w:pStyle w:val="Listenabsatz"/>
              <w:numPr>
                <w:ilvl w:val="0"/>
                <w:numId w:val="24"/>
              </w:numPr>
              <w:rPr>
                <w:ins w:id="839" w:author="J.-P. K." w:date="2016-01-02T13:44:00Z"/>
              </w:rPr>
              <w:pPrChange w:id="840" w:author="J.-P. K." w:date="2016-01-02T13:43:00Z">
                <w:pPr/>
              </w:pPrChange>
            </w:pPr>
            <w:ins w:id="841" w:author="J.-P. K." w:date="2016-01-02T13:44:00Z">
              <w:r>
                <w:t xml:space="preserve">Der Benutzer sieht Produktbeispiele der Produktunterkategorie und in welcher </w:t>
              </w:r>
              <w:proofErr w:type="spellStart"/>
              <w:r>
                <w:t>Shopkateg</w:t>
              </w:r>
              <w:r w:rsidR="00FA0199">
                <w:t>orie</w:t>
              </w:r>
              <w:proofErr w:type="spellEnd"/>
              <w:r w:rsidR="00FA0199">
                <w:t xml:space="preserve"> er das Produkt kaufen kann.</w:t>
              </w:r>
            </w:ins>
          </w:p>
          <w:p w14:paraId="04AAFFDB" w14:textId="2523B4AE" w:rsidR="00FA0199" w:rsidRDefault="00FA0199" w:rsidP="00FA0199">
            <w:pPr>
              <w:pStyle w:val="Listenabsatz"/>
              <w:ind w:left="360"/>
              <w:rPr>
                <w:ins w:id="842" w:author="J.-P. K." w:date="2016-01-02T13:40:00Z"/>
              </w:rPr>
              <w:pPrChange w:id="843" w:author="J.-P. K." w:date="2016-01-02T13:51:00Z">
                <w:pPr/>
              </w:pPrChange>
            </w:pPr>
            <w:ins w:id="844" w:author="J.-P. K." w:date="2016-01-02T13:46:00Z">
              <w:r>
                <w:t xml:space="preserve">Auf der angezeigten Seite wird </w:t>
              </w:r>
            </w:ins>
            <w:ins w:id="845" w:author="J.-P. K." w:date="2016-01-02T13:47:00Z">
              <w:r>
                <w:t xml:space="preserve">darüber hinaus eine </w:t>
              </w:r>
              <w:proofErr w:type="spellStart"/>
              <w:r>
                <w:t>eingebunde</w:t>
              </w:r>
              <w:proofErr w:type="spellEnd"/>
              <w:r>
                <w:t xml:space="preserve"> Karte von Open </w:t>
              </w:r>
              <w:proofErr w:type="spellStart"/>
              <w:r>
                <w:t>Streetmap</w:t>
              </w:r>
              <w:proofErr w:type="spellEnd"/>
              <w:r>
                <w:t xml:space="preserve"> angezeigt.</w:t>
              </w:r>
            </w:ins>
            <w:ins w:id="846" w:author="J.-P. K." w:date="2016-01-02T13:46:00Z">
              <w:r>
                <w:t xml:space="preserve"> </w:t>
              </w:r>
            </w:ins>
          </w:p>
        </w:tc>
      </w:tr>
      <w:tr w:rsidR="00786DB6" w14:paraId="5EEF39F3" w14:textId="77777777" w:rsidTr="00786DB6">
        <w:trPr>
          <w:ins w:id="847" w:author="J.-P. K." w:date="2016-01-02T13:40:00Z"/>
        </w:trPr>
        <w:tc>
          <w:tcPr>
            <w:tcW w:w="2689" w:type="dxa"/>
            <w:tcPrChange w:id="848" w:author="J.-P. K." w:date="2016-01-02T13:43:00Z">
              <w:tcPr>
                <w:tcW w:w="4531" w:type="dxa"/>
              </w:tcPr>
            </w:tcPrChange>
          </w:tcPr>
          <w:p w14:paraId="65C0D41A" w14:textId="33C57D75" w:rsidR="00786DB6" w:rsidRDefault="00786DB6" w:rsidP="00786DB6">
            <w:pPr>
              <w:rPr>
                <w:ins w:id="849" w:author="J.-P. K." w:date="2016-01-02T13:40:00Z"/>
              </w:rPr>
            </w:pPr>
            <w:ins w:id="850" w:author="J.-P. K." w:date="2016-01-02T13:41:00Z">
              <w:r>
                <w:lastRenderedPageBreak/>
                <w:t xml:space="preserve">Alternative </w:t>
              </w:r>
              <w:proofErr w:type="spellStart"/>
              <w:r>
                <w:t>flow</w:t>
              </w:r>
            </w:ins>
            <w:proofErr w:type="spellEnd"/>
            <w:ins w:id="851" w:author="J.-P. K." w:date="2016-01-02T13:53:00Z">
              <w:r w:rsidR="00FA0199">
                <w:t xml:space="preserve"> (</w:t>
              </w:r>
            </w:ins>
            <w:ins w:id="852" w:author="J.-P. K." w:date="2016-01-02T13:54:00Z">
              <w:r w:rsidR="00FA0199">
                <w:t xml:space="preserve">noch </w:t>
              </w:r>
            </w:ins>
            <w:ins w:id="853" w:author="J.-P. K." w:date="2016-01-02T13:53:00Z">
              <w:r w:rsidR="00FA0199">
                <w:t>nicht implementiert)</w:t>
              </w:r>
            </w:ins>
          </w:p>
        </w:tc>
        <w:tc>
          <w:tcPr>
            <w:tcW w:w="6373" w:type="dxa"/>
            <w:tcPrChange w:id="854" w:author="J.-P. K." w:date="2016-01-02T13:43:00Z">
              <w:tcPr>
                <w:tcW w:w="4531" w:type="dxa"/>
              </w:tcPr>
            </w:tcPrChange>
          </w:tcPr>
          <w:p w14:paraId="540EAEB0" w14:textId="77777777" w:rsidR="00786DB6" w:rsidRDefault="00FA0199" w:rsidP="00FA0199">
            <w:pPr>
              <w:pStyle w:val="Listenabsatz"/>
              <w:numPr>
                <w:ilvl w:val="0"/>
                <w:numId w:val="26"/>
              </w:numPr>
              <w:rPr>
                <w:ins w:id="855" w:author="J.-P. K." w:date="2016-01-02T13:52:00Z"/>
              </w:rPr>
              <w:pPrChange w:id="856" w:author="J.-P. K." w:date="2016-01-02T13:52:00Z">
                <w:pPr/>
              </w:pPrChange>
            </w:pPr>
            <w:ins w:id="857" w:author="J.-P. K." w:date="2016-01-02T13:52:00Z">
              <w:r>
                <w:t>Benutzer besucht die Webseite</w:t>
              </w:r>
            </w:ins>
          </w:p>
          <w:p w14:paraId="2F4FC09C" w14:textId="77777777" w:rsidR="00FA0199" w:rsidRDefault="00FA0199" w:rsidP="00FA0199">
            <w:pPr>
              <w:pStyle w:val="Listenabsatz"/>
              <w:numPr>
                <w:ilvl w:val="0"/>
                <w:numId w:val="26"/>
              </w:numPr>
              <w:rPr>
                <w:ins w:id="858" w:author="J.-P. K." w:date="2016-01-02T13:53:00Z"/>
              </w:rPr>
              <w:pPrChange w:id="859" w:author="J.-P. K." w:date="2016-01-02T13:52:00Z">
                <w:pPr/>
              </w:pPrChange>
            </w:pPr>
            <w:ins w:id="860" w:author="J.-P. K." w:date="2016-01-02T13:53:00Z">
              <w:r>
                <w:t xml:space="preserve">Benutzer wählt „Wo finde ich was?“ in der </w:t>
              </w:r>
              <w:proofErr w:type="spellStart"/>
              <w:r>
                <w:t>Menuleiste</w:t>
              </w:r>
              <w:proofErr w:type="spellEnd"/>
              <w:r>
                <w:t xml:space="preserve"> aus</w:t>
              </w:r>
            </w:ins>
          </w:p>
          <w:p w14:paraId="219CF006" w14:textId="77777777" w:rsidR="00FA0199" w:rsidRDefault="00FA0199" w:rsidP="00FA0199">
            <w:pPr>
              <w:pStyle w:val="Listenabsatz"/>
              <w:numPr>
                <w:ilvl w:val="0"/>
                <w:numId w:val="26"/>
              </w:numPr>
              <w:rPr>
                <w:ins w:id="861" w:author="J.-P. K." w:date="2016-01-02T13:53:00Z"/>
              </w:rPr>
              <w:pPrChange w:id="862" w:author="J.-P. K." w:date="2016-01-02T13:52:00Z">
                <w:pPr/>
              </w:pPrChange>
            </w:pPr>
            <w:ins w:id="863" w:author="J.-P. K." w:date="2016-01-02T13:53:00Z">
              <w:r>
                <w:t>Der Benutzer trägt in das Suchfeld einen Suchbegriff ein</w:t>
              </w:r>
            </w:ins>
          </w:p>
          <w:p w14:paraId="3195E7ED" w14:textId="72319BC5" w:rsidR="00FA0199" w:rsidRDefault="00FA0199" w:rsidP="00FA0199">
            <w:pPr>
              <w:pStyle w:val="Listenabsatz"/>
              <w:numPr>
                <w:ilvl w:val="0"/>
                <w:numId w:val="26"/>
              </w:numPr>
              <w:rPr>
                <w:ins w:id="864" w:author="J.-P. K." w:date="2016-01-02T13:40:00Z"/>
              </w:rPr>
              <w:pPrChange w:id="865" w:author="J.-P. K." w:date="2016-01-02T13:52:00Z">
                <w:pPr/>
              </w:pPrChange>
            </w:pPr>
            <w:ins w:id="866" w:author="J.-P. K." w:date="2016-01-02T13:53:00Z">
              <w:r>
                <w:t>Der Benutzer erhält alle gefundenen Ergebnisse übersichtlich angezeigt</w:t>
              </w:r>
            </w:ins>
          </w:p>
        </w:tc>
      </w:tr>
      <w:tr w:rsidR="00786DB6" w14:paraId="2D62DF56" w14:textId="77777777" w:rsidTr="00786DB6">
        <w:trPr>
          <w:ins w:id="867" w:author="J.-P. K." w:date="2016-01-02T13:41:00Z"/>
        </w:trPr>
        <w:tc>
          <w:tcPr>
            <w:tcW w:w="2689" w:type="dxa"/>
            <w:tcPrChange w:id="868" w:author="J.-P. K." w:date="2016-01-02T13:43:00Z">
              <w:tcPr>
                <w:tcW w:w="4531" w:type="dxa"/>
              </w:tcPr>
            </w:tcPrChange>
          </w:tcPr>
          <w:p w14:paraId="47D449BD" w14:textId="1CB0D75F" w:rsidR="00786DB6" w:rsidRDefault="00786DB6" w:rsidP="00786DB6">
            <w:pPr>
              <w:rPr>
                <w:ins w:id="869" w:author="J.-P. K." w:date="2016-01-02T13:41:00Z"/>
              </w:rPr>
            </w:pPr>
            <w:ins w:id="870" w:author="J.-P. K." w:date="2016-01-02T13:41:00Z">
              <w:r>
                <w:t xml:space="preserve">Post </w:t>
              </w:r>
              <w:proofErr w:type="spellStart"/>
              <w:r>
                <w:t>conditions</w:t>
              </w:r>
              <w:proofErr w:type="spellEnd"/>
            </w:ins>
          </w:p>
        </w:tc>
        <w:tc>
          <w:tcPr>
            <w:tcW w:w="6373" w:type="dxa"/>
            <w:tcPrChange w:id="871" w:author="J.-P. K." w:date="2016-01-02T13:43:00Z">
              <w:tcPr>
                <w:tcW w:w="4531" w:type="dxa"/>
              </w:tcPr>
            </w:tcPrChange>
          </w:tcPr>
          <w:p w14:paraId="7B85F7FB" w14:textId="77777777" w:rsidR="00786DB6" w:rsidRDefault="00FA0199" w:rsidP="00FA0199">
            <w:pPr>
              <w:pStyle w:val="Listenabsatz"/>
              <w:numPr>
                <w:ilvl w:val="0"/>
                <w:numId w:val="10"/>
              </w:numPr>
              <w:rPr>
                <w:ins w:id="872" w:author="J.-P. K." w:date="2016-01-02T13:54:00Z"/>
              </w:rPr>
              <w:pPrChange w:id="873" w:author="J.-P. K." w:date="2016-01-02T13:54:00Z">
                <w:pPr/>
              </w:pPrChange>
            </w:pPr>
            <w:ins w:id="874" w:author="J.-P. K." w:date="2016-01-02T13:54:00Z">
              <w:r>
                <w:t xml:space="preserve">Der Benutzer muss auf die </w:t>
              </w:r>
              <w:proofErr w:type="spellStart"/>
              <w:r>
                <w:t>Ausangsseite</w:t>
              </w:r>
              <w:proofErr w:type="spellEnd"/>
              <w:r>
                <w:t xml:space="preserve"> zurückkehren können</w:t>
              </w:r>
            </w:ins>
          </w:p>
          <w:p w14:paraId="361DB984" w14:textId="2FA9060D" w:rsidR="00FA0199" w:rsidRDefault="00FA0199" w:rsidP="00FA0199">
            <w:pPr>
              <w:pStyle w:val="Listenabsatz"/>
              <w:ind w:left="1080"/>
              <w:rPr>
                <w:ins w:id="875" w:author="J.-P. K." w:date="2016-01-02T13:41:00Z"/>
              </w:rPr>
              <w:pPrChange w:id="876" w:author="J.-P. K." w:date="2016-01-02T13:54:00Z">
                <w:pPr/>
              </w:pPrChange>
            </w:pPr>
          </w:p>
        </w:tc>
      </w:tr>
      <w:tr w:rsidR="00786DB6" w14:paraId="0B64A35E" w14:textId="77777777" w:rsidTr="00786DB6">
        <w:trPr>
          <w:ins w:id="877" w:author="J.-P. K." w:date="2016-01-02T13:41:00Z"/>
        </w:trPr>
        <w:tc>
          <w:tcPr>
            <w:tcW w:w="2689" w:type="dxa"/>
            <w:tcPrChange w:id="878" w:author="J.-P. K." w:date="2016-01-02T13:43:00Z">
              <w:tcPr>
                <w:tcW w:w="4531" w:type="dxa"/>
              </w:tcPr>
            </w:tcPrChange>
          </w:tcPr>
          <w:p w14:paraId="5715DC2E" w14:textId="5D87468D" w:rsidR="00786DB6" w:rsidRDefault="00786DB6" w:rsidP="00786DB6">
            <w:pPr>
              <w:rPr>
                <w:ins w:id="879" w:author="J.-P. K." w:date="2016-01-02T13:41:00Z"/>
              </w:rPr>
            </w:pPr>
            <w:ins w:id="880" w:author="J.-P. K." w:date="2016-01-02T13:41:00Z">
              <w:r>
                <w:t>end</w:t>
              </w:r>
            </w:ins>
          </w:p>
        </w:tc>
        <w:tc>
          <w:tcPr>
            <w:tcW w:w="6373" w:type="dxa"/>
            <w:tcPrChange w:id="881" w:author="J.-P. K." w:date="2016-01-02T13:43:00Z">
              <w:tcPr>
                <w:tcW w:w="4531" w:type="dxa"/>
              </w:tcPr>
            </w:tcPrChange>
          </w:tcPr>
          <w:p w14:paraId="7CACC73E" w14:textId="29AA7E7E" w:rsidR="00786DB6" w:rsidRDefault="00FA0199" w:rsidP="00786DB6">
            <w:pPr>
              <w:rPr>
                <w:ins w:id="882" w:author="J.-P. K." w:date="2016-01-02T13:41:00Z"/>
              </w:rPr>
            </w:pPr>
            <w:ins w:id="883" w:author="J.-P. K." w:date="2016-01-02T13:54:00Z">
              <w:r>
                <w:t>Wo gibt es was</w:t>
              </w:r>
            </w:ins>
          </w:p>
        </w:tc>
      </w:tr>
    </w:tbl>
    <w:p w14:paraId="34B734BC" w14:textId="77777777" w:rsidR="00B12FBF" w:rsidRPr="00B12FBF" w:rsidRDefault="00B12FBF" w:rsidP="00B12FBF">
      <w:pPr>
        <w:rPr>
          <w:ins w:id="884" w:author="J.-P. K." w:date="2016-01-02T12:48:00Z"/>
          <w:rPrChange w:id="885" w:author="J.-P. K." w:date="2016-01-02T13:33:00Z">
            <w:rPr>
              <w:ins w:id="886" w:author="J.-P. K." w:date="2016-01-02T12:48:00Z"/>
            </w:rPr>
          </w:rPrChange>
        </w:rPr>
        <w:pPrChange w:id="887" w:author="J.-P. K." w:date="2016-01-02T13:33:00Z">
          <w:pPr/>
        </w:pPrChange>
      </w:pPr>
    </w:p>
    <w:p w14:paraId="539FC377" w14:textId="1DA1F9BD" w:rsidR="00F35580" w:rsidRDefault="00F35580">
      <w:pPr>
        <w:pStyle w:val="berschrift2"/>
        <w:rPr>
          <w:ins w:id="888" w:author="J.-P. K." w:date="2016-01-02T14:03:00Z"/>
        </w:rPr>
        <w:pPrChange w:id="889" w:author="J.-P. K." w:date="2016-01-02T12:49:00Z">
          <w:pPr/>
        </w:pPrChange>
      </w:pPr>
      <w:bookmarkStart w:id="890" w:name="_Toc439502519"/>
      <w:ins w:id="891" w:author="J.-P. K." w:date="2016-01-02T12:49:00Z">
        <w:r>
          <w:t>Anwendungsfalldiagramm</w:t>
        </w:r>
      </w:ins>
      <w:bookmarkEnd w:id="890"/>
    </w:p>
    <w:p w14:paraId="1001DF73" w14:textId="77777777" w:rsidR="007D3FBA" w:rsidRDefault="007D3FBA" w:rsidP="007D3FBA">
      <w:pPr>
        <w:pStyle w:val="berschrift2"/>
        <w:numPr>
          <w:ilvl w:val="0"/>
          <w:numId w:val="0"/>
        </w:numPr>
        <w:ind w:left="576"/>
        <w:rPr>
          <w:ins w:id="892" w:author="J.-P. K." w:date="2016-01-02T14:39:00Z"/>
        </w:rPr>
        <w:pPrChange w:id="893" w:author="J.-P. K." w:date="2016-01-02T14:39:00Z">
          <w:pPr/>
        </w:pPrChange>
      </w:pPr>
      <w:bookmarkStart w:id="894" w:name="_Toc439502520"/>
    </w:p>
    <w:p w14:paraId="32E5EFA2" w14:textId="77777777" w:rsidR="007D3FBA" w:rsidRPr="007D3FBA" w:rsidRDefault="007D3FBA" w:rsidP="007D3FBA">
      <w:pPr>
        <w:rPr>
          <w:ins w:id="895" w:author="J.-P. K." w:date="2016-01-02T14:39:00Z"/>
          <w:rPrChange w:id="896" w:author="J.-P. K." w:date="2016-01-02T14:39:00Z">
            <w:rPr>
              <w:ins w:id="897" w:author="J.-P. K." w:date="2016-01-02T14:39:00Z"/>
            </w:rPr>
          </w:rPrChange>
        </w:rPr>
        <w:pPrChange w:id="898" w:author="J.-P. K." w:date="2016-01-02T14:39:00Z">
          <w:pPr/>
        </w:pPrChange>
      </w:pPr>
    </w:p>
    <w:p w14:paraId="34618E6F" w14:textId="6ACE3BFE" w:rsidR="00F35580" w:rsidRDefault="00F35580">
      <w:pPr>
        <w:pStyle w:val="berschrift2"/>
        <w:rPr>
          <w:ins w:id="899" w:author="J.-P. K." w:date="2016-01-02T14:11:00Z"/>
        </w:rPr>
        <w:pPrChange w:id="900" w:author="J.-P. K." w:date="2016-01-02T12:49:00Z">
          <w:pPr/>
        </w:pPrChange>
      </w:pPr>
      <w:ins w:id="901" w:author="J.-P. K." w:date="2016-01-02T12:49:00Z">
        <w:r>
          <w:lastRenderedPageBreak/>
          <w:t>Aktivitätsdiagramm</w:t>
        </w:r>
      </w:ins>
      <w:bookmarkEnd w:id="894"/>
    </w:p>
    <w:p w14:paraId="460682C0" w14:textId="6FB59338" w:rsidR="00A73773" w:rsidRPr="00A73773" w:rsidRDefault="00A73773" w:rsidP="00A73773">
      <w:pPr>
        <w:rPr>
          <w:ins w:id="902" w:author="J.-P. K." w:date="2016-01-02T14:04:00Z"/>
          <w:rPrChange w:id="903" w:author="J.-P. K." w:date="2016-01-02T14:11:00Z">
            <w:rPr>
              <w:ins w:id="904" w:author="J.-P. K." w:date="2016-01-02T14:04:00Z"/>
            </w:rPr>
          </w:rPrChange>
        </w:rPr>
        <w:pPrChange w:id="905" w:author="J.-P. K." w:date="2016-01-02T14:11:00Z">
          <w:pPr/>
        </w:pPrChange>
      </w:pPr>
      <w:ins w:id="906" w:author="J.-P. K." w:date="2016-01-02T14:12:00Z">
        <w:r>
          <w:rPr>
            <w:noProof/>
            <w:lang w:eastAsia="de-DE"/>
          </w:rPr>
          <w:drawing>
            <wp:inline distT="0" distB="0" distL="0" distR="0" wp14:anchorId="23DDD045" wp14:editId="216AB86F">
              <wp:extent cx="5760720" cy="7417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GibEsWas.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7417435"/>
                      </a:xfrm>
                      <a:prstGeom prst="rect">
                        <a:avLst/>
                      </a:prstGeom>
                    </pic:spPr>
                  </pic:pic>
                </a:graphicData>
              </a:graphic>
            </wp:inline>
          </w:drawing>
        </w:r>
      </w:ins>
    </w:p>
    <w:p w14:paraId="39DD1703" w14:textId="77777777" w:rsidR="00A73773" w:rsidRPr="00A73773" w:rsidRDefault="00A73773" w:rsidP="00A73773">
      <w:pPr>
        <w:rPr>
          <w:ins w:id="907" w:author="J.-P. K." w:date="2016-01-02T12:49:00Z"/>
          <w:rPrChange w:id="908" w:author="J.-P. K." w:date="2016-01-02T14:04:00Z">
            <w:rPr>
              <w:ins w:id="909" w:author="J.-P. K." w:date="2016-01-02T12:49:00Z"/>
            </w:rPr>
          </w:rPrChange>
        </w:rPr>
        <w:pPrChange w:id="910" w:author="J.-P. K." w:date="2016-01-02T14:04:00Z">
          <w:pPr/>
        </w:pPrChange>
      </w:pPr>
    </w:p>
    <w:p w14:paraId="22106A64" w14:textId="3098FEE6" w:rsidR="00F35580" w:rsidRDefault="00F35580">
      <w:pPr>
        <w:pStyle w:val="berschrift2"/>
        <w:rPr>
          <w:ins w:id="911" w:author="J.-P. K." w:date="2016-01-02T14:04:00Z"/>
        </w:rPr>
        <w:pPrChange w:id="912" w:author="J.-P. K." w:date="2016-01-02T12:49:00Z">
          <w:pPr/>
        </w:pPrChange>
      </w:pPr>
      <w:bookmarkStart w:id="913" w:name="_Toc439502521"/>
      <w:ins w:id="914" w:author="J.-P. K." w:date="2016-01-02T12:49:00Z">
        <w:r>
          <w:t>Klassendiagramm</w:t>
        </w:r>
      </w:ins>
      <w:bookmarkEnd w:id="913"/>
    </w:p>
    <w:p w14:paraId="1686E74E" w14:textId="77777777" w:rsidR="00A73773" w:rsidRPr="00A73773" w:rsidRDefault="00A73773" w:rsidP="00A73773">
      <w:pPr>
        <w:rPr>
          <w:ins w:id="915" w:author="J.-P. K." w:date="2016-01-02T12:49:00Z"/>
          <w:rPrChange w:id="916" w:author="J.-P. K." w:date="2016-01-02T14:04:00Z">
            <w:rPr>
              <w:ins w:id="917" w:author="J.-P. K." w:date="2016-01-02T12:49:00Z"/>
            </w:rPr>
          </w:rPrChange>
        </w:rPr>
        <w:pPrChange w:id="918" w:author="J.-P. K." w:date="2016-01-02T14:04:00Z">
          <w:pPr/>
        </w:pPrChange>
      </w:pPr>
    </w:p>
    <w:p w14:paraId="04E06BEC" w14:textId="1ABDE8FB" w:rsidR="00F35580" w:rsidRDefault="00F35580">
      <w:pPr>
        <w:pStyle w:val="berschrift2"/>
        <w:rPr>
          <w:ins w:id="919" w:author="J.-P. K." w:date="2016-01-02T14:04:00Z"/>
        </w:rPr>
        <w:pPrChange w:id="920" w:author="J.-P. K." w:date="2016-01-02T12:50:00Z">
          <w:pPr/>
        </w:pPrChange>
      </w:pPr>
      <w:bookmarkStart w:id="921" w:name="_Toc439502522"/>
      <w:ins w:id="922" w:author="J.-P. K." w:date="2016-01-02T12:49:00Z">
        <w:r>
          <w:lastRenderedPageBreak/>
          <w:t>Sequenzdiagramm</w:t>
        </w:r>
      </w:ins>
      <w:bookmarkEnd w:id="921"/>
    </w:p>
    <w:p w14:paraId="798E6484" w14:textId="0165F1F8" w:rsidR="00A73773" w:rsidRPr="00A73773" w:rsidRDefault="00A73773" w:rsidP="00A73773">
      <w:pPr>
        <w:rPr>
          <w:ins w:id="923" w:author="J.-P. K." w:date="2016-01-02T12:50:00Z"/>
          <w:rPrChange w:id="924" w:author="J.-P. K." w:date="2016-01-02T14:04:00Z">
            <w:rPr>
              <w:ins w:id="925" w:author="J.-P. K." w:date="2016-01-02T12:50:00Z"/>
            </w:rPr>
          </w:rPrChange>
        </w:rPr>
        <w:pPrChange w:id="926" w:author="J.-P. K." w:date="2016-01-02T14:04:00Z">
          <w:pPr/>
        </w:pPrChange>
      </w:pPr>
      <w:ins w:id="927" w:author="J.-P. K." w:date="2016-01-02T14:11:00Z">
        <w:r>
          <w:rPr>
            <w:noProof/>
            <w:lang w:eastAsia="de-DE"/>
          </w:rPr>
          <w:drawing>
            <wp:inline distT="0" distB="0" distL="0" distR="0" wp14:anchorId="3F0062DA" wp14:editId="36684AB9">
              <wp:extent cx="5760720" cy="59721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GibtEsWasKategory.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972175"/>
                      </a:xfrm>
                      <a:prstGeom prst="rect">
                        <a:avLst/>
                      </a:prstGeom>
                    </pic:spPr>
                  </pic:pic>
                </a:graphicData>
              </a:graphic>
            </wp:inline>
          </w:drawing>
        </w:r>
      </w:ins>
    </w:p>
    <w:p w14:paraId="029FA28E" w14:textId="483DC823" w:rsidR="00F35580" w:rsidRDefault="00F35580">
      <w:pPr>
        <w:pStyle w:val="berschrift2"/>
        <w:rPr>
          <w:ins w:id="928" w:author="J.-P. K." w:date="2016-01-02T14:04:00Z"/>
        </w:rPr>
        <w:pPrChange w:id="929" w:author="J.-P. K." w:date="2016-01-02T12:50:00Z">
          <w:pPr/>
        </w:pPrChange>
      </w:pPr>
      <w:bookmarkStart w:id="930" w:name="_Toc439502523"/>
      <w:ins w:id="931" w:author="J.-P. K." w:date="2016-01-02T12:50:00Z">
        <w:r>
          <w:t>Zustandsdiagramm</w:t>
        </w:r>
      </w:ins>
      <w:bookmarkEnd w:id="930"/>
    </w:p>
    <w:p w14:paraId="71BEA485" w14:textId="77777777" w:rsidR="00A73773" w:rsidRPr="00A73773" w:rsidRDefault="00A73773" w:rsidP="00A73773">
      <w:pPr>
        <w:rPr>
          <w:ins w:id="932" w:author="J.-P. K." w:date="2016-01-02T12:50:00Z"/>
          <w:rPrChange w:id="933" w:author="J.-P. K." w:date="2016-01-02T14:04:00Z">
            <w:rPr>
              <w:ins w:id="934" w:author="J.-P. K." w:date="2016-01-02T12:50:00Z"/>
            </w:rPr>
          </w:rPrChange>
        </w:rPr>
        <w:pPrChange w:id="935" w:author="J.-P. K." w:date="2016-01-02T14:04:00Z">
          <w:pPr/>
        </w:pPrChange>
      </w:pPr>
    </w:p>
    <w:p w14:paraId="0533B0AC" w14:textId="62D57B1F" w:rsidR="00F35580" w:rsidRDefault="00F35580">
      <w:pPr>
        <w:pStyle w:val="berschrift2"/>
        <w:rPr>
          <w:ins w:id="936" w:author="J.-P. K." w:date="2016-01-02T14:15:00Z"/>
        </w:rPr>
        <w:pPrChange w:id="937" w:author="J.-P. K." w:date="2016-01-02T12:50:00Z">
          <w:pPr/>
        </w:pPrChange>
      </w:pPr>
      <w:bookmarkStart w:id="938" w:name="_Toc439502524"/>
      <w:ins w:id="939" w:author="J.-P. K." w:date="2016-01-02T12:50:00Z">
        <w:r>
          <w:t>Auswertung der Diagramme</w:t>
        </w:r>
      </w:ins>
      <w:bookmarkEnd w:id="938"/>
    </w:p>
    <w:p w14:paraId="338336BF" w14:textId="77777777" w:rsidR="006A6C2C" w:rsidRDefault="006A6C2C" w:rsidP="006A6C2C">
      <w:pPr>
        <w:rPr>
          <w:ins w:id="940" w:author="J.-P. K." w:date="2016-01-02T14:16:00Z"/>
        </w:rPr>
        <w:pPrChange w:id="941" w:author="J.-P. K." w:date="2016-01-02T14:15:00Z">
          <w:pPr/>
        </w:pPrChange>
      </w:pPr>
    </w:p>
    <w:p w14:paraId="4BD80BD6" w14:textId="5E8D7879" w:rsidR="006A6C2C" w:rsidRDefault="006A6C2C" w:rsidP="006A6C2C">
      <w:pPr>
        <w:pStyle w:val="berschrift2"/>
        <w:rPr>
          <w:ins w:id="942" w:author="J.-P. K." w:date="2016-01-02T14:16:00Z"/>
        </w:rPr>
        <w:pPrChange w:id="943" w:author="J.-P. K." w:date="2016-01-02T14:16:00Z">
          <w:pPr/>
        </w:pPrChange>
      </w:pPr>
      <w:ins w:id="944" w:author="J.-P. K." w:date="2016-01-02T14:16:00Z">
        <w:r w:rsidRPr="008D4116">
          <w:rPr>
            <w:rPrChange w:id="945" w:author="J.-P. K." w:date="2016-01-02T14:16:00Z">
              <w:rPr>
                <w:rFonts w:ascii="Calibri" w:hAnsi="Calibri" w:cs="Calibri"/>
                <w:color w:val="1F497D"/>
              </w:rPr>
            </w:rPrChange>
          </w:rPr>
          <w:t>Auswahl des Vorgehensmodells und Umsetzung</w:t>
        </w:r>
      </w:ins>
    </w:p>
    <w:p w14:paraId="78A126F0" w14:textId="485FF652" w:rsidR="008D4116" w:rsidRPr="008D4116" w:rsidRDefault="008D4116" w:rsidP="008D4116">
      <w:pPr>
        <w:rPr>
          <w:ins w:id="946" w:author="J.-P. K." w:date="2016-01-02T14:16:00Z"/>
          <w:rPrChange w:id="947" w:author="J.-P. K." w:date="2016-01-02T14:16:00Z">
            <w:rPr>
              <w:ins w:id="948" w:author="J.-P. K." w:date="2016-01-02T14:16:00Z"/>
              <w:rFonts w:ascii="Calibri" w:hAnsi="Calibri" w:cs="Calibri"/>
              <w:color w:val="1F497D"/>
            </w:rPr>
          </w:rPrChange>
        </w:rPr>
        <w:pPrChange w:id="949" w:author="J.-P. K." w:date="2016-01-02T14:16:00Z">
          <w:pPr/>
        </w:pPrChange>
      </w:pPr>
      <w:ins w:id="950" w:author="J.-P. K." w:date="2016-01-02T14:17:00Z">
        <w:r>
          <w:t xml:space="preserve">Im Projekt wurde sich gemeinschaftlich für </w:t>
        </w:r>
        <w:proofErr w:type="spellStart"/>
        <w:r>
          <w:t>Scrum</w:t>
        </w:r>
        <w:proofErr w:type="spellEnd"/>
        <w:r>
          <w:t xml:space="preserve"> entschieden. Eine ausführliche Beschreibung welche Vorteile wir in </w:t>
        </w:r>
        <w:proofErr w:type="spellStart"/>
        <w:r>
          <w:t>Scrum</w:t>
        </w:r>
        <w:proofErr w:type="spellEnd"/>
        <w:r>
          <w:t xml:space="preserve"> sehen und wie gut das funktioniert hat, entnehmen sie bitte </w:t>
        </w:r>
      </w:ins>
      <w:ins w:id="951" w:author="J.-P. K." w:date="2016-01-02T14:18:00Z">
        <w:r>
          <w:t>Punkt 3.</w:t>
        </w:r>
      </w:ins>
    </w:p>
    <w:p w14:paraId="289D2A8C" w14:textId="77777777" w:rsidR="008D4116" w:rsidRDefault="008D4116" w:rsidP="008D4116">
      <w:pPr>
        <w:pStyle w:val="berschrift2"/>
        <w:rPr>
          <w:ins w:id="952" w:author="J.-P. K." w:date="2016-01-02T14:16:00Z"/>
        </w:rPr>
        <w:pPrChange w:id="953" w:author="J.-P. K." w:date="2016-01-02T14:16:00Z">
          <w:pPr>
            <w:autoSpaceDE w:val="0"/>
            <w:autoSpaceDN w:val="0"/>
            <w:adjustRightInd w:val="0"/>
            <w:spacing w:after="0" w:line="240" w:lineRule="auto"/>
          </w:pPr>
        </w:pPrChange>
      </w:pPr>
      <w:ins w:id="954" w:author="J.-P. K." w:date="2016-01-02T14:16:00Z">
        <w:r>
          <w:t>Auswahl der Architektur und Umsetzung</w:t>
        </w:r>
      </w:ins>
    </w:p>
    <w:p w14:paraId="595FC5B0" w14:textId="77777777" w:rsidR="008D4116" w:rsidRDefault="008D4116" w:rsidP="008D4116">
      <w:pPr>
        <w:rPr>
          <w:ins w:id="955" w:author="J.-P. K." w:date="2016-01-02T14:33:00Z"/>
        </w:rPr>
        <w:pPrChange w:id="956" w:author="J.-P. K." w:date="2016-01-02T14:16:00Z">
          <w:pPr>
            <w:autoSpaceDE w:val="0"/>
            <w:autoSpaceDN w:val="0"/>
            <w:adjustRightInd w:val="0"/>
            <w:spacing w:after="0" w:line="240" w:lineRule="auto"/>
          </w:pPr>
        </w:pPrChange>
      </w:pPr>
    </w:p>
    <w:p w14:paraId="00F1F9D3" w14:textId="3C11BFD9" w:rsidR="007D3FBA" w:rsidRDefault="007D3FBA" w:rsidP="007D3FBA">
      <w:pPr>
        <w:pStyle w:val="berschrift3"/>
        <w:rPr>
          <w:ins w:id="957" w:author="J.-P. K." w:date="2016-01-02T14:34:00Z"/>
          <w:lang w:val="en-US"/>
        </w:rPr>
        <w:pPrChange w:id="958" w:author="J.-P. K." w:date="2016-01-02T14:34:00Z">
          <w:pPr/>
        </w:pPrChange>
      </w:pPr>
      <w:ins w:id="959" w:author="J.-P. K." w:date="2016-01-02T14:33:00Z">
        <w:r w:rsidRPr="007D3FBA">
          <w:rPr>
            <w:lang w:val="en-US"/>
            <w:rPrChange w:id="960" w:author="J.-P. K." w:date="2016-01-02T14:33:00Z">
              <w:rPr/>
            </w:rPrChange>
          </w:rPr>
          <w:t>Architecture</w:t>
        </w:r>
      </w:ins>
    </w:p>
    <w:p w14:paraId="78EB92BF" w14:textId="77777777" w:rsidR="007D3FBA" w:rsidRPr="007D3FBA" w:rsidRDefault="007D3FBA" w:rsidP="007D3FBA">
      <w:pPr>
        <w:rPr>
          <w:ins w:id="961" w:author="J.-P. K." w:date="2016-01-02T14:33:00Z"/>
          <w:lang w:val="en-US"/>
          <w:rPrChange w:id="962" w:author="J.-P. K." w:date="2016-01-02T14:34:00Z">
            <w:rPr>
              <w:ins w:id="963" w:author="J.-P. K." w:date="2016-01-02T14:33:00Z"/>
            </w:rPr>
          </w:rPrChange>
        </w:rPr>
        <w:pPrChange w:id="964" w:author="J.-P. K." w:date="2016-01-02T14:34:00Z">
          <w:pPr/>
        </w:pPrChange>
      </w:pPr>
    </w:p>
    <w:p w14:paraId="00699AFB" w14:textId="6E6B50BE" w:rsidR="007D3FBA" w:rsidRDefault="007D3FBA" w:rsidP="007D3FBA">
      <w:pPr>
        <w:rPr>
          <w:ins w:id="965" w:author="J.-P. K." w:date="2016-01-02T14:35:00Z"/>
        </w:rPr>
      </w:pPr>
      <w:ins w:id="966" w:author="J.-P. K." w:date="2016-01-02T14:34:00Z">
        <w:r w:rsidRPr="007D3FBA">
          <w:rPr>
            <w:rPrChange w:id="967" w:author="J.-P. K." w:date="2016-01-02T14:34:00Z">
              <w:rPr>
                <w:lang w:val="en-US"/>
              </w:rPr>
            </w:rPrChange>
          </w:rPr>
          <w:lastRenderedPageBreak/>
          <w:t>Das Softwaresystem basiert auf einer 3 Tier Architektur.</w:t>
        </w:r>
      </w:ins>
    </w:p>
    <w:p w14:paraId="15D75E31" w14:textId="399C49A0" w:rsidR="007D3FBA" w:rsidRDefault="007D3FBA" w:rsidP="007D3FBA">
      <w:pPr>
        <w:pStyle w:val="Listenabsatz"/>
        <w:numPr>
          <w:ilvl w:val="0"/>
          <w:numId w:val="10"/>
        </w:numPr>
        <w:rPr>
          <w:ins w:id="968" w:author="J.-P. K." w:date="2016-01-02T14:36:00Z"/>
        </w:rPr>
        <w:pPrChange w:id="969" w:author="J.-P. K." w:date="2016-01-02T14:35:00Z">
          <w:pPr/>
        </w:pPrChange>
      </w:pPr>
      <w:ins w:id="970" w:author="J.-P. K." w:date="2016-01-02T14:35:00Z">
        <w:r>
          <w:t xml:space="preserve">Einen HTML Kompatiblen Webbrowser als Präsentationsschicht. Der </w:t>
        </w:r>
        <w:proofErr w:type="spellStart"/>
        <w:r>
          <w:t>Foundation</w:t>
        </w:r>
        <w:proofErr w:type="spellEnd"/>
        <w:r>
          <w:t xml:space="preserve"> Framework und die </w:t>
        </w:r>
        <w:proofErr w:type="spellStart"/>
        <w:r>
          <w:t>AngularJS</w:t>
        </w:r>
        <w:proofErr w:type="spellEnd"/>
        <w:r>
          <w:t xml:space="preserve"> werden eine Vereinfachung der </w:t>
        </w:r>
      </w:ins>
      <w:ins w:id="971" w:author="J.-P. K." w:date="2016-01-02T14:36:00Z">
        <w:r>
          <w:t>Entwicklung auf Frontendseite herbeiführen.</w:t>
        </w:r>
      </w:ins>
    </w:p>
    <w:p w14:paraId="3D0F7A66" w14:textId="51131427" w:rsidR="007D3FBA" w:rsidRPr="007D3FBA" w:rsidRDefault="007D3FBA" w:rsidP="00074F5B">
      <w:pPr>
        <w:pStyle w:val="Listenabsatz"/>
        <w:numPr>
          <w:ilvl w:val="0"/>
          <w:numId w:val="10"/>
        </w:numPr>
        <w:rPr>
          <w:ins w:id="972" w:author="J.-P. K." w:date="2016-01-02T14:36:00Z"/>
          <w:rPrChange w:id="973" w:author="J.-P. K." w:date="2016-01-02T14:37:00Z">
            <w:rPr>
              <w:ins w:id="974" w:author="J.-P. K." w:date="2016-01-02T14:36:00Z"/>
              <w:lang w:val="en-US"/>
            </w:rPr>
          </w:rPrChange>
        </w:rPr>
      </w:pPr>
      <w:ins w:id="975" w:author="J.-P. K." w:date="2016-01-02T14:36:00Z">
        <w:r w:rsidRPr="007D3FBA">
          <w:rPr>
            <w:rPrChange w:id="976" w:author="J.-P. K." w:date="2016-01-02T14:37:00Z">
              <w:rPr/>
            </w:rPrChange>
          </w:rPr>
          <w:t xml:space="preserve">Als zweite Schicht, die </w:t>
        </w:r>
        <w:proofErr w:type="spellStart"/>
        <w:r w:rsidRPr="007D3FBA">
          <w:rPr>
            <w:rPrChange w:id="977" w:author="J.-P. K." w:date="2016-01-02T14:37:00Z">
              <w:rPr/>
            </w:rPrChange>
          </w:rPr>
          <w:t>Application</w:t>
        </w:r>
        <w:proofErr w:type="spellEnd"/>
        <w:r w:rsidRPr="007D3FBA">
          <w:rPr>
            <w:rPrChange w:id="978" w:author="J.-P. K." w:date="2016-01-02T14:37:00Z">
              <w:rPr/>
            </w:rPrChange>
          </w:rPr>
          <w:t xml:space="preserve"> Server Schicht wird ein </w:t>
        </w:r>
      </w:ins>
      <w:ins w:id="979" w:author="J.-P. K." w:date="2016-01-02T14:37:00Z">
        <w:r w:rsidRPr="007D3FBA">
          <w:rPr>
            <w:rPrChange w:id="980" w:author="J.-P. K." w:date="2016-01-02T14:37:00Z">
              <w:rPr>
                <w:lang w:val="en-US"/>
              </w:rPr>
            </w:rPrChange>
          </w:rPr>
          <w:t>“</w:t>
        </w:r>
      </w:ins>
      <w:proofErr w:type="spellStart"/>
      <w:ins w:id="981" w:author="J.-P. K." w:date="2016-01-02T14:36:00Z">
        <w:r w:rsidRPr="007D3FBA">
          <w:rPr>
            <w:rPrChange w:id="982" w:author="J.-P. K." w:date="2016-01-02T14:37:00Z">
              <w:rPr>
                <w:lang w:val="en-US"/>
              </w:rPr>
            </w:rPrChange>
          </w:rPr>
          <w:t>TomEE</w:t>
        </w:r>
        <w:proofErr w:type="spellEnd"/>
        <w:r w:rsidRPr="007D3FBA">
          <w:rPr>
            <w:rPrChange w:id="983" w:author="J.-P. K." w:date="2016-01-02T14:37:00Z">
              <w:rPr>
                <w:lang w:val="en-US"/>
              </w:rPr>
            </w:rPrChange>
          </w:rPr>
          <w:t xml:space="preserve"> web </w:t>
        </w:r>
        <w:proofErr w:type="spellStart"/>
        <w:r w:rsidRPr="007D3FBA">
          <w:rPr>
            <w:rPrChange w:id="984" w:author="J.-P. K." w:date="2016-01-02T14:37:00Z">
              <w:rPr>
                <w:lang w:val="en-US"/>
              </w:rPr>
            </w:rPrChange>
          </w:rPr>
          <w:t>profile</w:t>
        </w:r>
      </w:ins>
      <w:proofErr w:type="spellEnd"/>
      <w:ins w:id="985" w:author="J.-P. K." w:date="2016-01-02T14:37:00Z">
        <w:r w:rsidRPr="007D3FBA">
          <w:rPr>
            <w:rPrChange w:id="986" w:author="J.-P. K." w:date="2016-01-02T14:37:00Z">
              <w:rPr>
                <w:lang w:val="en-US"/>
              </w:rPr>
            </w:rPrChange>
          </w:rPr>
          <w:t>”</w:t>
        </w:r>
      </w:ins>
      <w:ins w:id="987" w:author="J.-P. K." w:date="2016-01-02T14:36:00Z">
        <w:r w:rsidRPr="007D3FBA">
          <w:rPr>
            <w:rPrChange w:id="988" w:author="J.-P. K." w:date="2016-01-02T14:37:00Z">
              <w:rPr>
                <w:lang w:val="en-US"/>
              </w:rPr>
            </w:rPrChange>
          </w:rPr>
          <w:t xml:space="preserve"> (</w:t>
        </w:r>
      </w:ins>
      <w:ins w:id="989" w:author="J.-P. K." w:date="2016-01-02T14:37:00Z">
        <w:r w:rsidRPr="007D3FBA">
          <w:rPr>
            <w:rPrChange w:id="990" w:author="J.-P. K." w:date="2016-01-02T14:37:00Z">
              <w:rPr>
                <w:lang w:val="en-US"/>
              </w:rPr>
            </w:rPrChange>
          </w:rPr>
          <w:t>basierend auf dem</w:t>
        </w:r>
      </w:ins>
      <w:ins w:id="991" w:author="J.-P. K." w:date="2016-01-02T14:36:00Z">
        <w:r>
          <w:rPr>
            <w:rPrChange w:id="992" w:author="J.-P. K." w:date="2016-01-02T14:37:00Z">
              <w:rPr/>
            </w:rPrChange>
          </w:rPr>
          <w:t xml:space="preserve"> Apache </w:t>
        </w:r>
        <w:proofErr w:type="spellStart"/>
        <w:r>
          <w:rPr>
            <w:rPrChange w:id="993" w:author="J.-P. K." w:date="2016-01-02T14:37:00Z">
              <w:rPr/>
            </w:rPrChange>
          </w:rPr>
          <w:t>Tomcat</w:t>
        </w:r>
        <w:proofErr w:type="spellEnd"/>
        <w:r>
          <w:rPr>
            <w:rPrChange w:id="994" w:author="J.-P. K." w:date="2016-01-02T14:37:00Z">
              <w:rPr/>
            </w:rPrChange>
          </w:rPr>
          <w:t xml:space="preserve"> </w:t>
        </w:r>
        <w:proofErr w:type="spellStart"/>
        <w:r>
          <w:rPr>
            <w:rPrChange w:id="995" w:author="J.-P. K." w:date="2016-01-02T14:37:00Z">
              <w:rPr/>
            </w:rPrChange>
          </w:rPr>
          <w:t>webserve</w:t>
        </w:r>
      </w:ins>
      <w:ins w:id="996" w:author="J.-P. K." w:date="2016-01-02T14:37:00Z">
        <w:r>
          <w:t>r</w:t>
        </w:r>
      </w:ins>
      <w:proofErr w:type="spellEnd"/>
      <w:ins w:id="997" w:author="J.-P. K." w:date="2016-01-02T14:36:00Z">
        <w:r w:rsidRPr="007D3FBA">
          <w:rPr>
            <w:rPrChange w:id="998" w:author="J.-P. K." w:date="2016-01-02T14:37:00Z">
              <w:rPr>
                <w:lang w:val="en-US"/>
              </w:rPr>
            </w:rPrChange>
          </w:rPr>
          <w:t xml:space="preserve">/ </w:t>
        </w:r>
        <w:proofErr w:type="spellStart"/>
        <w:r w:rsidRPr="007D3FBA">
          <w:rPr>
            <w:rPrChange w:id="999" w:author="J.-P. K." w:date="2016-01-02T14:37:00Z">
              <w:rPr>
                <w:lang w:val="en-US"/>
              </w:rPr>
            </w:rPrChange>
          </w:rPr>
          <w:t>servlet</w:t>
        </w:r>
        <w:proofErr w:type="spellEnd"/>
        <w:r w:rsidRPr="007D3FBA">
          <w:rPr>
            <w:rPrChange w:id="1000" w:author="J.-P. K." w:date="2016-01-02T14:37:00Z">
              <w:rPr>
                <w:lang w:val="en-US"/>
              </w:rPr>
            </w:rPrChange>
          </w:rPr>
          <w:t xml:space="preserve"> </w:t>
        </w:r>
        <w:proofErr w:type="spellStart"/>
        <w:r w:rsidRPr="007D3FBA">
          <w:rPr>
            <w:rPrChange w:id="1001" w:author="J.-P. K." w:date="2016-01-02T14:37:00Z">
              <w:rPr>
                <w:lang w:val="en-US"/>
              </w:rPr>
            </w:rPrChange>
          </w:rPr>
          <w:t>container</w:t>
        </w:r>
        <w:proofErr w:type="spellEnd"/>
        <w:r w:rsidRPr="007D3FBA">
          <w:rPr>
            <w:rPrChange w:id="1002" w:author="J.-P. K." w:date="2016-01-02T14:37:00Z">
              <w:rPr>
                <w:lang w:val="en-US"/>
              </w:rPr>
            </w:rPrChange>
          </w:rPr>
          <w:t xml:space="preserve">, Java EE </w:t>
        </w:r>
        <w:proofErr w:type="spellStart"/>
        <w:r w:rsidRPr="007D3FBA">
          <w:rPr>
            <w:rPrChange w:id="1003" w:author="J.-P. K." w:date="2016-01-02T14:37:00Z">
              <w:rPr>
                <w:lang w:val="en-US"/>
              </w:rPr>
            </w:rPrChange>
          </w:rPr>
          <w:t>featuresets</w:t>
        </w:r>
        <w:proofErr w:type="spellEnd"/>
        <w:r w:rsidRPr="007D3FBA">
          <w:rPr>
            <w:rPrChange w:id="1004" w:author="J.-P. K." w:date="2016-01-02T14:37:00Z">
              <w:rPr>
                <w:lang w:val="en-US"/>
              </w:rPr>
            </w:rPrChange>
          </w:rPr>
          <w:t xml:space="preserve"> </w:t>
        </w:r>
      </w:ins>
      <w:ins w:id="1005" w:author="J.-P. K." w:date="2016-01-02T14:37:00Z">
        <w:r>
          <w:t>und</w:t>
        </w:r>
      </w:ins>
      <w:ins w:id="1006" w:author="J.-P. K." w:date="2016-01-02T14:36:00Z">
        <w:r w:rsidRPr="007D3FBA">
          <w:rPr>
            <w:rPrChange w:id="1007" w:author="J.-P. K." w:date="2016-01-02T14:37:00Z">
              <w:rPr>
                <w:lang w:val="en-US"/>
              </w:rPr>
            </w:rPrChange>
          </w:rPr>
          <w:t xml:space="preserve"> </w:t>
        </w:r>
        <w:proofErr w:type="spellStart"/>
        <w:r w:rsidRPr="007D3FBA">
          <w:rPr>
            <w:rPrChange w:id="1008" w:author="J.-P. K." w:date="2016-01-02T14:37:00Z">
              <w:rPr>
                <w:lang w:val="en-US"/>
              </w:rPr>
            </w:rPrChange>
          </w:rPr>
          <w:t>OpenEJB</w:t>
        </w:r>
        <w:proofErr w:type="spellEnd"/>
      </w:ins>
    </w:p>
    <w:p w14:paraId="5FA52F9A" w14:textId="1708EE6F" w:rsidR="007D3FBA" w:rsidRDefault="007D3FBA" w:rsidP="007D3FBA">
      <w:pPr>
        <w:pStyle w:val="Listenabsatz"/>
        <w:numPr>
          <w:ilvl w:val="0"/>
          <w:numId w:val="10"/>
        </w:numPr>
        <w:rPr>
          <w:ins w:id="1009" w:author="J.-P. K." w:date="2016-01-02T14:39:00Z"/>
        </w:rPr>
        <w:pPrChange w:id="1010" w:author="J.-P. K." w:date="2016-01-02T14:38:00Z">
          <w:pPr/>
        </w:pPrChange>
      </w:pPr>
      <w:ins w:id="1011" w:author="J.-P. K." w:date="2016-01-02T14:37:00Z">
        <w:r>
          <w:t xml:space="preserve">Als dritte und letzte Schicht, die so genannte Datenschicht wird die </w:t>
        </w:r>
        <w:proofErr w:type="spellStart"/>
        <w:r>
          <w:t>MariaDB</w:t>
        </w:r>
        <w:proofErr w:type="spellEnd"/>
        <w:r>
          <w:t xml:space="preserve"> benutzt. </w:t>
        </w:r>
      </w:ins>
      <w:proofErr w:type="spellStart"/>
      <w:ins w:id="1012" w:author="J.-P. K." w:date="2016-01-02T14:38:00Z">
        <w:r>
          <w:t>Darüberhinaus</w:t>
        </w:r>
        <w:proofErr w:type="spellEnd"/>
        <w:r>
          <w:t xml:space="preserve"> wird diese Datenbank für einfache </w:t>
        </w:r>
        <w:proofErr w:type="spellStart"/>
        <w:r>
          <w:t>konsistenz</w:t>
        </w:r>
        <w:proofErr w:type="spellEnd"/>
        <w:r>
          <w:t xml:space="preserve"> und </w:t>
        </w:r>
        <w:proofErr w:type="spellStart"/>
        <w:r>
          <w:t>validierungs</w:t>
        </w:r>
        <w:proofErr w:type="spellEnd"/>
        <w:r>
          <w:t xml:space="preserve"> Checks und einfache </w:t>
        </w:r>
        <w:proofErr w:type="spellStart"/>
        <w:r>
          <w:t>authorisierungs</w:t>
        </w:r>
        <w:proofErr w:type="spellEnd"/>
        <w:r>
          <w:t xml:space="preserve"> Checks für den Zugriff auf die gespeicherten Daten genutzt.</w:t>
        </w:r>
      </w:ins>
    </w:p>
    <w:p w14:paraId="4CAFD16B" w14:textId="77777777" w:rsidR="007D3FBA" w:rsidRPr="007D3FBA" w:rsidRDefault="007D3FBA" w:rsidP="007D3FBA">
      <w:pPr>
        <w:pStyle w:val="Listenabsatz"/>
        <w:ind w:left="1080"/>
        <w:rPr>
          <w:ins w:id="1013" w:author="J.-P. K." w:date="2016-01-02T14:33:00Z"/>
          <w:rPrChange w:id="1014" w:author="J.-P. K." w:date="2016-01-02T14:38:00Z">
            <w:rPr>
              <w:ins w:id="1015" w:author="J.-P. K." w:date="2016-01-02T14:33:00Z"/>
            </w:rPr>
          </w:rPrChange>
        </w:rPr>
        <w:pPrChange w:id="1016" w:author="J.-P. K." w:date="2016-01-02T14:39:00Z">
          <w:pPr/>
        </w:pPrChange>
      </w:pPr>
    </w:p>
    <w:p w14:paraId="5F202280" w14:textId="2A523045" w:rsidR="007D3FBA" w:rsidRPr="007D3FBA" w:rsidRDefault="007D3FBA" w:rsidP="007D3FBA">
      <w:pPr>
        <w:pStyle w:val="berschrift3"/>
        <w:rPr>
          <w:ins w:id="1017" w:author="J.-P. K." w:date="2016-01-02T14:33:00Z"/>
          <w:lang w:val="en-US"/>
          <w:rPrChange w:id="1018" w:author="J.-P. K." w:date="2016-01-02T14:33:00Z">
            <w:rPr>
              <w:ins w:id="1019" w:author="J.-P. K." w:date="2016-01-02T14:33:00Z"/>
            </w:rPr>
          </w:rPrChange>
        </w:rPr>
        <w:pPrChange w:id="1020" w:author="J.-P. K." w:date="2016-01-02T14:34:00Z">
          <w:pPr/>
        </w:pPrChange>
      </w:pPr>
      <w:ins w:id="1021" w:author="J.-P. K." w:date="2016-01-02T14:33:00Z">
        <w:r w:rsidRPr="007D3FBA">
          <w:rPr>
            <w:rStyle w:val="berschrift3Zchn"/>
            <w:rPrChange w:id="1022" w:author="J.-P. K." w:date="2016-01-02T14:34:00Z">
              <w:rPr/>
            </w:rPrChange>
          </w:rPr>
          <w:t>Security</w:t>
        </w:r>
      </w:ins>
    </w:p>
    <w:p w14:paraId="6ED8767E" w14:textId="77777777" w:rsidR="007D3FBA" w:rsidRPr="007D3FBA" w:rsidRDefault="007D3FBA" w:rsidP="007D3FBA">
      <w:pPr>
        <w:rPr>
          <w:ins w:id="1023" w:author="J.-P. K." w:date="2016-01-02T14:33:00Z"/>
          <w:lang w:val="en-US"/>
          <w:rPrChange w:id="1024" w:author="J.-P. K." w:date="2016-01-02T14:33:00Z">
            <w:rPr>
              <w:ins w:id="1025" w:author="J.-P. K." w:date="2016-01-02T14:33:00Z"/>
            </w:rPr>
          </w:rPrChange>
        </w:rPr>
      </w:pPr>
      <w:ins w:id="1026" w:author="J.-P. K." w:date="2016-01-02T14:33:00Z">
        <w:r w:rsidRPr="007D3FBA">
          <w:rPr>
            <w:lang w:val="en-US"/>
            <w:rPrChange w:id="1027" w:author="J.-P. K." w:date="2016-01-02T14:33:00Z">
              <w:rPr/>
            </w:rPrChange>
          </w:rPr>
          <w:t>The finished application will comply to the Deutsche Telekom Group [privacy and security assessment process</w:t>
        </w:r>
        <w:proofErr w:type="gramStart"/>
        <w:r w:rsidRPr="007D3FBA">
          <w:rPr>
            <w:lang w:val="en-US"/>
            <w:rPrChange w:id="1028" w:author="J.-P. K." w:date="2016-01-02T14:33:00Z">
              <w:rPr/>
            </w:rPrChange>
          </w:rPr>
          <w:t>](</w:t>
        </w:r>
        <w:proofErr w:type="gramEnd"/>
        <w:r w:rsidRPr="007D3FBA">
          <w:rPr>
            <w:lang w:val="en-US"/>
            <w:rPrChange w:id="1029" w:author="J.-P. K." w:date="2016-01-02T14:33:00Z">
              <w:rPr/>
            </w:rPrChange>
          </w:rPr>
          <w:t>https://www.telekom.com/psa-process) and thus fulfill the security requirements available at [DE](https://www.telekom.com/static/-/155996/18/technische-sicherheitsanforderungen-si) [EN](https://www.telekom.com/static/-/246042/6/security-requirements-si).</w:t>
        </w:r>
      </w:ins>
    </w:p>
    <w:p w14:paraId="0146B27E" w14:textId="77777777" w:rsidR="007D3FBA" w:rsidRPr="007D3FBA" w:rsidRDefault="007D3FBA" w:rsidP="007D3FBA">
      <w:pPr>
        <w:rPr>
          <w:ins w:id="1030" w:author="J.-P. K." w:date="2016-01-02T14:33:00Z"/>
          <w:lang w:val="en-US"/>
          <w:rPrChange w:id="1031" w:author="J.-P. K." w:date="2016-01-02T14:33:00Z">
            <w:rPr>
              <w:ins w:id="1032" w:author="J.-P. K." w:date="2016-01-02T14:33:00Z"/>
            </w:rPr>
          </w:rPrChange>
        </w:rPr>
      </w:pPr>
    </w:p>
    <w:p w14:paraId="103A42D9" w14:textId="2E12839C" w:rsidR="007D3FBA" w:rsidRDefault="007D3FBA" w:rsidP="007D3FBA">
      <w:pPr>
        <w:pStyle w:val="berschrift3"/>
        <w:rPr>
          <w:ins w:id="1033" w:author="J.-P. K." w:date="2016-01-02T14:33:00Z"/>
        </w:rPr>
        <w:pPrChange w:id="1034" w:author="J.-P. K." w:date="2016-01-02T14:34:00Z">
          <w:pPr/>
        </w:pPrChange>
      </w:pPr>
      <w:ins w:id="1035" w:author="J.-P. K." w:date="2016-01-02T14:33:00Z">
        <w:r>
          <w:t>Allgemeines zu 3-Tier-Architektur</w:t>
        </w:r>
      </w:ins>
    </w:p>
    <w:p w14:paraId="262345B8" w14:textId="77777777" w:rsidR="007D3FBA" w:rsidRDefault="007D3FBA" w:rsidP="007D3FBA">
      <w:pPr>
        <w:rPr>
          <w:ins w:id="1036" w:author="J.-P. K." w:date="2016-01-02T14:33:00Z"/>
        </w:rPr>
      </w:pPr>
      <w:ins w:id="1037" w:author="J.-P. K." w:date="2016-01-02T14:33:00Z">
        <w:r>
          <w:t>3-Tier-Architektur, oder auch Schichtenarchitektur genannt, ist ein Strukturierungsprinzip für die Architektur von Softwaresystemen. Den einzelnen Schichten (</w:t>
        </w:r>
        <w:proofErr w:type="spellStart"/>
        <w:r>
          <w:t>Layern</w:t>
        </w:r>
        <w:proofErr w:type="spellEnd"/>
        <w:r>
          <w:t>) werden einzelne Aspekte des Softwaresystems konzeptionell zugeordnet, wobei zu beachten ist, dass Aspekte einer Schicht nur durch höhere Schichten verwendet werden können.</w:t>
        </w:r>
      </w:ins>
    </w:p>
    <w:p w14:paraId="32365C61" w14:textId="77777777" w:rsidR="007D3FBA" w:rsidRDefault="007D3FBA" w:rsidP="007D3FBA">
      <w:pPr>
        <w:rPr>
          <w:ins w:id="1038" w:author="J.-P. K." w:date="2016-01-02T14:33:00Z"/>
        </w:rPr>
      </w:pPr>
      <w:ins w:id="1039" w:author="J.-P. K." w:date="2016-01-02T14:33:00Z">
        <w:r>
          <w:t>Vorteile:</w:t>
        </w:r>
      </w:ins>
    </w:p>
    <w:p w14:paraId="6A82BDBB" w14:textId="77777777" w:rsidR="007D3FBA" w:rsidRDefault="007D3FBA" w:rsidP="007D3FBA">
      <w:pPr>
        <w:rPr>
          <w:ins w:id="1040" w:author="J.-P. K." w:date="2016-01-02T14:33:00Z"/>
        </w:rPr>
      </w:pPr>
      <w:proofErr w:type="gramStart"/>
      <w:ins w:id="1041" w:author="J.-P. K." w:date="2016-01-02T14:33:00Z">
        <w:r>
          <w:t>Komplexität</w:t>
        </w:r>
        <w:proofErr w:type="gramEnd"/>
        <w:r>
          <w:t xml:space="preserve"> der Abhängigkeiten innerhalb des Systems werden reduziert und vereinfacht.</w:t>
        </w:r>
      </w:ins>
    </w:p>
    <w:p w14:paraId="34B591E1" w14:textId="77777777" w:rsidR="007D3FBA" w:rsidRDefault="007D3FBA" w:rsidP="007D3FBA">
      <w:pPr>
        <w:rPr>
          <w:ins w:id="1042" w:author="J.-P. K." w:date="2016-01-02T14:33:00Z"/>
        </w:rPr>
      </w:pPr>
      <w:ins w:id="1043" w:author="J.-P. K." w:date="2016-01-02T14:33:00Z">
        <w:r>
          <w:t>Zyklen im Abhängigkeitsgraphen werden vermieden (leichteres Verständnis und leichtere Wartung</w:t>
        </w:r>
      </w:ins>
    </w:p>
    <w:p w14:paraId="34AA25ED" w14:textId="77777777" w:rsidR="007D3FBA" w:rsidRDefault="007D3FBA" w:rsidP="007D3FBA">
      <w:pPr>
        <w:rPr>
          <w:ins w:id="1044" w:author="J.-P. K." w:date="2016-01-02T14:33:00Z"/>
        </w:rPr>
      </w:pPr>
      <w:ins w:id="1045" w:author="J.-P. K." w:date="2016-01-02T14:33:00Z">
        <w:r>
          <w:t>einzelne Schichten können ausgetauscht werden ohne das gesamte Softwaresystem ändern zu müssen</w:t>
        </w:r>
      </w:ins>
    </w:p>
    <w:p w14:paraId="7E7DCFFB" w14:textId="77777777" w:rsidR="007D3FBA" w:rsidRDefault="007D3FBA" w:rsidP="007D3FBA">
      <w:pPr>
        <w:rPr>
          <w:ins w:id="1046" w:author="J.-P. K." w:date="2016-01-02T14:33:00Z"/>
        </w:rPr>
      </w:pPr>
      <w:ins w:id="1047" w:author="J.-P. K." w:date="2016-01-02T14:33:00Z">
        <w:r>
          <w:t>Nachteile:</w:t>
        </w:r>
      </w:ins>
    </w:p>
    <w:p w14:paraId="3BA0DD0D" w14:textId="77777777" w:rsidR="007D3FBA" w:rsidRDefault="007D3FBA" w:rsidP="007D3FBA">
      <w:pPr>
        <w:rPr>
          <w:ins w:id="1048" w:author="J.-P. K." w:date="2016-01-02T14:33:00Z"/>
        </w:rPr>
      </w:pPr>
      <w:ins w:id="1049" w:author="J.-P. K." w:date="2016-01-02T14:33:00Z">
        <w:r>
          <w:t>Ausführgeschwindigkeit der Anwendung kann aufgrund der Datenverarbeitung in den einzelnen Schichten verschlechtert werden</w:t>
        </w:r>
      </w:ins>
    </w:p>
    <w:p w14:paraId="254D01C8" w14:textId="77777777" w:rsidR="007D3FBA" w:rsidRDefault="007D3FBA" w:rsidP="007D3FBA">
      <w:pPr>
        <w:rPr>
          <w:ins w:id="1050" w:author="J.-P. K." w:date="2016-01-02T14:33:00Z"/>
        </w:rPr>
      </w:pPr>
      <w:ins w:id="1051" w:author="J.-P. K." w:date="2016-01-02T14:33:00Z">
        <w:r>
          <w:t>Die drei Schichten der 3-Tier-Architektur sind:</w:t>
        </w:r>
      </w:ins>
    </w:p>
    <w:p w14:paraId="164A2921" w14:textId="77777777" w:rsidR="007D3FBA" w:rsidRDefault="007D3FBA" w:rsidP="007D3FBA">
      <w:pPr>
        <w:rPr>
          <w:ins w:id="1052" w:author="J.-P. K." w:date="2016-01-02T14:33:00Z"/>
        </w:rPr>
      </w:pPr>
      <w:ins w:id="1053" w:author="J.-P. K." w:date="2016-01-02T14:33:00Z">
        <w:r>
          <w:t xml:space="preserve">Präsentationsschicht (Front-End): Schnittstelle zwischen Benutzer und System, </w:t>
        </w:r>
        <w:proofErr w:type="spellStart"/>
        <w:r>
          <w:t>Datenein</w:t>
        </w:r>
        <w:proofErr w:type="spellEnd"/>
        <w:r>
          <w:t xml:space="preserve">- und </w:t>
        </w:r>
        <w:proofErr w:type="spellStart"/>
        <w:r>
          <w:t>ausgabe</w:t>
        </w:r>
        <w:proofErr w:type="spellEnd"/>
      </w:ins>
    </w:p>
    <w:p w14:paraId="361897CD" w14:textId="77777777" w:rsidR="007D3FBA" w:rsidRDefault="007D3FBA" w:rsidP="007D3FBA">
      <w:pPr>
        <w:rPr>
          <w:ins w:id="1054" w:author="J.-P. K." w:date="2016-01-02T14:33:00Z"/>
        </w:rPr>
      </w:pPr>
      <w:ins w:id="1055" w:author="J.-P. K." w:date="2016-01-02T14:33:00Z">
        <w:r>
          <w:t>Logikschicht (</w:t>
        </w:r>
        <w:proofErr w:type="spellStart"/>
        <w:r>
          <w:t>Middle</w:t>
        </w:r>
        <w:proofErr w:type="spellEnd"/>
        <w:r>
          <w:t>-Tier): Verarbeitungsmechanismen</w:t>
        </w:r>
      </w:ins>
    </w:p>
    <w:p w14:paraId="0E2619D5" w14:textId="688471E1" w:rsidR="007D3FBA" w:rsidRPr="008D4116" w:rsidRDefault="007D3FBA" w:rsidP="007D3FBA">
      <w:pPr>
        <w:rPr>
          <w:ins w:id="1056" w:author="J.-P. K." w:date="2016-01-02T14:16:00Z"/>
          <w:rPrChange w:id="1057" w:author="J.-P. K." w:date="2016-01-02T14:16:00Z">
            <w:rPr>
              <w:ins w:id="1058" w:author="J.-P. K." w:date="2016-01-02T14:16:00Z"/>
            </w:rPr>
          </w:rPrChange>
        </w:rPr>
        <w:pPrChange w:id="1059" w:author="J.-P. K." w:date="2016-01-02T14:16:00Z">
          <w:pPr>
            <w:autoSpaceDE w:val="0"/>
            <w:autoSpaceDN w:val="0"/>
            <w:adjustRightInd w:val="0"/>
            <w:spacing w:after="0" w:line="240" w:lineRule="auto"/>
          </w:pPr>
        </w:pPrChange>
      </w:pPr>
      <w:ins w:id="1060" w:author="J.-P. K." w:date="2016-01-02T14:33:00Z">
        <w:r>
          <w:t>Datenhaltungsschicht (Back-End): enthält die Datenbank und ist verantwortlich für das Laden und das Speichern der Daten</w:t>
        </w:r>
      </w:ins>
    </w:p>
    <w:p w14:paraId="30760FCE" w14:textId="49F175E3" w:rsidR="008D4116" w:rsidRDefault="008D4116" w:rsidP="008D4116">
      <w:pPr>
        <w:pStyle w:val="berschrift2"/>
        <w:rPr>
          <w:ins w:id="1061" w:author="J.-P. K." w:date="2016-01-02T14:23:00Z"/>
        </w:rPr>
        <w:pPrChange w:id="1062" w:author="J.-P. K." w:date="2016-01-02T14:16:00Z">
          <w:pPr>
            <w:autoSpaceDE w:val="0"/>
            <w:autoSpaceDN w:val="0"/>
            <w:adjustRightInd w:val="0"/>
            <w:spacing w:after="0" w:line="240" w:lineRule="auto"/>
          </w:pPr>
        </w:pPrChange>
      </w:pPr>
      <w:ins w:id="1063" w:author="J.-P. K." w:date="2016-01-02T14:16:00Z">
        <w:r>
          <w:t>Auswahl der Versionsverwaltung und Umsetzung</w:t>
        </w:r>
      </w:ins>
    </w:p>
    <w:p w14:paraId="4A4ABD46" w14:textId="77777777" w:rsidR="008D4116" w:rsidRPr="008D4116" w:rsidRDefault="008D4116" w:rsidP="008D4116">
      <w:pPr>
        <w:rPr>
          <w:ins w:id="1064" w:author="J.-P. K." w:date="2016-01-02T14:23:00Z"/>
          <w:rPrChange w:id="1065" w:author="J.-P. K." w:date="2016-01-02T14:23:00Z">
            <w:rPr>
              <w:ins w:id="1066" w:author="J.-P. K." w:date="2016-01-02T14:23:00Z"/>
            </w:rPr>
          </w:rPrChange>
        </w:rPr>
        <w:pPrChange w:id="1067" w:author="J.-P. K." w:date="2016-01-02T14:23:00Z">
          <w:pPr>
            <w:autoSpaceDE w:val="0"/>
            <w:autoSpaceDN w:val="0"/>
            <w:adjustRightInd w:val="0"/>
            <w:spacing w:after="0" w:line="240" w:lineRule="auto"/>
          </w:pPr>
        </w:pPrChange>
      </w:pPr>
    </w:p>
    <w:p w14:paraId="24797E68" w14:textId="043A67FD" w:rsidR="008D4116" w:rsidRDefault="008D4116" w:rsidP="008D4116">
      <w:pPr>
        <w:pStyle w:val="berschrift2"/>
        <w:rPr>
          <w:ins w:id="1068" w:author="J.-P. K." w:date="2016-01-02T14:23:00Z"/>
        </w:rPr>
        <w:pPrChange w:id="1069" w:author="J.-P. K." w:date="2016-01-02T14:23:00Z">
          <w:pPr>
            <w:autoSpaceDE w:val="0"/>
            <w:autoSpaceDN w:val="0"/>
            <w:adjustRightInd w:val="0"/>
            <w:spacing w:after="0" w:line="240" w:lineRule="auto"/>
          </w:pPr>
        </w:pPrChange>
      </w:pPr>
      <w:ins w:id="1070" w:author="J.-P. K." w:date="2016-01-02T14:23:00Z">
        <w:r>
          <w:lastRenderedPageBreak/>
          <w:t>Installationshandbuch</w:t>
        </w:r>
      </w:ins>
    </w:p>
    <w:p w14:paraId="304BF614" w14:textId="77777777" w:rsidR="008D4116" w:rsidRDefault="008D4116" w:rsidP="008D4116">
      <w:pPr>
        <w:rPr>
          <w:ins w:id="1071" w:author="J.-P. K." w:date="2016-01-02T14:23:00Z"/>
        </w:rPr>
        <w:pPrChange w:id="1072" w:author="J.-P. K." w:date="2016-01-02T14:23:00Z">
          <w:pPr>
            <w:autoSpaceDE w:val="0"/>
            <w:autoSpaceDN w:val="0"/>
            <w:adjustRightInd w:val="0"/>
            <w:spacing w:after="0" w:line="240" w:lineRule="auto"/>
          </w:pPr>
        </w:pPrChange>
      </w:pPr>
    </w:p>
    <w:p w14:paraId="54C672EB" w14:textId="0FC3BF80" w:rsidR="008D4116" w:rsidRDefault="008D4116" w:rsidP="008D4116">
      <w:pPr>
        <w:rPr>
          <w:ins w:id="1073" w:author="J.-P. K." w:date="2016-01-02T14:24:00Z"/>
        </w:rPr>
        <w:pPrChange w:id="1074" w:author="J.-P. K." w:date="2016-01-02T14:23:00Z">
          <w:pPr>
            <w:autoSpaceDE w:val="0"/>
            <w:autoSpaceDN w:val="0"/>
            <w:adjustRightInd w:val="0"/>
            <w:spacing w:after="0" w:line="240" w:lineRule="auto"/>
          </w:pPr>
        </w:pPrChange>
      </w:pPr>
      <w:ins w:id="1075" w:author="J.-P. K." w:date="2016-01-02T14:23:00Z">
        <w:r>
          <w:t xml:space="preserve">Die Installationshinweise finden sie vollständig als Dokument im Anhang. </w:t>
        </w:r>
      </w:ins>
      <w:ins w:id="1076" w:author="J.-P. K." w:date="2016-01-02T14:24:00Z">
        <w:r>
          <w:t>(Installationshandbuch.docx)</w:t>
        </w:r>
      </w:ins>
    </w:p>
    <w:p w14:paraId="6D2C3A53" w14:textId="77777777" w:rsidR="008D4116" w:rsidRPr="008D4116" w:rsidRDefault="008D4116" w:rsidP="008D4116">
      <w:pPr>
        <w:rPr>
          <w:ins w:id="1077" w:author="J.-P. K." w:date="2016-01-02T14:23:00Z"/>
          <w:rPrChange w:id="1078" w:author="J.-P. K." w:date="2016-01-02T14:23:00Z">
            <w:rPr>
              <w:ins w:id="1079" w:author="J.-P. K." w:date="2016-01-02T14:23:00Z"/>
            </w:rPr>
          </w:rPrChange>
        </w:rPr>
        <w:pPrChange w:id="1080" w:author="J.-P. K." w:date="2016-01-02T14:23:00Z">
          <w:pPr>
            <w:autoSpaceDE w:val="0"/>
            <w:autoSpaceDN w:val="0"/>
            <w:adjustRightInd w:val="0"/>
            <w:spacing w:after="0" w:line="240" w:lineRule="auto"/>
          </w:pPr>
        </w:pPrChange>
      </w:pPr>
    </w:p>
    <w:p w14:paraId="63F334B8" w14:textId="4FB41306" w:rsidR="008D4116" w:rsidRPr="008D4116" w:rsidRDefault="008D4116" w:rsidP="008D4116">
      <w:pPr>
        <w:pStyle w:val="berschrift2"/>
        <w:rPr>
          <w:ins w:id="1081" w:author="J.-P. K." w:date="2016-01-02T14:16:00Z"/>
          <w:rPrChange w:id="1082" w:author="J.-P. K." w:date="2016-01-02T14:23:00Z">
            <w:rPr>
              <w:ins w:id="1083" w:author="J.-P. K." w:date="2016-01-02T14:16:00Z"/>
            </w:rPr>
          </w:rPrChange>
        </w:rPr>
        <w:pPrChange w:id="1084" w:author="J.-P. K." w:date="2016-01-02T14:23:00Z">
          <w:pPr>
            <w:autoSpaceDE w:val="0"/>
            <w:autoSpaceDN w:val="0"/>
            <w:adjustRightInd w:val="0"/>
            <w:spacing w:after="0" w:line="240" w:lineRule="auto"/>
          </w:pPr>
        </w:pPrChange>
      </w:pPr>
      <w:ins w:id="1085" w:author="J.-P. K." w:date="2016-01-02T14:23:00Z">
        <w:r>
          <w:t>Benutzerhandbuch</w:t>
        </w:r>
      </w:ins>
    </w:p>
    <w:p w14:paraId="04A77E19" w14:textId="2035BC16" w:rsidR="008D4116" w:rsidRPr="008D4116" w:rsidRDefault="007D3FBA" w:rsidP="008D4116">
      <w:pPr>
        <w:rPr>
          <w:ins w:id="1086" w:author="J.-P. K." w:date="2016-01-02T12:50:00Z"/>
          <w:rPrChange w:id="1087" w:author="J.-P. K." w:date="2016-01-02T14:16:00Z">
            <w:rPr>
              <w:ins w:id="1088" w:author="J.-P. K." w:date="2016-01-02T12:50:00Z"/>
            </w:rPr>
          </w:rPrChange>
        </w:rPr>
        <w:pPrChange w:id="1089" w:author="J.-P. K." w:date="2016-01-02T14:16:00Z">
          <w:pPr/>
        </w:pPrChange>
      </w:pPr>
      <w:ins w:id="1090" w:author="J.-P. K." w:date="2016-01-02T14:30:00Z">
        <w:r>
          <w:t xml:space="preserve">Die Benutzung der Webseite ist denkbar einfach. Wie auf jeder anderen Webseite auch, kann man mit linksklick einzelne Menüpunkte anwählen und somit auf diese Seite gelangen. </w:t>
        </w:r>
      </w:ins>
      <w:ins w:id="1091" w:author="J.-P. K." w:date="2016-01-02T14:31:00Z">
        <w:r>
          <w:t>Zurück gelangt man über den Browser. Mehr besondere Funktionen gibt es nicht – alles bringt ein herkömmlicher Internet Browser mit sich.</w:t>
        </w:r>
        <w:r>
          <w:br/>
          <w:t>Wir empfehlen dennoch den Chrome Browser von Google, da bestimmte Funktionalitäten (die Einbindung der Karte) bisher lediglich in diesem funktioniert.</w:t>
        </w:r>
      </w:ins>
    </w:p>
    <w:p w14:paraId="07EB241F" w14:textId="23B148AD" w:rsidR="00F35580" w:rsidRDefault="00F35580">
      <w:pPr>
        <w:pStyle w:val="berschrift1"/>
        <w:rPr>
          <w:ins w:id="1092" w:author="J.-P. K." w:date="2016-01-02T12:50:00Z"/>
        </w:rPr>
        <w:pPrChange w:id="1093" w:author="J.-P. K." w:date="2016-01-02T12:50:00Z">
          <w:pPr/>
        </w:pPrChange>
      </w:pPr>
      <w:bookmarkStart w:id="1094" w:name="_Toc439502525"/>
      <w:ins w:id="1095" w:author="J.-P. K." w:date="2016-01-02T12:50:00Z">
        <w:r>
          <w:t>Anhang</w:t>
        </w:r>
        <w:bookmarkEnd w:id="1094"/>
      </w:ins>
    </w:p>
    <w:p w14:paraId="2F88870A" w14:textId="09BDA7FC" w:rsidR="00F35580" w:rsidRDefault="00F35580">
      <w:pPr>
        <w:rPr>
          <w:ins w:id="1096" w:author="J.-P. K." w:date="2016-01-02T13:30:00Z"/>
        </w:rPr>
      </w:pPr>
      <w:ins w:id="1097" w:author="J.-P. K." w:date="2016-01-02T12:50:00Z">
        <w:r>
          <w:t>&lt;Hier einfügen: Benutzerhandbuch, Install</w:t>
        </w:r>
        <w:r w:rsidR="00A37F9A">
          <w:t>ationsanleitung</w:t>
        </w:r>
        <w:r>
          <w:t>,</w:t>
        </w:r>
      </w:ins>
      <w:ins w:id="1098" w:author="J.-P. K." w:date="2016-01-02T12:51:00Z">
        <w:r>
          <w:t>…&gt;</w:t>
        </w:r>
      </w:ins>
    </w:p>
    <w:p w14:paraId="618E7212" w14:textId="0771707D" w:rsidR="00A37F9A" w:rsidRDefault="00A37F9A">
      <w:pPr>
        <w:rPr>
          <w:ins w:id="1099" w:author="J.-P. K." w:date="2016-01-02T13:30:00Z"/>
        </w:rPr>
      </w:pPr>
      <w:ins w:id="1100" w:author="J.-P. K." w:date="2016-01-02T13:30:00Z">
        <w:r w:rsidRPr="00A37F9A">
          <w:t>RA-60 Dokumentation Sicherheitsarchitektur</w:t>
        </w:r>
        <w:r>
          <w:t xml:space="preserve"> (PSA Verfahren der Telekom):</w:t>
        </w:r>
      </w:ins>
    </w:p>
    <w:bookmarkStart w:id="1101" w:name="_MON_1513246617"/>
    <w:bookmarkEnd w:id="1101"/>
    <w:p w14:paraId="6A3B7E84" w14:textId="77777777" w:rsidR="00A37F9A" w:rsidRDefault="00A37F9A">
      <w:pPr>
        <w:rPr>
          <w:ins w:id="1102" w:author="J.-P. K." w:date="2016-01-02T13:31:00Z"/>
        </w:rPr>
      </w:pPr>
      <w:ins w:id="1103" w:author="J.-P. K." w:date="2016-01-02T13:30:00Z">
        <w:r>
          <w:object w:dxaOrig="1531" w:dyaOrig="1002" w14:anchorId="6EE27115">
            <v:shape id="_x0000_i1027" type="#_x0000_t75" style="width:76.7pt;height:50.5pt" o:ole="">
              <v:imagedata r:id="rId16" o:title=""/>
            </v:shape>
            <o:OLEObject Type="Embed" ProgID="Word.Document.12" ShapeID="_x0000_i1027" DrawAspect="Icon" ObjectID="_1513250777" r:id="rId17">
              <o:FieldCodes>\s</o:FieldCodes>
            </o:OLEObject>
          </w:object>
        </w:r>
      </w:ins>
    </w:p>
    <w:p w14:paraId="009E5384" w14:textId="77777777" w:rsidR="00A37F9A" w:rsidRDefault="00A37F9A">
      <w:pPr>
        <w:rPr>
          <w:ins w:id="1104" w:author="J.-P. K." w:date="2016-01-02T13:30:00Z"/>
        </w:rPr>
      </w:pPr>
    </w:p>
    <w:p w14:paraId="77ADD94C" w14:textId="77777777" w:rsidR="00A37F9A" w:rsidRPr="00F35580" w:rsidRDefault="00A37F9A">
      <w:pPr>
        <w:rPr>
          <w:ins w:id="1105" w:author="J.-P. K." w:date="2016-01-02T12:49:00Z"/>
        </w:rPr>
      </w:pPr>
    </w:p>
    <w:p w14:paraId="4FC38479" w14:textId="77777777" w:rsidR="00F35580" w:rsidRPr="00F35580" w:rsidRDefault="00F35580">
      <w:pPr>
        <w:rPr>
          <w:ins w:id="1106" w:author="J.-P. K." w:date="2016-01-02T12:49:00Z"/>
        </w:rPr>
      </w:pPr>
    </w:p>
    <w:p w14:paraId="1CB88527" w14:textId="77777777" w:rsidR="00F35580" w:rsidRPr="00F35580" w:rsidRDefault="00F35580"/>
    <w:p w14:paraId="7E3194B6" w14:textId="77777777" w:rsidR="00597D84" w:rsidRDefault="00597D84" w:rsidP="00597D84">
      <w:pPr>
        <w:pStyle w:val="berschrift2"/>
        <w:numPr>
          <w:ilvl w:val="0"/>
          <w:numId w:val="0"/>
        </w:numPr>
        <w:ind w:left="792" w:hanging="432"/>
      </w:pPr>
    </w:p>
    <w:bookmarkStart w:id="1107" w:name="_Toc439502526" w:displacedByCustomXml="next"/>
    <w:sdt>
      <w:sdtPr>
        <w:rPr>
          <w:rFonts w:asciiTheme="minorHAnsi" w:eastAsiaTheme="minorHAnsi" w:hAnsiTheme="minorHAnsi" w:cstheme="minorBidi"/>
          <w:color w:val="auto"/>
          <w:sz w:val="22"/>
          <w:szCs w:val="22"/>
        </w:rPr>
        <w:id w:val="1151946519"/>
        <w:docPartObj>
          <w:docPartGallery w:val="Bibliographies"/>
          <w:docPartUnique/>
        </w:docPartObj>
      </w:sdtPr>
      <w:sdtContent>
        <w:p w14:paraId="4F2310B0" w14:textId="77777777" w:rsidR="007D2024" w:rsidRDefault="007D2024">
          <w:pPr>
            <w:pStyle w:val="berschrift1"/>
          </w:pPr>
          <w:r>
            <w:t>Literaturverzeichnis</w:t>
          </w:r>
          <w:bookmarkEnd w:id="1107"/>
        </w:p>
        <w:sdt>
          <w:sdtPr>
            <w:id w:val="111145805"/>
            <w:bibliography/>
          </w:sdtPr>
          <w:sdtContent>
            <w:p w14:paraId="0F441279" w14:textId="77777777" w:rsidR="007D2024" w:rsidRDefault="007D2024" w:rsidP="007D2024">
              <w:pPr>
                <w:pStyle w:val="Literaturverzeichnis"/>
                <w:ind w:left="720" w:hanging="720"/>
                <w:rPr>
                  <w:noProof/>
                  <w:sz w:val="24"/>
                  <w:szCs w:val="24"/>
                </w:rPr>
              </w:pPr>
              <w:r>
                <w:fldChar w:fldCharType="begin"/>
              </w:r>
              <w:r>
                <w:instrText>BIBLIOGRAPHY</w:instrText>
              </w:r>
              <w:r>
                <w:fldChar w:fldCharType="separate"/>
              </w:r>
              <w:r>
                <w:rPr>
                  <w:noProof/>
                </w:rPr>
                <w:t>Klodinski, J. (kein Datum). Konzept 1.0 SoftwareEngineering.</w:t>
              </w:r>
            </w:p>
            <w:p w14:paraId="418559F7" w14:textId="77777777" w:rsidR="007D2024" w:rsidRDefault="007D2024" w:rsidP="007D2024">
              <w:r>
                <w:rPr>
                  <w:b/>
                  <w:bCs/>
                </w:rPr>
                <w:fldChar w:fldCharType="end"/>
              </w:r>
            </w:p>
          </w:sdtContent>
        </w:sdt>
      </w:sdtContent>
    </w:sdt>
    <w:p w14:paraId="33D92070" w14:textId="77777777" w:rsidR="007D2024" w:rsidRPr="007D2024" w:rsidRDefault="007D2024" w:rsidP="007D2024"/>
    <w:sectPr w:rsidR="007D2024" w:rsidRPr="007D2024">
      <w:pgSz w:w="11906" w:h="16838"/>
      <w:pgMar w:top="1417" w:right="1417" w:bottom="1134" w:left="1417"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9" w:author="Nico Remus" w:date="2015-11-28T13:00:00Z" w:initials="NR">
    <w:p w14:paraId="170DE098" w14:textId="77777777" w:rsidR="00CF1F33" w:rsidRDefault="00CF1F33">
      <w:pPr>
        <w:pStyle w:val="Kommentartext"/>
      </w:pPr>
      <w:r>
        <w:rPr>
          <w:rStyle w:val="Kommentarzeichen"/>
        </w:rPr>
        <w:annotationRef/>
      </w:r>
      <w:r>
        <w:t xml:space="preserve">Es gibt eine Möglichkeit, einen Textabschnitt einer Quelle zuzuweisen, leider finde ich das aktuell nicht, bitte die </w:t>
      </w:r>
      <w:proofErr w:type="spellStart"/>
      <w:r>
        <w:t>gesammte</w:t>
      </w:r>
      <w:proofErr w:type="spellEnd"/>
      <w:r>
        <w:t xml:space="preserve"> 1.2 Zielsetzung dahingehend klammern</w:t>
      </w:r>
    </w:p>
  </w:comment>
  <w:comment w:id="408" w:author="Nico Remus" w:date="2015-11-28T12:57:00Z" w:initials="NR">
    <w:p w14:paraId="0A6DF3F3" w14:textId="77777777" w:rsidR="00CF1F33" w:rsidRDefault="00CF1F33">
      <w:pPr>
        <w:pStyle w:val="Kommentartext"/>
      </w:pPr>
      <w:r>
        <w:rPr>
          <w:rStyle w:val="Kommentarzeichen"/>
        </w:rPr>
        <w:annotationRef/>
      </w:r>
      <w:r>
        <w:rPr>
          <w:rStyle w:val="Kommentarzeichen"/>
        </w:rPr>
        <w:t xml:space="preserve">Bitte bereits alle </w:t>
      </w:r>
      <w:proofErr w:type="spellStart"/>
      <w:r>
        <w:rPr>
          <w:rStyle w:val="Kommentarzeichen"/>
        </w:rPr>
        <w:t>MeilenSteine</w:t>
      </w:r>
      <w:proofErr w:type="spellEnd"/>
      <w:r>
        <w:rPr>
          <w:rStyle w:val="Kommentarzeichen"/>
        </w:rPr>
        <w:t xml:space="preserve"> hier eintrage, ich werde dieses als Vorlage für das MS Project verwenden</w:t>
      </w:r>
    </w:p>
  </w:comment>
  <w:comment w:id="446" w:author="Nico Remus" w:date="2015-11-28T13:17:00Z" w:initials="NR">
    <w:p w14:paraId="345E7F0E" w14:textId="1DA69F68" w:rsidR="00CF1F33" w:rsidRDefault="00CF1F33">
      <w:pPr>
        <w:pStyle w:val="Kommentartext"/>
      </w:pPr>
      <w:r>
        <w:rPr>
          <w:rStyle w:val="Kommentarzeichen"/>
        </w:rPr>
        <w:annotationRef/>
      </w:r>
      <w:r>
        <w:t>Neuer Titel muss hier her</w:t>
      </w:r>
    </w:p>
  </w:comment>
  <w:comment w:id="447" w:author="Philipp Staats" w:date="2015-11-28T16:12:00Z" w:initials="PS">
    <w:p w14:paraId="4DC29AE5" w14:textId="6DB2E1DD" w:rsidR="00CF1F33" w:rsidRDefault="00CF1F33">
      <w:pPr>
        <w:pStyle w:val="Kommentartext"/>
      </w:pPr>
      <w:r>
        <w:rPr>
          <w:rStyle w:val="Kommentarzeichen"/>
        </w:rPr>
        <w:annotationRef/>
      </w:r>
      <w:r>
        <w:t>Titel muss in Prosa übernommen werden als Einleitung.</w:t>
      </w:r>
      <w:r>
        <w:br/>
        <w:t>Titel neu: Projektteilnehmer (Hierarchie)</w:t>
      </w:r>
    </w:p>
  </w:comment>
  <w:comment w:id="448" w:author="Nico Remus" w:date="2015-11-28T16:54:00Z" w:initials="NR">
    <w:p w14:paraId="1328E855" w14:textId="2365C65E" w:rsidR="00CF1F33" w:rsidRDefault="00CF1F33">
      <w:pPr>
        <w:pStyle w:val="Kommentartext"/>
      </w:pPr>
      <w:r>
        <w:rPr>
          <w:rStyle w:val="Kommentarzeichen"/>
        </w:rPr>
        <w:annotationRef/>
      </w:r>
    </w:p>
  </w:comment>
  <w:comment w:id="452" w:author="sheldon edward" w:date="2015-12-02T19:14:00Z" w:initials="se">
    <w:p w14:paraId="58D60A0A" w14:textId="49332CD8" w:rsidR="00CF1F33" w:rsidRDefault="00CF1F33" w:rsidP="00E256F5">
      <w:pPr>
        <w:pStyle w:val="Kommentartext"/>
        <w:jc w:val="center"/>
      </w:pPr>
      <w:r>
        <w:rPr>
          <w:rStyle w:val="Kommentarzeichen"/>
        </w:rPr>
        <w:annotationRef/>
      </w:r>
      <w:r>
        <w:t>In der Fußzeile schreiben, warum er das Projekt verließ, am besten Sprint und Datum.</w:t>
      </w:r>
    </w:p>
  </w:comment>
  <w:comment w:id="458" w:author="Nico Remus" w:date="2015-11-28T13:33:00Z" w:initials="NR">
    <w:p w14:paraId="46316229" w14:textId="4FA0E52C" w:rsidR="00CF1F33" w:rsidRDefault="00CF1F33">
      <w:pPr>
        <w:pStyle w:val="Kommentartext"/>
      </w:pPr>
      <w:r>
        <w:rPr>
          <w:rStyle w:val="Kommentarzeichen"/>
        </w:rPr>
        <w:annotationRef/>
      </w:r>
      <w:r>
        <w:t>Aufgaben des PL müssen weiter beleuchtet werden</w:t>
      </w:r>
    </w:p>
  </w:comment>
  <w:comment w:id="487" w:author="Nico Remus" w:date="2015-11-28T13:35:00Z" w:initials="NR">
    <w:p w14:paraId="0D2D96A2" w14:textId="0A7401A3" w:rsidR="00CF1F33" w:rsidRDefault="00CF1F33">
      <w:pPr>
        <w:pStyle w:val="Kommentartext"/>
      </w:pPr>
      <w:r>
        <w:rPr>
          <w:rStyle w:val="Kommentarzeichen"/>
        </w:rPr>
        <w:annotationRef/>
      </w:r>
      <w:r>
        <w:t xml:space="preserve">Wann wurde das beschlossen, gibt es dazu ein Dokument? Sofern vorhanden bitte als Fußnote und dann später als Quelle eintragen </w:t>
      </w:r>
    </w:p>
  </w:comment>
  <w:comment w:id="488" w:author="Philipp Staats" w:date="2015-11-28T16:31:00Z" w:initials="PS">
    <w:p w14:paraId="44DA4FA4" w14:textId="49913A0C" w:rsidR="00CF1F33" w:rsidRDefault="00CF1F33">
      <w:pPr>
        <w:pStyle w:val="Kommentartext"/>
      </w:pPr>
      <w:r>
        <w:rPr>
          <w:rStyle w:val="Kommentarzeichen"/>
        </w:rPr>
        <w:annotationRef/>
      </w:r>
      <w:r>
        <w:t xml:space="preserve">Nicht alle </w:t>
      </w:r>
      <w:proofErr w:type="spellStart"/>
      <w:r>
        <w:t>Meetingprotokolle</w:t>
      </w:r>
      <w:proofErr w:type="spellEnd"/>
      <w:r>
        <w:t xml:space="preserve"> im </w:t>
      </w:r>
      <w:proofErr w:type="spellStart"/>
      <w:r>
        <w:t>GitHUb</w:t>
      </w:r>
      <w:proofErr w:type="spellEnd"/>
      <w:r>
        <w:t>.</w:t>
      </w:r>
      <w:r>
        <w:br/>
        <w:t xml:space="preserve">Hoffe durch noch gelieferte </w:t>
      </w:r>
      <w:proofErr w:type="spellStart"/>
      <w:r>
        <w:t>Meetingprotokolle</w:t>
      </w:r>
      <w:proofErr w:type="spellEnd"/>
      <w:r>
        <w:t xml:space="preserve"> auffinden zu können.</w:t>
      </w:r>
      <w:r>
        <w:br/>
      </w:r>
      <w:r>
        <w:br/>
        <w:t xml:space="preserve">Grundsätzlich habe ich die </w:t>
      </w:r>
      <w:proofErr w:type="spellStart"/>
      <w:r>
        <w:t>Scrum</w:t>
      </w:r>
      <w:proofErr w:type="spellEnd"/>
      <w:r>
        <w:t>-Master festgelegt und sie wurden mündlich in einem Meeting kund gegeben.</w:t>
      </w:r>
      <w:r>
        <w:br/>
      </w:r>
      <w:r>
        <w:br/>
        <w:t xml:space="preserve">Eine Aufgabenbeschreibung wurde nicht fest deklariert, da beide im Sinne der Theorie als </w:t>
      </w:r>
      <w:proofErr w:type="spellStart"/>
      <w:r>
        <w:t>Scrummaster</w:t>
      </w:r>
      <w:proofErr w:type="spellEnd"/>
      <w:r>
        <w:t xml:space="preserve"> fungieren sollen.</w:t>
      </w:r>
      <w:r>
        <w:br/>
        <w:t>Steuerung der agilen Arbeitsweise.</w:t>
      </w:r>
    </w:p>
  </w:comment>
  <w:comment w:id="489" w:author="Philipp Staats" w:date="2015-11-28T16:39:00Z" w:initials="PS">
    <w:p w14:paraId="360DA351" w14:textId="5DBF4902" w:rsidR="00CF1F33" w:rsidRDefault="00CF1F33">
      <w:pPr>
        <w:pStyle w:val="Kommentartext"/>
      </w:pPr>
      <w:r>
        <w:rPr>
          <w:rStyle w:val="Kommentarzeichen"/>
        </w:rPr>
        <w:annotationRef/>
      </w:r>
      <w:r>
        <w:t xml:space="preserve">RA-17 war und ist eine </w:t>
      </w:r>
      <w:proofErr w:type="spellStart"/>
      <w:r>
        <w:t>Defnition</w:t>
      </w:r>
      <w:proofErr w:type="spellEnd"/>
      <w:r>
        <w:t xml:space="preserve"> der Aufgaben der </w:t>
      </w:r>
      <w:proofErr w:type="spellStart"/>
      <w:r>
        <w:t>Scrum</w:t>
      </w:r>
      <w:proofErr w:type="spellEnd"/>
      <w:r>
        <w:t xml:space="preserve"> – Master (Reglement)</w:t>
      </w:r>
    </w:p>
  </w:comment>
  <w:comment w:id="490" w:author="Nico Remus" w:date="2015-11-28T16:57:00Z" w:initials="NR">
    <w:p w14:paraId="5380F23E" w14:textId="6AB52503" w:rsidR="00CF1F33" w:rsidRDefault="00CF1F33">
      <w:pPr>
        <w:pStyle w:val="Kommentartext"/>
      </w:pPr>
      <w:r>
        <w:rPr>
          <w:rStyle w:val="Kommentarzeichen"/>
        </w:rPr>
        <w:annotationRef/>
      </w:r>
      <w:r>
        <w:t xml:space="preserve">Ok, RA- 17 ist ergänzt, mit dem schließen </w:t>
      </w:r>
      <w:proofErr w:type="spellStart"/>
      <w:r>
        <w:t>bite</w:t>
      </w:r>
      <w:proofErr w:type="spellEnd"/>
      <w:r>
        <w:t xml:space="preserve"> noch warten, bis alle Protokolle da sind</w:t>
      </w:r>
    </w:p>
    <w:p w14:paraId="4259C9B1" w14:textId="77777777" w:rsidR="00CF1F33" w:rsidRDefault="00CF1F33">
      <w:pPr>
        <w:pStyle w:val="Kommentartext"/>
      </w:pPr>
    </w:p>
  </w:comment>
  <w:comment w:id="504" w:author="Philipp Staats" w:date="2015-11-28T16:35:00Z" w:initials="PS">
    <w:p w14:paraId="3308818A" w14:textId="68084A6F" w:rsidR="00CF1F33" w:rsidRDefault="00CF1F33">
      <w:pPr>
        <w:pStyle w:val="Kommentartext"/>
      </w:pPr>
      <w:r>
        <w:rPr>
          <w:rStyle w:val="Kommentarzeichen"/>
        </w:rPr>
        <w:annotationRef/>
      </w:r>
      <w:r>
        <w:t>Hier bitte abwarten, es gibt die Story RA-32.</w:t>
      </w:r>
      <w:r>
        <w:br/>
        <w:t>In wie weit dies davon zu trennen ist, muss noch geprüft werden. Eventuell zu den „</w:t>
      </w:r>
      <w:proofErr w:type="spellStart"/>
      <w:r>
        <w:t>menschlischen</w:t>
      </w:r>
      <w:proofErr w:type="spellEnd"/>
      <w:r>
        <w:t>“ Übersetzern dann noch die technische Lösung einbringen, die zumindest Grundübersetzungen liefert.</w:t>
      </w:r>
    </w:p>
  </w:comment>
  <w:comment w:id="507" w:author="Philipp Staats" w:date="2015-11-28T16:40:00Z" w:initials="PS">
    <w:p w14:paraId="62CCB37D" w14:textId="18E46BD8" w:rsidR="00CF1F33" w:rsidRDefault="00CF1F33">
      <w:pPr>
        <w:pStyle w:val="Kommentartext"/>
      </w:pPr>
      <w:r>
        <w:rPr>
          <w:rStyle w:val="Kommentarzeichen"/>
        </w:rPr>
        <w:annotationRef/>
      </w:r>
      <w:r>
        <w:t xml:space="preserve">Hier bitte in Prosa noch verdeutlichen, dass wir mit einem Phasenmodell angefangen hatten, und dann zur </w:t>
      </w:r>
      <w:proofErr w:type="spellStart"/>
      <w:r>
        <w:t>Scrum</w:t>
      </w:r>
      <w:proofErr w:type="spellEnd"/>
      <w:r>
        <w:t xml:space="preserve"> – Methode gewechselt sind.</w:t>
      </w:r>
    </w:p>
  </w:comment>
  <w:comment w:id="516" w:author="Philipp Staats" w:date="2015-11-28T17:07:00Z" w:initials="PS">
    <w:p w14:paraId="52E023C9" w14:textId="4E0874AE" w:rsidR="00CF1F33" w:rsidRDefault="00CF1F33">
      <w:pPr>
        <w:pStyle w:val="Kommentartext"/>
      </w:pPr>
      <w:r>
        <w:rPr>
          <w:rStyle w:val="Kommentarzeichen"/>
        </w:rPr>
        <w:annotationRef/>
      </w:r>
      <w:r w:rsidRPr="004C7744">
        <w:t xml:space="preserve">Hier sollte zu beachten sein, dass wir nur die Hälfte der 2.Phase gemacht haben und dann zur </w:t>
      </w:r>
      <w:proofErr w:type="spellStart"/>
      <w:r w:rsidRPr="004C7744">
        <w:t>Scrum</w:t>
      </w:r>
      <w:proofErr w:type="spellEnd"/>
      <w:r w:rsidRPr="004C7744">
        <w:t xml:space="preserve"> – Methode gesprungen sind, eine Phase 3+++ gab es nicht, und Phase 2 sozusagen ist nie abgeschlossen</w:t>
      </w:r>
    </w:p>
  </w:comment>
  <w:comment w:id="528" w:author="Nico Remus" w:date="2015-11-28T17:15:00Z" w:initials="NR">
    <w:p w14:paraId="22518347" w14:textId="2307A5F1" w:rsidR="00CF1F33" w:rsidRDefault="00CF1F33">
      <w:pPr>
        <w:pStyle w:val="Kommentartext"/>
      </w:pPr>
      <w:r>
        <w:rPr>
          <w:rStyle w:val="Kommentarzeichen"/>
        </w:rPr>
        <w:annotationRef/>
      </w:r>
      <w:r>
        <w:t>Muss noch an neuen stand angepasst werden</w:t>
      </w:r>
    </w:p>
  </w:comment>
  <w:comment w:id="530" w:author="Nico Remus" w:date="2015-11-28T13:52:00Z" w:initials="NR">
    <w:p w14:paraId="0EB1BA81" w14:textId="32316350" w:rsidR="00CF1F33" w:rsidRDefault="00CF1F33">
      <w:pPr>
        <w:pStyle w:val="Kommentartext"/>
      </w:pPr>
      <w:r>
        <w:rPr>
          <w:rStyle w:val="Kommentarzeichen"/>
        </w:rPr>
        <w:annotationRef/>
      </w:r>
      <w:r>
        <w:t xml:space="preserve">Wer hat die </w:t>
      </w:r>
      <w:proofErr w:type="spellStart"/>
      <w:r>
        <w:t>Scrum</w:t>
      </w:r>
      <w:proofErr w:type="spellEnd"/>
      <w:r>
        <w:t xml:space="preserve"> Präsentation in SE gehalten??? Bekommt man die </w:t>
      </w:r>
      <w:proofErr w:type="spellStart"/>
      <w:r>
        <w:t>ppt</w:t>
      </w:r>
      <w:proofErr w:type="spellEnd"/>
      <w:r>
        <w:t xml:space="preserve"> ?</w:t>
      </w:r>
    </w:p>
    <w:p w14:paraId="72447ACB" w14:textId="77777777" w:rsidR="00CF1F33" w:rsidRDefault="00CF1F33">
      <w:pPr>
        <w:pStyle w:val="Kommentartext"/>
      </w:pPr>
    </w:p>
  </w:comment>
  <w:comment w:id="531" w:author="Nico Remus" w:date="2015-11-28T14:03:00Z" w:initials="NR">
    <w:p w14:paraId="33D4F14F" w14:textId="29515DAB" w:rsidR="00CF1F33" w:rsidRDefault="00CF1F33">
      <w:pPr>
        <w:pStyle w:val="Kommentartext"/>
      </w:pPr>
      <w:r>
        <w:rPr>
          <w:rStyle w:val="Kommentarzeichen"/>
        </w:rPr>
        <w:annotationRef/>
      </w:r>
      <w:r>
        <w:t xml:space="preserve">Inoffizieller Auftrag an </w:t>
      </w:r>
      <w:proofErr w:type="spellStart"/>
      <w:r>
        <w:t>philipp</w:t>
      </w:r>
      <w:proofErr w:type="spellEnd"/>
      <w:r>
        <w:t xml:space="preserve"> </w:t>
      </w:r>
      <w:proofErr w:type="spellStart"/>
      <w:r>
        <w:t>Kneist</w:t>
      </w:r>
      <w:proofErr w:type="spellEnd"/>
      <w:r>
        <w:t xml:space="preserve"> zur </w:t>
      </w:r>
      <w:proofErr w:type="spellStart"/>
      <w:r>
        <w:t>beschaffung</w:t>
      </w:r>
      <w:proofErr w:type="spellEnd"/>
      <w:r>
        <w:t xml:space="preserve"> ist raus</w:t>
      </w:r>
    </w:p>
  </w:comment>
  <w:comment w:id="532" w:author="Philipp Staats" w:date="2015-11-28T16:38:00Z" w:initials="PS">
    <w:p w14:paraId="06D98EC0" w14:textId="57E98E87" w:rsidR="00CF1F33" w:rsidRDefault="00CF1F33">
      <w:pPr>
        <w:pStyle w:val="Kommentartext"/>
      </w:pPr>
      <w:r>
        <w:rPr>
          <w:rStyle w:val="Kommentarzeichen"/>
        </w:rPr>
        <w:annotationRef/>
      </w:r>
      <w:r>
        <w:t xml:space="preserve">Ich kann mich an eine </w:t>
      </w:r>
      <w:proofErr w:type="spellStart"/>
      <w:r>
        <w:t>Scrum</w:t>
      </w:r>
      <w:proofErr w:type="spellEnd"/>
      <w:r>
        <w:t xml:space="preserve"> – Präsentation nicht wirklich entsinnen. Es wurde in einem Meeting mal die RA-17 vorgestellt, was unser Regelwerk sein wird.</w:t>
      </w:r>
    </w:p>
  </w:comment>
  <w:comment w:id="616" w:author="Philipp Staats" w:date="2015-11-28T16:49:00Z" w:initials="PS">
    <w:p w14:paraId="58A9E39F" w14:textId="77777777" w:rsidR="00CF1F33" w:rsidRDefault="00CF1F33" w:rsidP="00877D50">
      <w:pPr>
        <w:pStyle w:val="Kommentartext"/>
      </w:pPr>
      <w:r>
        <w:rPr>
          <w:rStyle w:val="Kommentarzeichen"/>
        </w:rPr>
        <w:annotationRef/>
      </w:r>
      <w:r>
        <w:t xml:space="preserve">Hier bitte mit rein, dass Nico Remus für die technische </w:t>
      </w:r>
      <w:proofErr w:type="spellStart"/>
      <w:r>
        <w:t>Umesetzung</w:t>
      </w:r>
      <w:proofErr w:type="spellEnd"/>
      <w:r>
        <w:t xml:space="preserve"> und </w:t>
      </w:r>
      <w:proofErr w:type="spellStart"/>
      <w:r>
        <w:t>wartung</w:t>
      </w:r>
      <w:proofErr w:type="spellEnd"/>
      <w:r>
        <w:t xml:space="preserve"> des Boards verantwortlich ist. Sehr kurze Beschreibung, wie es dazu kam (Anforderungen durch Projektmitglieder) und was davon umgesetzt ist.</w:t>
      </w:r>
    </w:p>
  </w:comment>
  <w:comment w:id="635" w:author="Nico Remus" w:date="2015-11-28T13:37:00Z" w:initials="NR">
    <w:p w14:paraId="6ECB4B1A" w14:textId="4F238B75" w:rsidR="00CF1F33" w:rsidRDefault="00CF1F33">
      <w:pPr>
        <w:pStyle w:val="Kommentartext"/>
      </w:pPr>
      <w:r>
        <w:rPr>
          <w:rStyle w:val="Kommentarzeichen"/>
        </w:rPr>
        <w:annotationRef/>
      </w:r>
      <w:r>
        <w:t>Hier würde ich mich gerne Mit Sheldon für ca. 30 min hin setzen</w:t>
      </w:r>
    </w:p>
  </w:comment>
  <w:comment w:id="638" w:author="Philipp Staats" w:date="2015-11-28T16:43:00Z" w:initials="PS">
    <w:p w14:paraId="2BF26172" w14:textId="77777777" w:rsidR="00CF1F33" w:rsidRDefault="00CF1F33">
      <w:pPr>
        <w:pStyle w:val="Kommentartext"/>
      </w:pPr>
      <w:r>
        <w:rPr>
          <w:rStyle w:val="Kommentarzeichen"/>
        </w:rPr>
        <w:annotationRef/>
      </w:r>
      <w:r>
        <w:t xml:space="preserve">Es liegt ein </w:t>
      </w:r>
      <w:proofErr w:type="spellStart"/>
      <w:r>
        <w:t>Exceldocument</w:t>
      </w:r>
      <w:proofErr w:type="spellEnd"/>
      <w:r>
        <w:t xml:space="preserve"> vor (Risikoanalyse.xlsx)</w:t>
      </w:r>
    </w:p>
    <w:p w14:paraId="7D8A0F45" w14:textId="0C911E8B" w:rsidR="00CF1F33" w:rsidRDefault="00CF1F33">
      <w:pPr>
        <w:pStyle w:val="Kommentartext"/>
      </w:pPr>
      <w:r>
        <w:t>Darauf nur hinweisen.</w:t>
      </w:r>
    </w:p>
  </w:comment>
  <w:comment w:id="639" w:author="Philipp Staats" w:date="2015-11-28T16:45:00Z" w:initials="PS">
    <w:p w14:paraId="456461AE" w14:textId="4B40EA55" w:rsidR="00CF1F33" w:rsidRDefault="00CF1F33">
      <w:pPr>
        <w:pStyle w:val="Kommentartext"/>
      </w:pPr>
      <w:r>
        <w:rPr>
          <w:rStyle w:val="Kommentarzeichen"/>
        </w:rPr>
        <w:annotationRef/>
      </w:r>
      <w:r>
        <w:t>@Nico Remus:</w:t>
      </w:r>
      <w:r>
        <w:br/>
        <w:t xml:space="preserve">Bitte mir via WhatsApp oder Mail oder sonst wie, weitere Ideen/Topic </w:t>
      </w:r>
      <w:proofErr w:type="spellStart"/>
      <w:r>
        <w:t>zu kommen</w:t>
      </w:r>
      <w:proofErr w:type="spellEnd"/>
      <w:r>
        <w:t xml:space="preserve"> lassen. </w:t>
      </w:r>
      <w:r>
        <w:br/>
        <w:t>Den Rest mache ich dann.</w:t>
      </w:r>
    </w:p>
  </w:comment>
  <w:comment w:id="640" w:author="Nico Remus" w:date="2015-11-28T17:22:00Z" w:initials="NR">
    <w:p w14:paraId="64A4CAFB" w14:textId="1481F766" w:rsidR="00CF1F33" w:rsidRDefault="00CF1F33">
      <w:pPr>
        <w:pStyle w:val="Kommentartext"/>
      </w:pPr>
      <w:r>
        <w:rPr>
          <w:rStyle w:val="Kommentarzeichen"/>
        </w:rPr>
        <w:annotationRef/>
      </w:r>
      <w:r>
        <w:t xml:space="preserve">Ich werde ein </w:t>
      </w:r>
      <w:proofErr w:type="spellStart"/>
      <w:r>
        <w:t>vba</w:t>
      </w:r>
      <w:proofErr w:type="spellEnd"/>
      <w:r>
        <w:t xml:space="preserve"> </w:t>
      </w:r>
      <w:proofErr w:type="spellStart"/>
      <w:r>
        <w:t>script</w:t>
      </w:r>
      <w:proofErr w:type="spellEnd"/>
      <w:r>
        <w:t xml:space="preserve"> schreiben, welches von </w:t>
      </w:r>
      <w:proofErr w:type="spellStart"/>
      <w:r>
        <w:t>excel</w:t>
      </w:r>
      <w:proofErr w:type="spellEnd"/>
      <w:r>
        <w:t xml:space="preserve"> auf </w:t>
      </w:r>
      <w:proofErr w:type="spellStart"/>
      <w:r>
        <w:t>word</w:t>
      </w:r>
      <w:proofErr w:type="spellEnd"/>
      <w:r>
        <w:t xml:space="preserve"> </w:t>
      </w:r>
      <w:proofErr w:type="spellStart"/>
      <w:r>
        <w:t>ummappt</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0DE098" w15:done="0"/>
  <w15:commentEx w15:paraId="0A6DF3F3" w15:done="0"/>
  <w15:commentEx w15:paraId="345E7F0E" w15:done="1"/>
  <w15:commentEx w15:paraId="4DC29AE5" w15:paraIdParent="345E7F0E" w15:done="1"/>
  <w15:commentEx w15:paraId="1328E855" w15:paraIdParent="4DC29AE5" w15:done="1"/>
  <w15:commentEx w15:paraId="58D60A0A" w15:done="0"/>
  <w15:commentEx w15:paraId="46316229" w15:done="1"/>
  <w15:commentEx w15:paraId="0D2D96A2" w15:done="0"/>
  <w15:commentEx w15:paraId="44DA4FA4" w15:paraIdParent="0D2D96A2" w15:done="0"/>
  <w15:commentEx w15:paraId="360DA351" w15:paraIdParent="0D2D96A2" w15:done="0"/>
  <w15:commentEx w15:paraId="4259C9B1" w15:paraIdParent="0D2D96A2" w15:done="0"/>
  <w15:commentEx w15:paraId="3308818A" w15:done="0"/>
  <w15:commentEx w15:paraId="62CCB37D" w15:done="0"/>
  <w15:commentEx w15:paraId="52E023C9" w15:done="0"/>
  <w15:commentEx w15:paraId="22518347" w15:done="0"/>
  <w15:commentEx w15:paraId="72447ACB" w15:done="0"/>
  <w15:commentEx w15:paraId="33D4F14F" w15:paraIdParent="72447ACB" w15:done="0"/>
  <w15:commentEx w15:paraId="06D98EC0" w15:paraIdParent="72447ACB" w15:done="0"/>
  <w15:commentEx w15:paraId="58A9E39F" w15:done="0"/>
  <w15:commentEx w15:paraId="6ECB4B1A" w15:done="0"/>
  <w15:commentEx w15:paraId="7D8A0F45" w15:done="0"/>
  <w15:commentEx w15:paraId="456461AE" w15:paraIdParent="7D8A0F45" w15:done="0"/>
  <w15:commentEx w15:paraId="64A4CAFB" w15:paraIdParent="7D8A0F4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A099C4" w14:textId="77777777" w:rsidR="00735FEE" w:rsidRDefault="00735FEE" w:rsidP="007D2024">
      <w:pPr>
        <w:spacing w:after="0" w:line="240" w:lineRule="auto"/>
      </w:pPr>
      <w:r>
        <w:separator/>
      </w:r>
    </w:p>
  </w:endnote>
  <w:endnote w:type="continuationSeparator" w:id="0">
    <w:p w14:paraId="32E1DFE3" w14:textId="77777777" w:rsidR="00735FEE" w:rsidRDefault="00735FEE" w:rsidP="007D2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9E3B90" w14:textId="77777777" w:rsidR="00735FEE" w:rsidRDefault="00735FEE" w:rsidP="007D2024">
      <w:pPr>
        <w:spacing w:after="0" w:line="240" w:lineRule="auto"/>
      </w:pPr>
      <w:r>
        <w:separator/>
      </w:r>
    </w:p>
  </w:footnote>
  <w:footnote w:type="continuationSeparator" w:id="0">
    <w:p w14:paraId="1208FE65" w14:textId="77777777" w:rsidR="00735FEE" w:rsidRDefault="00735FEE" w:rsidP="007D2024">
      <w:pPr>
        <w:spacing w:after="0" w:line="240" w:lineRule="auto"/>
      </w:pPr>
      <w:r>
        <w:continuationSeparator/>
      </w:r>
    </w:p>
  </w:footnote>
  <w:footnote w:id="1">
    <w:p w14:paraId="0FF7A6BF" w14:textId="77777777" w:rsidR="00CF1F33" w:rsidRPr="00785680" w:rsidRDefault="00CF1F33">
      <w:pPr>
        <w:pStyle w:val="Funotentext"/>
        <w:rPr>
          <w:lang w:val="en-US"/>
        </w:rPr>
      </w:pPr>
      <w:r>
        <w:rPr>
          <w:rStyle w:val="Funotenzeichen"/>
        </w:rPr>
        <w:footnoteRef/>
      </w:r>
      <w:r w:rsidRPr="00785680">
        <w:rPr>
          <w:lang w:val="en-US"/>
        </w:rPr>
        <w:t xml:space="preserve"> Konzept1.0 SoftwareEngineering</w:t>
      </w:r>
    </w:p>
  </w:footnote>
  <w:footnote w:id="2">
    <w:p w14:paraId="2AC4B219" w14:textId="77777777" w:rsidR="00CF1F33" w:rsidRPr="00785680" w:rsidDel="002B5F0C" w:rsidRDefault="00CF1F33">
      <w:pPr>
        <w:pStyle w:val="Funotentext"/>
        <w:rPr>
          <w:del w:id="414" w:author="Nico Remus" w:date="2015-12-01T13:48:00Z"/>
          <w:lang w:val="en-US"/>
        </w:rPr>
      </w:pPr>
      <w:del w:id="415" w:author="Nico Remus" w:date="2015-12-01T13:48:00Z">
        <w:r w:rsidDel="002B5F0C">
          <w:rPr>
            <w:rStyle w:val="Funotenzeichen"/>
          </w:rPr>
          <w:footnoteRef/>
        </w:r>
        <w:r w:rsidRPr="00785680" w:rsidDel="002B5F0C">
          <w:rPr>
            <w:lang w:val="en-US"/>
          </w:rPr>
          <w:delText xml:space="preserve"> Protokoll Meeting 09.10.2015</w:delText>
        </w:r>
      </w:del>
    </w:p>
  </w:footnote>
  <w:footnote w:id="3">
    <w:p w14:paraId="56F13236" w14:textId="77777777" w:rsidR="00CF1F33" w:rsidRPr="00785680" w:rsidDel="002B5F0C" w:rsidRDefault="00CF1F33" w:rsidP="000F0F7C">
      <w:pPr>
        <w:pStyle w:val="Funotentext"/>
        <w:rPr>
          <w:del w:id="436" w:author="Nico Remus" w:date="2015-12-01T13:48:00Z"/>
          <w:lang w:val="en-US"/>
        </w:rPr>
      </w:pPr>
      <w:del w:id="437" w:author="Nico Remus" w:date="2015-12-01T13:48:00Z">
        <w:r w:rsidDel="002B5F0C">
          <w:rPr>
            <w:rStyle w:val="Funotenzeichen"/>
          </w:rPr>
          <w:footnoteRef/>
        </w:r>
        <w:r w:rsidRPr="00785680" w:rsidDel="002B5F0C">
          <w:rPr>
            <w:lang w:val="en-US"/>
          </w:rPr>
          <w:delText xml:space="preserve"> Protokoll Meeting 20.10.2015</w:delText>
        </w:r>
      </w:del>
    </w:p>
  </w:footnote>
  <w:footnote w:id="4">
    <w:p w14:paraId="3D58DC42" w14:textId="46CD1250" w:rsidR="00CF1F33" w:rsidRDefault="00CF1F33">
      <w:pPr>
        <w:pStyle w:val="Funotentext"/>
      </w:pPr>
      <w:ins w:id="454" w:author="sheldon edward" w:date="2015-12-02T19:10:00Z">
        <w:r>
          <w:rPr>
            <w:rStyle w:val="Funotenzeichen"/>
          </w:rPr>
          <w:footnoteRef/>
        </w:r>
        <w:r>
          <w:t xml:space="preserve"> </w:t>
        </w:r>
      </w:ins>
      <w:ins w:id="455" w:author="sheldon edward" w:date="2015-12-02T19:11:00Z">
        <w:r>
          <w:t>Herr Karhof war bis zum Sprint</w:t>
        </w:r>
      </w:ins>
      <w:ins w:id="456" w:author="sheldon edward" w:date="2015-12-02T19:12:00Z">
        <w:r>
          <w:t xml:space="preserve"> 4 Teil des Teams. Jedoch stieg er aus dem Projekt aus, da er das Unternehmen verließ</w:t>
        </w:r>
      </w:ins>
      <w:ins w:id="457" w:author="sheldon edward" w:date="2015-12-02T19:13:00Z">
        <w:r>
          <w:t>.</w:t>
        </w:r>
      </w:ins>
    </w:p>
  </w:footnote>
  <w:footnote w:id="5">
    <w:p w14:paraId="5F234982" w14:textId="613D1CD5" w:rsidR="00CF1F33" w:rsidRDefault="00CF1F33">
      <w:pPr>
        <w:pStyle w:val="Funotentext"/>
      </w:pPr>
      <w:r>
        <w:rPr>
          <w:rStyle w:val="Funotenzeichen"/>
        </w:rPr>
        <w:footnoteRef/>
      </w:r>
      <w:hyperlink r:id="rId1" w:history="1">
        <w:proofErr w:type="spellStart"/>
        <w:r w:rsidRPr="008C0AA8">
          <w:rPr>
            <w:rStyle w:val="Hyperlink"/>
          </w:rPr>
          <w:t>Aufbauorgnisation</w:t>
        </w:r>
        <w:proofErr w:type="spellEnd"/>
        <w:r w:rsidRPr="008C0AA8">
          <w:rPr>
            <w:rStyle w:val="Hyperlink"/>
          </w:rPr>
          <w:t xml:space="preserve"> g+</w:t>
        </w:r>
      </w:hyperlink>
    </w:p>
  </w:footnote>
  <w:footnote w:id="6">
    <w:p w14:paraId="52574E2C" w14:textId="052ABC28" w:rsidR="00CF1F33" w:rsidRDefault="00CF1F33">
      <w:pPr>
        <w:pStyle w:val="Funotentext"/>
      </w:pPr>
      <w:ins w:id="481" w:author="Nico Remus" w:date="2015-11-28T16:56:00Z">
        <w:r>
          <w:rPr>
            <w:rStyle w:val="Funotenzeichen"/>
          </w:rPr>
          <w:footnoteRef/>
        </w:r>
        <w:r>
          <w:t>RA-17</w:t>
        </w:r>
      </w:ins>
    </w:p>
  </w:footnote>
  <w:footnote w:id="7">
    <w:p w14:paraId="4C4FB7D1" w14:textId="78DAF3BB" w:rsidR="00CF1F33" w:rsidRDefault="00CF1F33">
      <w:pPr>
        <w:pStyle w:val="Funotentext"/>
      </w:pPr>
      <w:r>
        <w:rPr>
          <w:rStyle w:val="Funotenzeichen"/>
        </w:rPr>
        <w:footnoteRef/>
      </w:r>
      <w:r>
        <w:t xml:space="preserve"> </w:t>
      </w:r>
      <w:proofErr w:type="spellStart"/>
      <w:r>
        <w:t>Meetingprotokoll</w:t>
      </w:r>
      <w:proofErr w:type="spellEnd"/>
      <w:r>
        <w:t xml:space="preserve"> vom 20.10.2015</w:t>
      </w:r>
    </w:p>
  </w:footnote>
  <w:footnote w:id="8">
    <w:p w14:paraId="7E20263E" w14:textId="77777777" w:rsidR="00CF1F33" w:rsidRPr="007D2024" w:rsidDel="007657B7" w:rsidRDefault="00CF1F33" w:rsidP="007D2024">
      <w:pPr>
        <w:rPr>
          <w:del w:id="562" w:author="J.-P. K." w:date="2016-01-02T13:06:00Z"/>
          <w:i/>
        </w:rPr>
      </w:pPr>
      <w:del w:id="563" w:author="J.-P. K." w:date="2016-01-02T13:06:00Z">
        <w:r w:rsidDel="007657B7">
          <w:rPr>
            <w:rStyle w:val="Funotenzeichen"/>
          </w:rPr>
          <w:footnoteRef/>
        </w:r>
        <w:r w:rsidDel="007657B7">
          <w:delText xml:space="preserve"> </w:delText>
        </w:r>
        <w:r w:rsidDel="007657B7">
          <w:rPr>
            <w:i/>
          </w:rPr>
          <w:delText>(RA-17)</w:delText>
        </w:r>
      </w:del>
    </w:p>
  </w:footnote>
  <w:footnote w:id="9">
    <w:p w14:paraId="6FAEB653" w14:textId="3089E23E" w:rsidR="00CF1F33" w:rsidRDefault="00CF1F33">
      <w:pPr>
        <w:pStyle w:val="Funotentext"/>
      </w:pPr>
      <w:ins w:id="617" w:author="Nico Remus" w:date="2015-11-28T17:01:00Z">
        <w:r>
          <w:rPr>
            <w:rStyle w:val="Funotenzeichen"/>
          </w:rPr>
          <w:footnoteRef/>
        </w:r>
        <w:r>
          <w:t xml:space="preserve"> </w:t>
        </w:r>
        <w:r>
          <w:fldChar w:fldCharType="begin"/>
        </w:r>
        <w:r>
          <w:instrText xml:space="preserve"> HYPERLINK "https://docs.google.com/spreadsheets/d/16N5eu0yM38uJgUU9UVnepE90Qff0_ujf9t0Hzrlt9jo/edit?usp=sharing" </w:instrText>
        </w:r>
        <w:r>
          <w:fldChar w:fldCharType="separate"/>
        </w:r>
        <w:proofErr w:type="spellStart"/>
        <w:r w:rsidRPr="00877D50">
          <w:rPr>
            <w:rStyle w:val="Hyperlink"/>
          </w:rPr>
          <w:t>Scrumboard</w:t>
        </w:r>
        <w:proofErr w:type="spellEnd"/>
        <w:r>
          <w:fldChar w:fldCharType="end"/>
        </w:r>
      </w:ins>
    </w:p>
  </w:footnote>
  <w:footnote w:id="10">
    <w:p w14:paraId="3268168E" w14:textId="77777777" w:rsidR="00CF1F33" w:rsidRDefault="00CF1F33" w:rsidP="007D2024">
      <w:pPr>
        <w:pStyle w:val="Funotentext"/>
      </w:pPr>
      <w:r>
        <w:rPr>
          <w:rStyle w:val="Funotenzeichen"/>
        </w:rPr>
        <w:footnoteRef/>
      </w:r>
      <w:r>
        <w:t xml:space="preserve"> Extreme </w:t>
      </w:r>
      <w:proofErr w:type="spellStart"/>
      <w:r>
        <w:t>Programming</w:t>
      </w:r>
      <w:proofErr w:type="spellEnd"/>
      <w:r>
        <w:t xml:space="preserve"> Präsentation von Sheldon Jesudasan &amp; Nico Remus 28.10.2015</w:t>
      </w:r>
    </w:p>
  </w:footnote>
  <w:footnote w:id="11">
    <w:p w14:paraId="3DAC8731" w14:textId="390BCD94" w:rsidR="00786DB6" w:rsidRDefault="00786DB6">
      <w:pPr>
        <w:pStyle w:val="Funotentext"/>
      </w:pPr>
      <w:ins w:id="783" w:author="J.-P. K." w:date="2016-01-02T13:38:00Z">
        <w:r>
          <w:rPr>
            <w:rStyle w:val="Funotenzeichen"/>
          </w:rPr>
          <w:footnoteRef/>
        </w:r>
        <w:r>
          <w:t xml:space="preserve"> </w:t>
        </w:r>
      </w:ins>
      <w:customXmlInsRangeStart w:id="784" w:author="J.-P. K." w:date="2016-01-02T13:38:00Z"/>
      <w:sdt>
        <w:sdtPr>
          <w:id w:val="1231731578"/>
          <w:citation/>
        </w:sdtPr>
        <w:sdtContent>
          <w:customXmlInsRangeEnd w:id="784"/>
          <w:ins w:id="785" w:author="J.-P. K." w:date="2016-01-02T13:38:00Z">
            <w:r>
              <w:fldChar w:fldCharType="begin"/>
            </w:r>
            <w:r>
              <w:instrText xml:space="preserve"> CITATION Jea15 \l 1031 </w:instrText>
            </w:r>
          </w:ins>
          <w:r>
            <w:fldChar w:fldCharType="separate"/>
          </w:r>
          <w:ins w:id="786" w:author="J.-P. K." w:date="2016-01-02T13:38:00Z">
            <w:r>
              <w:rPr>
                <w:noProof/>
              </w:rPr>
              <w:t>(Jean-Pierre Klodzinski, 2015)</w:t>
            </w:r>
            <w:r>
              <w:fldChar w:fldCharType="end"/>
            </w:r>
          </w:ins>
          <w:customXmlInsRangeStart w:id="787" w:author="J.-P. K." w:date="2016-01-02T13:38:00Z"/>
        </w:sdtContent>
      </w:sdt>
      <w:customXmlInsRangeEnd w:id="787"/>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50D3"/>
    <w:multiLevelType w:val="multilevel"/>
    <w:tmpl w:val="F2622A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3DB0D0E"/>
    <w:multiLevelType w:val="hybridMultilevel"/>
    <w:tmpl w:val="780858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413035C"/>
    <w:multiLevelType w:val="multilevel"/>
    <w:tmpl w:val="33F823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41662E6"/>
    <w:multiLevelType w:val="multilevel"/>
    <w:tmpl w:val="8A64CA56"/>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4" w15:restartNumberingAfterBreak="0">
    <w:nsid w:val="06360628"/>
    <w:multiLevelType w:val="multilevel"/>
    <w:tmpl w:val="B63C9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69F3948"/>
    <w:multiLevelType w:val="multilevel"/>
    <w:tmpl w:val="8DCEA250"/>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834A9E"/>
    <w:multiLevelType w:val="multilevel"/>
    <w:tmpl w:val="901624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CD96BCA"/>
    <w:multiLevelType w:val="multilevel"/>
    <w:tmpl w:val="F224E5F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85E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8D016A"/>
    <w:multiLevelType w:val="multilevel"/>
    <w:tmpl w:val="B6F2F56A"/>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5A21E8"/>
    <w:multiLevelType w:val="multilevel"/>
    <w:tmpl w:val="DA5ECA1E"/>
    <w:lvl w:ilvl="0">
      <w:start w:val="1"/>
      <w:numFmt w:val="bullet"/>
      <w:lvlText w:val="●"/>
      <w:lvlJc w:val="left"/>
      <w:pPr>
        <w:ind w:left="720" w:firstLine="360"/>
      </w:pPr>
      <w:rPr>
        <w:rFonts w:ascii="Verdana" w:eastAsia="Verdana" w:hAnsi="Verdana" w:cs="Verdana"/>
        <w:sz w:val="12"/>
        <w:szCs w:val="1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2495EAB"/>
    <w:multiLevelType w:val="multilevel"/>
    <w:tmpl w:val="34620A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2" w15:restartNumberingAfterBreak="0">
    <w:nsid w:val="327F724D"/>
    <w:multiLevelType w:val="multilevel"/>
    <w:tmpl w:val="83F828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A005D32"/>
    <w:multiLevelType w:val="multilevel"/>
    <w:tmpl w:val="20604E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A52102F"/>
    <w:multiLevelType w:val="multilevel"/>
    <w:tmpl w:val="2B1899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4C0A5898"/>
    <w:multiLevelType w:val="multilevel"/>
    <w:tmpl w:val="ED7A24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D6F738B"/>
    <w:multiLevelType w:val="hybridMultilevel"/>
    <w:tmpl w:val="CD2CB78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56AC4636"/>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8" w15:restartNumberingAfterBreak="0">
    <w:nsid w:val="5D123A52"/>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9" w15:restartNumberingAfterBreak="0">
    <w:nsid w:val="6CF553D8"/>
    <w:multiLevelType w:val="multilevel"/>
    <w:tmpl w:val="7F36D4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164E20"/>
    <w:multiLevelType w:val="multilevel"/>
    <w:tmpl w:val="4F82AD3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712"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70263F8F"/>
    <w:multiLevelType w:val="multilevel"/>
    <w:tmpl w:val="308010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6364D70"/>
    <w:multiLevelType w:val="hybridMultilevel"/>
    <w:tmpl w:val="0270D87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6C524FB"/>
    <w:multiLevelType w:val="multilevel"/>
    <w:tmpl w:val="E8CEA4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7E303E6C"/>
    <w:multiLevelType w:val="hybridMultilevel"/>
    <w:tmpl w:val="6E1A384C"/>
    <w:lvl w:ilvl="0" w:tplc="8368B208">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19"/>
  </w:num>
  <w:num w:numId="4">
    <w:abstractNumId w:val="5"/>
  </w:num>
  <w:num w:numId="5">
    <w:abstractNumId w:val="20"/>
  </w:num>
  <w:num w:numId="6">
    <w:abstractNumId w:val="20"/>
  </w:num>
  <w:num w:numId="7">
    <w:abstractNumId w:val="12"/>
  </w:num>
  <w:num w:numId="8">
    <w:abstractNumId w:val="21"/>
  </w:num>
  <w:num w:numId="9">
    <w:abstractNumId w:val="0"/>
  </w:num>
  <w:num w:numId="10">
    <w:abstractNumId w:val="7"/>
  </w:num>
  <w:num w:numId="11">
    <w:abstractNumId w:val="6"/>
  </w:num>
  <w:num w:numId="12">
    <w:abstractNumId w:val="15"/>
  </w:num>
  <w:num w:numId="13">
    <w:abstractNumId w:val="10"/>
  </w:num>
  <w:num w:numId="14">
    <w:abstractNumId w:val="13"/>
  </w:num>
  <w:num w:numId="15">
    <w:abstractNumId w:val="2"/>
  </w:num>
  <w:num w:numId="16">
    <w:abstractNumId w:val="4"/>
  </w:num>
  <w:num w:numId="17">
    <w:abstractNumId w:val="23"/>
  </w:num>
  <w:num w:numId="18">
    <w:abstractNumId w:val="14"/>
  </w:num>
  <w:num w:numId="19">
    <w:abstractNumId w:val="1"/>
  </w:num>
  <w:num w:numId="20">
    <w:abstractNumId w:val="3"/>
  </w:num>
  <w:num w:numId="21">
    <w:abstractNumId w:val="24"/>
  </w:num>
  <w:num w:numId="22">
    <w:abstractNumId w:val="17"/>
  </w:num>
  <w:num w:numId="23">
    <w:abstractNumId w:val="18"/>
  </w:num>
  <w:num w:numId="24">
    <w:abstractNumId w:val="22"/>
  </w:num>
  <w:num w:numId="25">
    <w:abstractNumId w:val="11"/>
  </w:num>
  <w:num w:numId="26">
    <w:abstractNumId w:val="16"/>
  </w:num>
  <w:num w:numId="2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P. K.">
    <w15:presenceInfo w15:providerId="Windows Live" w15:userId="211dea74c0ebfbf7"/>
  </w15:person>
  <w15:person w15:author="Nico Remus">
    <w15:presenceInfo w15:providerId="None" w15:userId="Nico Remus"/>
  </w15:person>
  <w15:person w15:author="sheldon edward">
    <w15:presenceInfo w15:providerId="Windows Live" w15:userId="9d21c607419b723e"/>
  </w15:person>
  <w15:person w15:author="Philipp Staats">
    <w15:presenceInfo w15:providerId="None" w15:userId="Philipp Staa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trackRevisions/>
  <w:documentProtection w:edit="trackedChange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D84"/>
    <w:rsid w:val="00025B3D"/>
    <w:rsid w:val="00044AF5"/>
    <w:rsid w:val="0005585B"/>
    <w:rsid w:val="00074E07"/>
    <w:rsid w:val="000A3AC8"/>
    <w:rsid w:val="000A68D2"/>
    <w:rsid w:val="000F0F7C"/>
    <w:rsid w:val="00123D99"/>
    <w:rsid w:val="0016233D"/>
    <w:rsid w:val="00182135"/>
    <w:rsid w:val="001A5D11"/>
    <w:rsid w:val="002055D4"/>
    <w:rsid w:val="002069BD"/>
    <w:rsid w:val="00273FF2"/>
    <w:rsid w:val="00276E0A"/>
    <w:rsid w:val="00285DFC"/>
    <w:rsid w:val="002B5F0C"/>
    <w:rsid w:val="002C7DF9"/>
    <w:rsid w:val="002D0BC8"/>
    <w:rsid w:val="00302810"/>
    <w:rsid w:val="00322626"/>
    <w:rsid w:val="00333884"/>
    <w:rsid w:val="00362C8A"/>
    <w:rsid w:val="004057DA"/>
    <w:rsid w:val="00420AFD"/>
    <w:rsid w:val="00424312"/>
    <w:rsid w:val="00454420"/>
    <w:rsid w:val="00455330"/>
    <w:rsid w:val="004C7744"/>
    <w:rsid w:val="004E1ECD"/>
    <w:rsid w:val="004E5C27"/>
    <w:rsid w:val="00517312"/>
    <w:rsid w:val="0052201C"/>
    <w:rsid w:val="005277D2"/>
    <w:rsid w:val="00557BCD"/>
    <w:rsid w:val="0058701F"/>
    <w:rsid w:val="00590C07"/>
    <w:rsid w:val="00591122"/>
    <w:rsid w:val="00597D84"/>
    <w:rsid w:val="005A3E08"/>
    <w:rsid w:val="0065323A"/>
    <w:rsid w:val="006A6C2C"/>
    <w:rsid w:val="006E1AB3"/>
    <w:rsid w:val="00716AEF"/>
    <w:rsid w:val="00735FEE"/>
    <w:rsid w:val="0075252C"/>
    <w:rsid w:val="007657B7"/>
    <w:rsid w:val="00785680"/>
    <w:rsid w:val="00786DB6"/>
    <w:rsid w:val="007D2024"/>
    <w:rsid w:val="007D3FBA"/>
    <w:rsid w:val="00814524"/>
    <w:rsid w:val="0082205F"/>
    <w:rsid w:val="00831879"/>
    <w:rsid w:val="008534AF"/>
    <w:rsid w:val="008715B8"/>
    <w:rsid w:val="00877D50"/>
    <w:rsid w:val="00896F05"/>
    <w:rsid w:val="008C0AA8"/>
    <w:rsid w:val="008C697F"/>
    <w:rsid w:val="008D4116"/>
    <w:rsid w:val="009016DF"/>
    <w:rsid w:val="00920A95"/>
    <w:rsid w:val="00926362"/>
    <w:rsid w:val="00972D70"/>
    <w:rsid w:val="009772B5"/>
    <w:rsid w:val="009867CE"/>
    <w:rsid w:val="009D0B40"/>
    <w:rsid w:val="009E3744"/>
    <w:rsid w:val="00A37F9A"/>
    <w:rsid w:val="00A71A4B"/>
    <w:rsid w:val="00A73773"/>
    <w:rsid w:val="00A93F31"/>
    <w:rsid w:val="00A95B83"/>
    <w:rsid w:val="00AA702C"/>
    <w:rsid w:val="00AE40AE"/>
    <w:rsid w:val="00B12FBF"/>
    <w:rsid w:val="00B171BB"/>
    <w:rsid w:val="00B71FE2"/>
    <w:rsid w:val="00B72CC8"/>
    <w:rsid w:val="00B91245"/>
    <w:rsid w:val="00BB4BB9"/>
    <w:rsid w:val="00BF4B51"/>
    <w:rsid w:val="00CA25BF"/>
    <w:rsid w:val="00CD2D96"/>
    <w:rsid w:val="00CD3A31"/>
    <w:rsid w:val="00CF1F33"/>
    <w:rsid w:val="00D35459"/>
    <w:rsid w:val="00D8729D"/>
    <w:rsid w:val="00DD3842"/>
    <w:rsid w:val="00DD4BAD"/>
    <w:rsid w:val="00DF517A"/>
    <w:rsid w:val="00E256F5"/>
    <w:rsid w:val="00E34EF5"/>
    <w:rsid w:val="00E44DF5"/>
    <w:rsid w:val="00EE06EA"/>
    <w:rsid w:val="00F35580"/>
    <w:rsid w:val="00F90ACB"/>
    <w:rsid w:val="00FA01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A223"/>
  <w15:chartTrackingRefBased/>
  <w15:docId w15:val="{6B1637EE-F370-43FE-BB17-4FF095E9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97D84"/>
    <w:pPr>
      <w:keepNext/>
      <w:keepLines/>
      <w:numPr>
        <w:numId w:val="5"/>
      </w:numPr>
      <w:spacing w:before="240" w:after="0"/>
      <w:outlineLvl w:val="0"/>
    </w:pPr>
    <w:rPr>
      <w:rFonts w:asciiTheme="majorHAnsi" w:eastAsiaTheme="majorEastAsia" w:hAnsiTheme="majorHAnsi" w:cstheme="majorBidi"/>
      <w:color w:val="2E74B5" w:themeColor="accent1" w:themeShade="BF"/>
      <w:sz w:val="40"/>
      <w:szCs w:val="32"/>
    </w:rPr>
  </w:style>
  <w:style w:type="paragraph" w:styleId="berschrift2">
    <w:name w:val="heading 2"/>
    <w:basedOn w:val="Standard"/>
    <w:next w:val="Standard"/>
    <w:link w:val="berschrift2Zchn"/>
    <w:uiPriority w:val="9"/>
    <w:unhideWhenUsed/>
    <w:qFormat/>
    <w:rsid w:val="00597D84"/>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97D84"/>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58701F"/>
    <w:pPr>
      <w:keepNext/>
      <w:keepLines/>
      <w:spacing w:before="40" w:after="0"/>
      <w:outlineLvl w:val="3"/>
    </w:pPr>
    <w:rPr>
      <w:rFonts w:asciiTheme="majorHAnsi" w:eastAsiaTheme="majorEastAsia" w:hAnsiTheme="majorHAnsi" w:cstheme="majorBidi"/>
      <w:i/>
      <w:iCs/>
      <w:color w:val="2E74B5" w:themeColor="accent1" w:themeShade="BF"/>
      <w:u w:val="single"/>
    </w:rPr>
  </w:style>
  <w:style w:type="paragraph" w:styleId="berschrift5">
    <w:name w:val="heading 5"/>
    <w:basedOn w:val="Standard"/>
    <w:next w:val="Standard"/>
    <w:link w:val="berschrift5Zchn"/>
    <w:uiPriority w:val="9"/>
    <w:semiHidden/>
    <w:unhideWhenUsed/>
    <w:qFormat/>
    <w:rsid w:val="00A95B8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95B8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95B8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95B8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5B8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7D84"/>
    <w:rPr>
      <w:rFonts w:asciiTheme="majorHAnsi" w:eastAsiaTheme="majorEastAsia" w:hAnsiTheme="majorHAnsi" w:cstheme="majorBidi"/>
      <w:color w:val="2E74B5" w:themeColor="accent1" w:themeShade="BF"/>
      <w:sz w:val="40"/>
      <w:szCs w:val="32"/>
    </w:rPr>
  </w:style>
  <w:style w:type="character" w:customStyle="1" w:styleId="berschrift2Zchn">
    <w:name w:val="Überschrift 2 Zchn"/>
    <w:basedOn w:val="Absatz-Standardschriftart"/>
    <w:link w:val="berschrift2"/>
    <w:uiPriority w:val="9"/>
    <w:rsid w:val="00597D84"/>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97D84"/>
    <w:pPr>
      <w:outlineLvl w:val="9"/>
    </w:pPr>
    <w:rPr>
      <w:lang w:eastAsia="de-DE"/>
    </w:rPr>
  </w:style>
  <w:style w:type="paragraph" w:styleId="Verzeichnis1">
    <w:name w:val="toc 1"/>
    <w:basedOn w:val="Standard"/>
    <w:next w:val="Standard"/>
    <w:autoRedefine/>
    <w:uiPriority w:val="39"/>
    <w:unhideWhenUsed/>
    <w:rsid w:val="00597D84"/>
    <w:pPr>
      <w:spacing w:after="100"/>
    </w:pPr>
  </w:style>
  <w:style w:type="character" w:styleId="Hyperlink">
    <w:name w:val="Hyperlink"/>
    <w:basedOn w:val="Absatz-Standardschriftart"/>
    <w:uiPriority w:val="99"/>
    <w:unhideWhenUsed/>
    <w:rsid w:val="00597D84"/>
    <w:rPr>
      <w:color w:val="0563C1" w:themeColor="hyperlink"/>
      <w:u w:val="single"/>
    </w:rPr>
  </w:style>
  <w:style w:type="paragraph" w:styleId="Verzeichnis2">
    <w:name w:val="toc 2"/>
    <w:basedOn w:val="Standard"/>
    <w:next w:val="Standard"/>
    <w:autoRedefine/>
    <w:uiPriority w:val="39"/>
    <w:unhideWhenUsed/>
    <w:rsid w:val="00597D84"/>
    <w:pPr>
      <w:spacing w:after="100"/>
      <w:ind w:left="220"/>
    </w:pPr>
  </w:style>
  <w:style w:type="paragraph" w:styleId="Listenabsatz">
    <w:name w:val="List Paragraph"/>
    <w:basedOn w:val="Standard"/>
    <w:uiPriority w:val="34"/>
    <w:qFormat/>
    <w:rsid w:val="00597D84"/>
    <w:pPr>
      <w:ind w:left="720"/>
      <w:contextualSpacing/>
    </w:pPr>
  </w:style>
  <w:style w:type="character" w:customStyle="1" w:styleId="berschrift3Zchn">
    <w:name w:val="Überschrift 3 Zchn"/>
    <w:basedOn w:val="Absatz-Standardschriftart"/>
    <w:link w:val="berschrift3"/>
    <w:uiPriority w:val="9"/>
    <w:rsid w:val="00597D84"/>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597D84"/>
    <w:pPr>
      <w:spacing w:after="100"/>
      <w:ind w:left="440"/>
    </w:pPr>
  </w:style>
  <w:style w:type="character" w:customStyle="1" w:styleId="berschrift4Zchn">
    <w:name w:val="Überschrift 4 Zchn"/>
    <w:basedOn w:val="Absatz-Standardschriftart"/>
    <w:link w:val="berschrift4"/>
    <w:uiPriority w:val="9"/>
    <w:rsid w:val="0058701F"/>
    <w:rPr>
      <w:rFonts w:asciiTheme="majorHAnsi" w:eastAsiaTheme="majorEastAsia" w:hAnsiTheme="majorHAnsi" w:cstheme="majorBidi"/>
      <w:i/>
      <w:iCs/>
      <w:color w:val="2E74B5" w:themeColor="accent1" w:themeShade="BF"/>
      <w:u w:val="single"/>
    </w:rPr>
  </w:style>
  <w:style w:type="paragraph" w:styleId="Sprechblasentext">
    <w:name w:val="Balloon Text"/>
    <w:basedOn w:val="Standard"/>
    <w:link w:val="SprechblasentextZchn"/>
    <w:uiPriority w:val="99"/>
    <w:semiHidden/>
    <w:unhideWhenUsed/>
    <w:rsid w:val="00597D8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97D84"/>
    <w:rPr>
      <w:rFonts w:ascii="Segoe UI" w:hAnsi="Segoe UI" w:cs="Segoe UI"/>
      <w:sz w:val="18"/>
      <w:szCs w:val="18"/>
    </w:rPr>
  </w:style>
  <w:style w:type="character" w:customStyle="1" w:styleId="berschrift5Zchn">
    <w:name w:val="Überschrift 5 Zchn"/>
    <w:basedOn w:val="Absatz-Standardschriftart"/>
    <w:link w:val="berschrift5"/>
    <w:uiPriority w:val="9"/>
    <w:semiHidden/>
    <w:rsid w:val="00A95B8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95B8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95B8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95B8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5B83"/>
    <w:rPr>
      <w:rFonts w:asciiTheme="majorHAnsi" w:eastAsiaTheme="majorEastAsia" w:hAnsiTheme="majorHAnsi" w:cstheme="majorBidi"/>
      <w:i/>
      <w:iCs/>
      <w:color w:val="272727" w:themeColor="text1" w:themeTint="D8"/>
      <w:sz w:val="21"/>
      <w:szCs w:val="21"/>
    </w:rPr>
  </w:style>
  <w:style w:type="paragraph" w:styleId="berarbeitung">
    <w:name w:val="Revision"/>
    <w:hidden/>
    <w:uiPriority w:val="99"/>
    <w:semiHidden/>
    <w:rsid w:val="00B72CC8"/>
    <w:pPr>
      <w:spacing w:after="0" w:line="240" w:lineRule="auto"/>
    </w:pPr>
  </w:style>
  <w:style w:type="paragraph" w:styleId="Funotentext">
    <w:name w:val="footnote text"/>
    <w:basedOn w:val="Standard"/>
    <w:link w:val="FunotentextZchn"/>
    <w:uiPriority w:val="99"/>
    <w:semiHidden/>
    <w:unhideWhenUsed/>
    <w:rsid w:val="007D202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D2024"/>
    <w:rPr>
      <w:sz w:val="20"/>
      <w:szCs w:val="20"/>
    </w:rPr>
  </w:style>
  <w:style w:type="character" w:styleId="Funotenzeichen">
    <w:name w:val="footnote reference"/>
    <w:basedOn w:val="Absatz-Standardschriftart"/>
    <w:uiPriority w:val="99"/>
    <w:semiHidden/>
    <w:unhideWhenUsed/>
    <w:rsid w:val="007D2024"/>
    <w:rPr>
      <w:vertAlign w:val="superscript"/>
    </w:rPr>
  </w:style>
  <w:style w:type="paragraph" w:styleId="Literaturverzeichnis">
    <w:name w:val="Bibliography"/>
    <w:basedOn w:val="Standard"/>
    <w:next w:val="Standard"/>
    <w:uiPriority w:val="37"/>
    <w:unhideWhenUsed/>
    <w:rsid w:val="007D2024"/>
  </w:style>
  <w:style w:type="character" w:styleId="Kommentarzeichen">
    <w:name w:val="annotation reference"/>
    <w:basedOn w:val="Absatz-Standardschriftart"/>
    <w:uiPriority w:val="99"/>
    <w:semiHidden/>
    <w:unhideWhenUsed/>
    <w:rsid w:val="007D2024"/>
    <w:rPr>
      <w:sz w:val="16"/>
      <w:szCs w:val="16"/>
    </w:rPr>
  </w:style>
  <w:style w:type="paragraph" w:styleId="Kommentartext">
    <w:name w:val="annotation text"/>
    <w:basedOn w:val="Standard"/>
    <w:link w:val="KommentartextZchn"/>
    <w:uiPriority w:val="99"/>
    <w:semiHidden/>
    <w:unhideWhenUsed/>
    <w:rsid w:val="007D202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D2024"/>
    <w:rPr>
      <w:sz w:val="20"/>
      <w:szCs w:val="20"/>
    </w:rPr>
  </w:style>
  <w:style w:type="paragraph" w:styleId="Kommentarthema">
    <w:name w:val="annotation subject"/>
    <w:basedOn w:val="Kommentartext"/>
    <w:next w:val="Kommentartext"/>
    <w:link w:val="KommentarthemaZchn"/>
    <w:uiPriority w:val="99"/>
    <w:semiHidden/>
    <w:unhideWhenUsed/>
    <w:rsid w:val="007D2024"/>
    <w:rPr>
      <w:b/>
      <w:bCs/>
    </w:rPr>
  </w:style>
  <w:style w:type="character" w:customStyle="1" w:styleId="KommentarthemaZchn">
    <w:name w:val="Kommentarthema Zchn"/>
    <w:basedOn w:val="KommentartextZchn"/>
    <w:link w:val="Kommentarthema"/>
    <w:uiPriority w:val="99"/>
    <w:semiHidden/>
    <w:rsid w:val="007D2024"/>
    <w:rPr>
      <w:b/>
      <w:bCs/>
      <w:sz w:val="20"/>
      <w:szCs w:val="20"/>
    </w:rPr>
  </w:style>
  <w:style w:type="paragraph" w:styleId="KeinLeerraum">
    <w:name w:val="No Spacing"/>
    <w:uiPriority w:val="1"/>
    <w:qFormat/>
    <w:rsid w:val="000F0F7C"/>
    <w:pPr>
      <w:spacing w:after="0" w:line="240" w:lineRule="auto"/>
    </w:pPr>
  </w:style>
  <w:style w:type="table" w:styleId="Tabellenraster">
    <w:name w:val="Table Grid"/>
    <w:basedOn w:val="NormaleTabelle"/>
    <w:uiPriority w:val="39"/>
    <w:rsid w:val="00786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37423">
      <w:bodyDiv w:val="1"/>
      <w:marLeft w:val="0"/>
      <w:marRight w:val="0"/>
      <w:marTop w:val="0"/>
      <w:marBottom w:val="0"/>
      <w:divBdr>
        <w:top w:val="none" w:sz="0" w:space="0" w:color="auto"/>
        <w:left w:val="none" w:sz="0" w:space="0" w:color="auto"/>
        <w:bottom w:val="none" w:sz="0" w:space="0" w:color="auto"/>
        <w:right w:val="none" w:sz="0" w:space="0" w:color="auto"/>
      </w:divBdr>
    </w:div>
    <w:div w:id="105390135">
      <w:bodyDiv w:val="1"/>
      <w:marLeft w:val="0"/>
      <w:marRight w:val="0"/>
      <w:marTop w:val="0"/>
      <w:marBottom w:val="0"/>
      <w:divBdr>
        <w:top w:val="none" w:sz="0" w:space="0" w:color="auto"/>
        <w:left w:val="none" w:sz="0" w:space="0" w:color="auto"/>
        <w:bottom w:val="none" w:sz="0" w:space="0" w:color="auto"/>
        <w:right w:val="none" w:sz="0" w:space="0" w:color="auto"/>
      </w:divBdr>
    </w:div>
    <w:div w:id="150298917">
      <w:bodyDiv w:val="1"/>
      <w:marLeft w:val="0"/>
      <w:marRight w:val="0"/>
      <w:marTop w:val="0"/>
      <w:marBottom w:val="0"/>
      <w:divBdr>
        <w:top w:val="none" w:sz="0" w:space="0" w:color="auto"/>
        <w:left w:val="none" w:sz="0" w:space="0" w:color="auto"/>
        <w:bottom w:val="none" w:sz="0" w:space="0" w:color="auto"/>
        <w:right w:val="none" w:sz="0" w:space="0" w:color="auto"/>
      </w:divBdr>
    </w:div>
    <w:div w:id="208763730">
      <w:bodyDiv w:val="1"/>
      <w:marLeft w:val="0"/>
      <w:marRight w:val="0"/>
      <w:marTop w:val="0"/>
      <w:marBottom w:val="0"/>
      <w:divBdr>
        <w:top w:val="none" w:sz="0" w:space="0" w:color="auto"/>
        <w:left w:val="none" w:sz="0" w:space="0" w:color="auto"/>
        <w:bottom w:val="none" w:sz="0" w:space="0" w:color="auto"/>
        <w:right w:val="none" w:sz="0" w:space="0" w:color="auto"/>
      </w:divBdr>
    </w:div>
    <w:div w:id="349838679">
      <w:bodyDiv w:val="1"/>
      <w:marLeft w:val="0"/>
      <w:marRight w:val="0"/>
      <w:marTop w:val="0"/>
      <w:marBottom w:val="0"/>
      <w:divBdr>
        <w:top w:val="none" w:sz="0" w:space="0" w:color="auto"/>
        <w:left w:val="none" w:sz="0" w:space="0" w:color="auto"/>
        <w:bottom w:val="none" w:sz="0" w:space="0" w:color="auto"/>
        <w:right w:val="none" w:sz="0" w:space="0" w:color="auto"/>
      </w:divBdr>
    </w:div>
    <w:div w:id="450704893">
      <w:bodyDiv w:val="1"/>
      <w:marLeft w:val="0"/>
      <w:marRight w:val="0"/>
      <w:marTop w:val="0"/>
      <w:marBottom w:val="0"/>
      <w:divBdr>
        <w:top w:val="none" w:sz="0" w:space="0" w:color="auto"/>
        <w:left w:val="none" w:sz="0" w:space="0" w:color="auto"/>
        <w:bottom w:val="none" w:sz="0" w:space="0" w:color="auto"/>
        <w:right w:val="none" w:sz="0" w:space="0" w:color="auto"/>
      </w:divBdr>
    </w:div>
    <w:div w:id="684213897">
      <w:bodyDiv w:val="1"/>
      <w:marLeft w:val="0"/>
      <w:marRight w:val="0"/>
      <w:marTop w:val="0"/>
      <w:marBottom w:val="0"/>
      <w:divBdr>
        <w:top w:val="none" w:sz="0" w:space="0" w:color="auto"/>
        <w:left w:val="none" w:sz="0" w:space="0" w:color="auto"/>
        <w:bottom w:val="none" w:sz="0" w:space="0" w:color="auto"/>
        <w:right w:val="none" w:sz="0" w:space="0" w:color="auto"/>
      </w:divBdr>
      <w:divsChild>
        <w:div w:id="1234586505">
          <w:marLeft w:val="0"/>
          <w:marRight w:val="0"/>
          <w:marTop w:val="0"/>
          <w:marBottom w:val="0"/>
          <w:divBdr>
            <w:top w:val="none" w:sz="0" w:space="0" w:color="auto"/>
            <w:left w:val="none" w:sz="0" w:space="0" w:color="auto"/>
            <w:bottom w:val="none" w:sz="0" w:space="0" w:color="auto"/>
            <w:right w:val="none" w:sz="0" w:space="0" w:color="auto"/>
          </w:divBdr>
        </w:div>
        <w:div w:id="1829445396">
          <w:marLeft w:val="0"/>
          <w:marRight w:val="0"/>
          <w:marTop w:val="0"/>
          <w:marBottom w:val="0"/>
          <w:divBdr>
            <w:top w:val="none" w:sz="0" w:space="0" w:color="auto"/>
            <w:left w:val="none" w:sz="0" w:space="0" w:color="auto"/>
            <w:bottom w:val="none" w:sz="0" w:space="0" w:color="auto"/>
            <w:right w:val="none" w:sz="0" w:space="0" w:color="auto"/>
          </w:divBdr>
        </w:div>
      </w:divsChild>
    </w:div>
    <w:div w:id="882643311">
      <w:bodyDiv w:val="1"/>
      <w:marLeft w:val="0"/>
      <w:marRight w:val="0"/>
      <w:marTop w:val="0"/>
      <w:marBottom w:val="0"/>
      <w:divBdr>
        <w:top w:val="none" w:sz="0" w:space="0" w:color="auto"/>
        <w:left w:val="none" w:sz="0" w:space="0" w:color="auto"/>
        <w:bottom w:val="none" w:sz="0" w:space="0" w:color="auto"/>
        <w:right w:val="none" w:sz="0" w:space="0" w:color="auto"/>
      </w:divBdr>
    </w:div>
    <w:div w:id="1195578408">
      <w:bodyDiv w:val="1"/>
      <w:marLeft w:val="0"/>
      <w:marRight w:val="0"/>
      <w:marTop w:val="0"/>
      <w:marBottom w:val="0"/>
      <w:divBdr>
        <w:top w:val="none" w:sz="0" w:space="0" w:color="auto"/>
        <w:left w:val="none" w:sz="0" w:space="0" w:color="auto"/>
        <w:bottom w:val="none" w:sz="0" w:space="0" w:color="auto"/>
        <w:right w:val="none" w:sz="0" w:space="0" w:color="auto"/>
      </w:divBdr>
    </w:div>
    <w:div w:id="1323505383">
      <w:bodyDiv w:val="1"/>
      <w:marLeft w:val="0"/>
      <w:marRight w:val="0"/>
      <w:marTop w:val="0"/>
      <w:marBottom w:val="0"/>
      <w:divBdr>
        <w:top w:val="none" w:sz="0" w:space="0" w:color="auto"/>
        <w:left w:val="none" w:sz="0" w:space="0" w:color="auto"/>
        <w:bottom w:val="none" w:sz="0" w:space="0" w:color="auto"/>
        <w:right w:val="none" w:sz="0" w:space="0" w:color="auto"/>
      </w:divBdr>
    </w:div>
    <w:div w:id="1492790239">
      <w:bodyDiv w:val="1"/>
      <w:marLeft w:val="0"/>
      <w:marRight w:val="0"/>
      <w:marTop w:val="0"/>
      <w:marBottom w:val="0"/>
      <w:divBdr>
        <w:top w:val="none" w:sz="0" w:space="0" w:color="auto"/>
        <w:left w:val="none" w:sz="0" w:space="0" w:color="auto"/>
        <w:bottom w:val="none" w:sz="0" w:space="0" w:color="auto"/>
        <w:right w:val="none" w:sz="0" w:space="0" w:color="auto"/>
      </w:divBdr>
    </w:div>
    <w:div w:id="1727071347">
      <w:bodyDiv w:val="1"/>
      <w:marLeft w:val="0"/>
      <w:marRight w:val="0"/>
      <w:marTop w:val="0"/>
      <w:marBottom w:val="0"/>
      <w:divBdr>
        <w:top w:val="none" w:sz="0" w:space="0" w:color="auto"/>
        <w:left w:val="none" w:sz="0" w:space="0" w:color="auto"/>
        <w:bottom w:val="none" w:sz="0" w:space="0" w:color="auto"/>
        <w:right w:val="none" w:sz="0" w:space="0" w:color="auto"/>
      </w:divBdr>
    </w:div>
    <w:div w:id="1746220952">
      <w:bodyDiv w:val="1"/>
      <w:marLeft w:val="0"/>
      <w:marRight w:val="0"/>
      <w:marTop w:val="0"/>
      <w:marBottom w:val="0"/>
      <w:divBdr>
        <w:top w:val="none" w:sz="0" w:space="0" w:color="auto"/>
        <w:left w:val="none" w:sz="0" w:space="0" w:color="auto"/>
        <w:bottom w:val="none" w:sz="0" w:space="0" w:color="auto"/>
        <w:right w:val="none" w:sz="0" w:space="0" w:color="auto"/>
      </w:divBdr>
    </w:div>
    <w:div w:id="1772891459">
      <w:bodyDiv w:val="1"/>
      <w:marLeft w:val="0"/>
      <w:marRight w:val="0"/>
      <w:marTop w:val="0"/>
      <w:marBottom w:val="0"/>
      <w:divBdr>
        <w:top w:val="none" w:sz="0" w:space="0" w:color="auto"/>
        <w:left w:val="none" w:sz="0" w:space="0" w:color="auto"/>
        <w:bottom w:val="none" w:sz="0" w:space="0" w:color="auto"/>
        <w:right w:val="none" w:sz="0" w:space="0" w:color="auto"/>
      </w:divBdr>
    </w:div>
    <w:div w:id="213077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package" Target="embeddings/Microsoft_Excel-Arbeitsblatt2.xls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Word-Dokument3.doc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Pr_sentation1.pptx"/><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emf"/><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spreadsheets/d/1W5Od9s6aarCx1sFPQoNwrKGn5htl_ddexCt8joMCvyU/edit?usp=sharin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b:Tag>Klo</b:Tag>
    <b:SourceType>ConferenceProceedings</b:SourceType>
    <b:Guid>{8BF387C9-8CE7-46DB-ABFF-CA270456DFB0}</b:Guid>
    <b:Title>Konzept 1.0 SoftwareEngineering</b:Title>
    <b:Author>
      <b:Author>
        <b:NameList>
          <b:Person>
            <b:Last>Klodinski</b:Last>
            <b:First>Jean</b:First>
          </b:Person>
        </b:NameList>
      </b:Author>
    </b:Author>
    <b:Pages>1-3</b:Pages>
    <b:RefOrder>1</b:RefOrder>
  </b:Source>
  <b:Source>
    <b:Tag>Jea15</b:Tag>
    <b:SourceType>Book</b:SourceType>
    <b:Guid>{972788DD-7BF1-4C2E-950C-37AD1478424F}</b:Guid>
    <b:Author>
      <b:Author>
        <b:NameList>
          <b:Person>
            <b:Last>Jean-Pierre Klodzinski</b:Last>
          </b:Person>
        </b:NameList>
      </b:Author>
    </b:Author>
    <b:Title>RA-29-Wo gibt es Was Lösungsdesign.txt</b:Title>
    <b:Year>2015</b:Year>
    <b:RefOrder>3</b:RefOrder>
  </b:Source>
</b:Sources>
</file>

<file path=customXml/itemProps1.xml><?xml version="1.0" encoding="utf-8"?>
<ds:datastoreItem xmlns:ds="http://schemas.openxmlformats.org/officeDocument/2006/customXml" ds:itemID="{C2947C4A-2671-4B50-83DD-BF635627E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3833</Words>
  <Characters>24152</Characters>
  <Application>Microsoft Office Word</Application>
  <DocSecurity>0</DocSecurity>
  <Lines>201</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ħʝᵰҩƾҩ ħɣῡƺҩ</dc:creator>
  <cp:keywords/>
  <dc:description/>
  <cp:lastModifiedBy>J.-P. K.</cp:lastModifiedBy>
  <cp:revision>57</cp:revision>
  <dcterms:created xsi:type="dcterms:W3CDTF">2015-11-04T11:14:00Z</dcterms:created>
  <dcterms:modified xsi:type="dcterms:W3CDTF">2016-01-02T13:40:00Z</dcterms:modified>
</cp:coreProperties>
</file>